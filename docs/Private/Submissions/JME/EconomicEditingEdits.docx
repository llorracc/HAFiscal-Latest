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57118" w14:textId="77777777" w:rsidR="006719BC" w:rsidRDefault="001B5807">
      <w:pPr>
        <w:spacing w:after="149" w:line="237" w:lineRule="auto"/>
        <w:ind w:left="1233" w:right="2073" w:firstLine="402"/>
        <w:jc w:val="left"/>
      </w:pPr>
      <w:r>
        <w:rPr>
          <w:sz w:val="41"/>
        </w:rPr>
        <w:t>Welfare and Spending Effects of Consumption Stimulus Policies</w:t>
      </w:r>
    </w:p>
    <w:p w14:paraId="11307B97" w14:textId="77777777" w:rsidR="006719BC" w:rsidRDefault="001B5807">
      <w:pPr>
        <w:spacing w:after="292" w:line="259" w:lineRule="auto"/>
        <w:jc w:val="center"/>
      </w:pPr>
      <w:r>
        <w:t>August 30, 2022</w:t>
      </w:r>
    </w:p>
    <w:p w14:paraId="0C02097B" w14:textId="77777777" w:rsidR="006719BC" w:rsidRDefault="001B5807">
      <w:pPr>
        <w:spacing w:after="229" w:line="258" w:lineRule="auto"/>
        <w:ind w:left="3528" w:right="573" w:hanging="3039"/>
        <w:jc w:val="left"/>
      </w:pPr>
      <w:r>
        <w:rPr>
          <w:sz w:val="29"/>
        </w:rPr>
        <w:t>Christopher D. Carroll</w:t>
      </w:r>
      <w:r>
        <w:rPr>
          <w:sz w:val="18"/>
          <w:vertAlign w:val="superscript"/>
        </w:rPr>
        <w:footnoteReference w:id="1"/>
      </w:r>
      <w:r>
        <w:rPr>
          <w:sz w:val="18"/>
          <w:vertAlign w:val="superscript"/>
        </w:rPr>
        <w:tab/>
      </w:r>
      <w:r>
        <w:rPr>
          <w:sz w:val="29"/>
        </w:rPr>
        <w:t>Edmund Crawley</w:t>
      </w:r>
      <w:r>
        <w:rPr>
          <w:sz w:val="18"/>
          <w:vertAlign w:val="superscript"/>
        </w:rPr>
        <w:footnoteReference w:id="2"/>
      </w:r>
      <w:r>
        <w:rPr>
          <w:sz w:val="18"/>
          <w:vertAlign w:val="superscript"/>
        </w:rPr>
        <w:tab/>
      </w:r>
      <w:r>
        <w:rPr>
          <w:sz w:val="29"/>
        </w:rPr>
        <w:t xml:space="preserve">Ivan </w:t>
      </w:r>
      <w:proofErr w:type="spellStart"/>
      <w:r>
        <w:rPr>
          <w:sz w:val="29"/>
        </w:rPr>
        <w:t>Frankovic</w:t>
      </w:r>
      <w:proofErr w:type="spellEnd"/>
      <w:r>
        <w:rPr>
          <w:sz w:val="18"/>
          <w:vertAlign w:val="superscript"/>
        </w:rPr>
        <w:footnoteReference w:id="3"/>
      </w:r>
      <w:r>
        <w:rPr>
          <w:sz w:val="29"/>
        </w:rPr>
        <w:t>Håkon Tretvoll</w:t>
      </w:r>
      <w:r>
        <w:rPr>
          <w:sz w:val="18"/>
          <w:vertAlign w:val="superscript"/>
        </w:rPr>
        <w:footnoteReference w:id="4"/>
      </w:r>
    </w:p>
    <w:p w14:paraId="45325AF2" w14:textId="2F539D93" w:rsidR="006719BC" w:rsidRDefault="001B5807">
      <w:pPr>
        <w:spacing w:after="164"/>
        <w:ind w:left="20"/>
      </w:pPr>
      <w:r>
        <w:t>Using a heterogeneous agent model calibrated to match measured spending dynamics over four years following an income shock (</w:t>
      </w:r>
      <w:proofErr w:type="spellStart"/>
      <w:r>
        <w:rPr>
          <w:color w:val="19184C"/>
        </w:rPr>
        <w:t>Fagereng</w:t>
      </w:r>
      <w:proofErr w:type="spellEnd"/>
      <w:r>
        <w:rPr>
          <w:color w:val="19184C"/>
        </w:rPr>
        <w:t xml:space="preserve">, Holm, and </w:t>
      </w:r>
      <w:proofErr w:type="spellStart"/>
      <w:r>
        <w:rPr>
          <w:color w:val="19184C"/>
        </w:rPr>
        <w:t>Natvik</w:t>
      </w:r>
      <w:proofErr w:type="spellEnd"/>
      <w:ins w:id="5" w:author="Christopher Karlsten" w:date="2022-10-14T11:22:00Z">
        <w:r w:rsidR="00DB4C8B">
          <w:rPr>
            <w:color w:val="19184C"/>
          </w:rPr>
          <w:t>,</w:t>
        </w:r>
      </w:ins>
      <w:r>
        <w:rPr>
          <w:color w:val="19184C"/>
        </w:rPr>
        <w:t xml:space="preserve"> </w:t>
      </w:r>
      <w:del w:id="6" w:author="Christopher Karlsten" w:date="2022-10-14T11:22:00Z">
        <w:r w:rsidDel="00DB4C8B">
          <w:delText>(</w:delText>
        </w:r>
      </w:del>
      <w:r>
        <w:rPr>
          <w:color w:val="19184C"/>
        </w:rPr>
        <w:t>2021</w:t>
      </w:r>
      <w:del w:id="7" w:author="Christopher Karlsten" w:date="2022-10-14T11:22:00Z">
        <w:r w:rsidDel="00DB4C8B">
          <w:delText>)</w:delText>
        </w:r>
      </w:del>
      <w:r>
        <w:t xml:space="preserve">), we assess the effectiveness of three fiscal stimulus policies employed during recent recessions. Unemployment </w:t>
      </w:r>
      <w:ins w:id="8" w:author="Christopher Karlsten" w:date="2022-10-14T11:23:00Z">
        <w:r w:rsidR="00DB4C8B">
          <w:t>i</w:t>
        </w:r>
      </w:ins>
      <w:del w:id="9" w:author="Christopher Karlsten" w:date="2022-10-14T11:23:00Z">
        <w:r w:rsidDel="00DB4C8B">
          <w:delText>I</w:delText>
        </w:r>
      </w:del>
      <w:r>
        <w:t xml:space="preserve">nsurance (UI) extensions are the clear </w:t>
      </w:r>
      <w:ins w:id="10" w:author="Christopher Karlsten" w:date="2022-10-14T11:22:00Z">
        <w:r w:rsidR="00DB4C8B">
          <w:t>“</w:t>
        </w:r>
      </w:ins>
      <w:del w:id="11" w:author="Christopher Karlsten" w:date="2022-10-14T11:22:00Z">
        <w:r w:rsidDel="00DB4C8B">
          <w:delText>‘</w:delText>
        </w:r>
      </w:del>
      <w:r>
        <w:t>bang for the buck</w:t>
      </w:r>
      <w:ins w:id="12" w:author="Christopher Karlsten" w:date="2022-10-14T11:22:00Z">
        <w:r w:rsidR="00DB4C8B">
          <w:t>”</w:t>
        </w:r>
      </w:ins>
      <w:del w:id="13" w:author="Christopher Karlsten" w:date="2022-10-14T11:22:00Z">
        <w:r w:rsidDel="00DB4C8B">
          <w:delText>’</w:delText>
        </w:r>
      </w:del>
      <w:r>
        <w:t xml:space="preserve"> winner, especially when effectiveness is measured in utility terms. </w:t>
      </w:r>
      <w:del w:id="14" w:author="Christopher Karlsten" w:date="2022-10-14T11:24:00Z">
        <w:r w:rsidDel="00DB4C8B">
          <w:delText>‘</w:delText>
        </w:r>
      </w:del>
      <w:r>
        <w:t>Stimulus checks</w:t>
      </w:r>
      <w:del w:id="15" w:author="Christopher Karlsten" w:date="2022-10-14T11:24:00Z">
        <w:r w:rsidDel="00DB4C8B">
          <w:delText>’</w:delText>
        </w:r>
      </w:del>
      <w:r>
        <w:t xml:space="preserve"> are second best</w:t>
      </w:r>
      <w:del w:id="16" w:author="Christopher Karlsten" w:date="2022-10-14T11:24:00Z">
        <w:r w:rsidDel="00DB4C8B">
          <w:delText>,</w:delText>
        </w:r>
      </w:del>
      <w:r>
        <w:t xml:space="preserve"> and have the advantage (over UI) of being scalable to any desired size. A temporary (two</w:t>
      </w:r>
      <w:ins w:id="17" w:author="Christopher Karlsten" w:date="2022-10-14T11:25:00Z">
        <w:r w:rsidR="00DB4C8B">
          <w:t>-</w:t>
        </w:r>
      </w:ins>
      <w:del w:id="18" w:author="Christopher Karlsten" w:date="2022-10-14T11:25:00Z">
        <w:r w:rsidDel="00DB4C8B">
          <w:delText xml:space="preserve"> </w:delText>
        </w:r>
      </w:del>
      <w:r>
        <w:t>year) cut in the rate of wage taxation is considerably less effective than the other policies</w:t>
      </w:r>
      <w:del w:id="19" w:author="Christopher Karlsten" w:date="2022-10-14T11:25:00Z">
        <w:r w:rsidDel="00DB4C8B">
          <w:delText>,</w:delText>
        </w:r>
      </w:del>
      <w:r>
        <w:t xml:space="preserve"> and has negligible effects in the version of our model without a multiplier.</w:t>
      </w:r>
    </w:p>
    <w:p w14:paraId="37D7D6A6" w14:textId="14F495FE" w:rsidR="006719BC" w:rsidRDefault="001B5807">
      <w:pPr>
        <w:spacing w:after="147" w:line="235" w:lineRule="auto"/>
        <w:ind w:left="244" w:right="961"/>
      </w:pPr>
      <w:r>
        <w:rPr>
          <w:sz w:val="16"/>
        </w:rPr>
        <w:t xml:space="preserve">The views expressed in this paper are those of the authors and do not necessarily represent those of the Federal Reserve Board, the Deutsche Bundesbank and the </w:t>
      </w:r>
      <w:proofErr w:type="spellStart"/>
      <w:r>
        <w:rPr>
          <w:sz w:val="16"/>
        </w:rPr>
        <w:t>Eurosystem</w:t>
      </w:r>
      <w:proofErr w:type="spellEnd"/>
      <w:r>
        <w:rPr>
          <w:sz w:val="16"/>
        </w:rPr>
        <w:t>, or Statistics Norway.</w:t>
      </w:r>
      <w:r>
        <w:br w:type="page"/>
      </w:r>
    </w:p>
    <w:sdt>
      <w:sdtPr>
        <w:rPr>
          <w:color w:val="000000"/>
        </w:rPr>
        <w:id w:val="-1384944916"/>
        <w:docPartObj>
          <w:docPartGallery w:val="Table of Contents"/>
        </w:docPartObj>
      </w:sdtPr>
      <w:sdtEndPr/>
      <w:sdtContent>
        <w:p w14:paraId="6E5264E2" w14:textId="77777777" w:rsidR="006719BC" w:rsidRDefault="001B5807">
          <w:pPr>
            <w:pStyle w:val="TOC1"/>
            <w:tabs>
              <w:tab w:val="right" w:leader="dot" w:pos="9770"/>
            </w:tabs>
          </w:pPr>
          <w:r>
            <w:fldChar w:fldCharType="begin"/>
          </w:r>
          <w:r>
            <w:instrText xml:space="preserve"> TOC \o "1-3" \h \z \u </w:instrText>
          </w:r>
          <w:r>
            <w:fldChar w:fldCharType="separate"/>
          </w:r>
          <w:hyperlink w:anchor="_Toc63026">
            <w:r>
              <w:t>1 Introduction</w:t>
            </w:r>
            <w:r>
              <w:tab/>
            </w:r>
            <w:r>
              <w:fldChar w:fldCharType="begin"/>
            </w:r>
            <w:r>
              <w:instrText>PAGEREF _Toc63026 \h</w:instrText>
            </w:r>
            <w:r>
              <w:fldChar w:fldCharType="separate"/>
            </w:r>
            <w:r>
              <w:rPr>
                <w:color w:val="000000"/>
              </w:rPr>
              <w:t>1</w:t>
            </w:r>
            <w:r>
              <w:fldChar w:fldCharType="end"/>
            </w:r>
          </w:hyperlink>
        </w:p>
        <w:p w14:paraId="69F53659" w14:textId="77777777" w:rsidR="006719BC" w:rsidRDefault="005B6FA6">
          <w:pPr>
            <w:pStyle w:val="TOC2"/>
            <w:tabs>
              <w:tab w:val="right" w:leader="dot" w:pos="9770"/>
            </w:tabs>
          </w:pPr>
          <w:hyperlink w:anchor="_Toc63027">
            <w:r w:rsidR="001B5807">
              <w:rPr>
                <w:color w:val="4C0000"/>
              </w:rPr>
              <w:t>1.1 Related literature</w:t>
            </w:r>
            <w:r w:rsidR="001B5807">
              <w:tab/>
            </w:r>
            <w:r w:rsidR="001B5807">
              <w:fldChar w:fldCharType="begin"/>
            </w:r>
            <w:r w:rsidR="001B5807">
              <w:instrText>PAGEREF _Toc63027 \h</w:instrText>
            </w:r>
            <w:r w:rsidR="001B5807">
              <w:fldChar w:fldCharType="separate"/>
            </w:r>
            <w:r w:rsidR="001B5807">
              <w:t>4</w:t>
            </w:r>
            <w:r w:rsidR="001B5807">
              <w:fldChar w:fldCharType="end"/>
            </w:r>
          </w:hyperlink>
        </w:p>
        <w:p w14:paraId="7F32E518" w14:textId="77777777" w:rsidR="006719BC" w:rsidRDefault="005B6FA6">
          <w:pPr>
            <w:pStyle w:val="TOC1"/>
            <w:tabs>
              <w:tab w:val="right" w:leader="dot" w:pos="9770"/>
            </w:tabs>
          </w:pPr>
          <w:hyperlink w:anchor="_Toc63028">
            <w:r w:rsidR="001B5807">
              <w:t>2 Model</w:t>
            </w:r>
            <w:r w:rsidR="001B5807">
              <w:tab/>
            </w:r>
            <w:r w:rsidR="001B5807">
              <w:fldChar w:fldCharType="begin"/>
            </w:r>
            <w:r w:rsidR="001B5807">
              <w:instrText>PAGEREF _Toc63028 \h</w:instrText>
            </w:r>
            <w:r w:rsidR="001B5807">
              <w:fldChar w:fldCharType="separate"/>
            </w:r>
            <w:r w:rsidR="001B5807">
              <w:rPr>
                <w:color w:val="000000"/>
              </w:rPr>
              <w:t>6</w:t>
            </w:r>
            <w:r w:rsidR="001B5807">
              <w:fldChar w:fldCharType="end"/>
            </w:r>
          </w:hyperlink>
        </w:p>
        <w:p w14:paraId="5E8BD815" w14:textId="306E91AD" w:rsidR="006719BC" w:rsidRDefault="00BB06E0">
          <w:pPr>
            <w:pStyle w:val="TOC2"/>
            <w:tabs>
              <w:tab w:val="right" w:leader="dot" w:pos="9770"/>
            </w:tabs>
          </w:pPr>
          <w:r>
            <w:fldChar w:fldCharType="begin"/>
          </w:r>
          <w:r>
            <w:instrText xml:space="preserve"> HYPERLINK \l "_Toc63029" \h </w:instrText>
          </w:r>
          <w:r>
            <w:fldChar w:fldCharType="separate"/>
          </w:r>
          <w:r w:rsidR="001B5807">
            <w:rPr>
              <w:color w:val="4C0000"/>
            </w:rPr>
            <w:t xml:space="preserve">2.1 The </w:t>
          </w:r>
          <w:ins w:id="20" w:author="Christopher Karlsten [2]" w:date="2022-11-03T15:20:00Z">
            <w:r w:rsidR="0065544F">
              <w:rPr>
                <w:color w:val="4C0000"/>
              </w:rPr>
              <w:t>c</w:t>
            </w:r>
          </w:ins>
          <w:del w:id="21" w:author="Christopher Karlsten [2]" w:date="2022-11-03T15:20:00Z">
            <w:r w:rsidR="001B5807" w:rsidDel="0065544F">
              <w:rPr>
                <w:color w:val="4C0000"/>
              </w:rPr>
              <w:delText>C</w:delText>
            </w:r>
          </w:del>
          <w:r w:rsidR="001B5807">
            <w:rPr>
              <w:color w:val="4C0000"/>
            </w:rPr>
            <w:t xml:space="preserve">onsumer </w:t>
          </w:r>
          <w:del w:id="22" w:author="Christopher Karlsten" w:date="2022-10-14T11:33:00Z">
            <w:r w:rsidR="001B5807" w:rsidDel="00854755">
              <w:rPr>
                <w:color w:val="4C0000"/>
              </w:rPr>
              <w:delText>P</w:delText>
            </w:r>
          </w:del>
          <w:ins w:id="23" w:author="Christopher Karlsten" w:date="2022-10-14T11:33:00Z">
            <w:r w:rsidR="00854755">
              <w:rPr>
                <w:color w:val="4C0000"/>
              </w:rPr>
              <w:t>p</w:t>
            </w:r>
          </w:ins>
          <w:r w:rsidR="001B5807">
            <w:rPr>
              <w:color w:val="4C0000"/>
            </w:rPr>
            <w:t>roblem</w:t>
          </w:r>
          <w:r w:rsidR="001B5807">
            <w:tab/>
          </w:r>
          <w:r w:rsidR="001B5807">
            <w:fldChar w:fldCharType="begin"/>
          </w:r>
          <w:r w:rsidR="001B5807">
            <w:instrText>PAGEREF _Toc63029 \h</w:instrText>
          </w:r>
          <w:r w:rsidR="001B5807">
            <w:fldChar w:fldCharType="separate"/>
          </w:r>
          <w:r w:rsidR="001B5807">
            <w:t>6</w:t>
          </w:r>
          <w:r w:rsidR="001B5807">
            <w:fldChar w:fldCharType="end"/>
          </w:r>
          <w:r>
            <w:fldChar w:fldCharType="end"/>
          </w:r>
        </w:p>
        <w:p w14:paraId="35ED7BF7" w14:textId="77777777" w:rsidR="006719BC" w:rsidRDefault="005B6FA6">
          <w:pPr>
            <w:pStyle w:val="TOC2"/>
            <w:tabs>
              <w:tab w:val="right" w:leader="dot" w:pos="9770"/>
            </w:tabs>
          </w:pPr>
          <w:hyperlink w:anchor="_Toc63030">
            <w:r w:rsidR="001B5807">
              <w:rPr>
                <w:color w:val="4C0000"/>
              </w:rPr>
              <w:t>2.2 Recessions and policies</w:t>
            </w:r>
            <w:r w:rsidR="001B5807">
              <w:tab/>
            </w:r>
            <w:r w:rsidR="001B5807">
              <w:fldChar w:fldCharType="begin"/>
            </w:r>
            <w:r w:rsidR="001B5807">
              <w:instrText>PAGEREF _Toc63030 \h</w:instrText>
            </w:r>
            <w:r w:rsidR="001B5807">
              <w:fldChar w:fldCharType="separate"/>
            </w:r>
            <w:r w:rsidR="001B5807">
              <w:t>7</w:t>
            </w:r>
            <w:r w:rsidR="001B5807">
              <w:fldChar w:fldCharType="end"/>
            </w:r>
          </w:hyperlink>
        </w:p>
        <w:p w14:paraId="72B98081" w14:textId="31494D0D" w:rsidR="006719BC" w:rsidRDefault="00BB06E0">
          <w:pPr>
            <w:pStyle w:val="TOC2"/>
            <w:tabs>
              <w:tab w:val="right" w:leader="dot" w:pos="9770"/>
            </w:tabs>
          </w:pPr>
          <w:r>
            <w:fldChar w:fldCharType="begin"/>
          </w:r>
          <w:r>
            <w:instrText xml:space="preserve"> HYPERLINK \l "_Toc63031" \h </w:instrText>
          </w:r>
          <w:r>
            <w:fldChar w:fldCharType="separate"/>
          </w:r>
          <w:r w:rsidR="001B5807">
            <w:rPr>
              <w:color w:val="4C0000"/>
            </w:rPr>
            <w:t xml:space="preserve">2.3 Aggregate </w:t>
          </w:r>
          <w:ins w:id="24" w:author="Christopher Karlsten" w:date="2022-10-14T11:33:00Z">
            <w:r w:rsidR="00854755">
              <w:rPr>
                <w:color w:val="4C0000"/>
              </w:rPr>
              <w:t>d</w:t>
            </w:r>
          </w:ins>
          <w:del w:id="25" w:author="Christopher Karlsten" w:date="2022-10-14T11:33:00Z">
            <w:r w:rsidR="001B5807" w:rsidDel="00854755">
              <w:rPr>
                <w:color w:val="4C0000"/>
              </w:rPr>
              <w:delText>D</w:delText>
            </w:r>
          </w:del>
          <w:r w:rsidR="001B5807">
            <w:rPr>
              <w:color w:val="4C0000"/>
            </w:rPr>
            <w:t xml:space="preserve">emand </w:t>
          </w:r>
          <w:ins w:id="26" w:author="Christopher Karlsten" w:date="2022-10-14T11:33:00Z">
            <w:r w:rsidR="00854755">
              <w:rPr>
                <w:color w:val="4C0000"/>
              </w:rPr>
              <w:t>e</w:t>
            </w:r>
          </w:ins>
          <w:del w:id="27" w:author="Christopher Karlsten" w:date="2022-10-14T11:33:00Z">
            <w:r w:rsidR="001B5807" w:rsidDel="00854755">
              <w:rPr>
                <w:color w:val="4C0000"/>
              </w:rPr>
              <w:delText>E</w:delText>
            </w:r>
          </w:del>
          <w:r w:rsidR="001B5807">
            <w:rPr>
              <w:color w:val="4C0000"/>
            </w:rPr>
            <w:t>ffects</w:t>
          </w:r>
          <w:r w:rsidR="001B5807">
            <w:tab/>
          </w:r>
          <w:r w:rsidR="001B5807">
            <w:fldChar w:fldCharType="begin"/>
          </w:r>
          <w:r w:rsidR="001B5807">
            <w:instrText>PAGEREF _Toc63031 \h</w:instrText>
          </w:r>
          <w:r w:rsidR="001B5807">
            <w:fldChar w:fldCharType="separate"/>
          </w:r>
          <w:r w:rsidR="001B5807">
            <w:t>9</w:t>
          </w:r>
          <w:r w:rsidR="001B5807">
            <w:fldChar w:fldCharType="end"/>
          </w:r>
          <w:r>
            <w:fldChar w:fldCharType="end"/>
          </w:r>
        </w:p>
        <w:p w14:paraId="5183C388" w14:textId="77777777" w:rsidR="006719BC" w:rsidRDefault="005B6FA6">
          <w:pPr>
            <w:pStyle w:val="TOC1"/>
            <w:tabs>
              <w:tab w:val="right" w:leader="dot" w:pos="9770"/>
            </w:tabs>
          </w:pPr>
          <w:hyperlink w:anchor="_Toc63032">
            <w:r w:rsidR="001B5807">
              <w:t>3 Parameterizing the model</w:t>
            </w:r>
            <w:r w:rsidR="001B5807">
              <w:tab/>
            </w:r>
            <w:r w:rsidR="001B5807">
              <w:fldChar w:fldCharType="begin"/>
            </w:r>
            <w:r w:rsidR="001B5807">
              <w:instrText>PAGEREF _Toc63032 \h</w:instrText>
            </w:r>
            <w:r w:rsidR="001B5807">
              <w:fldChar w:fldCharType="separate"/>
            </w:r>
            <w:r w:rsidR="001B5807">
              <w:rPr>
                <w:color w:val="000000"/>
              </w:rPr>
              <w:t>9</w:t>
            </w:r>
            <w:r w:rsidR="001B5807">
              <w:fldChar w:fldCharType="end"/>
            </w:r>
          </w:hyperlink>
        </w:p>
        <w:p w14:paraId="46F11D2F" w14:textId="77777777" w:rsidR="006719BC" w:rsidRDefault="005B6FA6">
          <w:pPr>
            <w:pStyle w:val="TOC2"/>
            <w:tabs>
              <w:tab w:val="right" w:leader="dot" w:pos="9770"/>
            </w:tabs>
          </w:pPr>
          <w:hyperlink w:anchor="_Toc63033">
            <w:r w:rsidR="001B5807">
              <w:rPr>
                <w:color w:val="4C0000"/>
              </w:rPr>
              <w:t>3.1 Estimation of the “splurge” factor</w:t>
            </w:r>
            <w:r w:rsidR="001B5807">
              <w:tab/>
            </w:r>
            <w:r w:rsidR="001B5807">
              <w:fldChar w:fldCharType="begin"/>
            </w:r>
            <w:r w:rsidR="001B5807">
              <w:instrText>PAGEREF _Toc63033 \h</w:instrText>
            </w:r>
            <w:r w:rsidR="001B5807">
              <w:fldChar w:fldCharType="separate"/>
            </w:r>
            <w:r w:rsidR="001B5807">
              <w:t>10</w:t>
            </w:r>
            <w:r w:rsidR="001B5807">
              <w:fldChar w:fldCharType="end"/>
            </w:r>
          </w:hyperlink>
        </w:p>
        <w:p w14:paraId="2AF979AE" w14:textId="641DBB72" w:rsidR="006719BC" w:rsidRDefault="00BB06E0">
          <w:pPr>
            <w:pStyle w:val="TOC2"/>
            <w:tabs>
              <w:tab w:val="right" w:leader="dot" w:pos="9770"/>
            </w:tabs>
          </w:pPr>
          <w:r>
            <w:fldChar w:fldCharType="begin"/>
          </w:r>
          <w:r>
            <w:instrText xml:space="preserve"> HYPERLINK \l "_Toc63034" \h </w:instrText>
          </w:r>
          <w:r>
            <w:fldChar w:fldCharType="separate"/>
          </w:r>
          <w:r w:rsidR="001B5807">
            <w:rPr>
              <w:color w:val="4C0000"/>
            </w:rPr>
            <w:t>3.2 Data on permanent income, liquid wealth</w:t>
          </w:r>
          <w:ins w:id="28" w:author="Christopher Karlsten" w:date="2022-10-14T11:34:00Z">
            <w:r w:rsidR="00854755">
              <w:rPr>
                <w:color w:val="4C0000"/>
              </w:rPr>
              <w:t>,</w:t>
            </w:r>
          </w:ins>
          <w:r w:rsidR="001B5807">
            <w:rPr>
              <w:color w:val="4C0000"/>
            </w:rPr>
            <w:t xml:space="preserve"> and education</w:t>
          </w:r>
          <w:r w:rsidR="001B5807">
            <w:tab/>
          </w:r>
          <w:r w:rsidR="001B5807">
            <w:fldChar w:fldCharType="begin"/>
          </w:r>
          <w:r w:rsidR="001B5807">
            <w:instrText>PAGEREF _Toc63034 \h</w:instrText>
          </w:r>
          <w:r w:rsidR="001B5807">
            <w:fldChar w:fldCharType="separate"/>
          </w:r>
          <w:r w:rsidR="001B5807">
            <w:t>12</w:t>
          </w:r>
          <w:r w:rsidR="001B5807">
            <w:fldChar w:fldCharType="end"/>
          </w:r>
          <w:r>
            <w:fldChar w:fldCharType="end"/>
          </w:r>
        </w:p>
        <w:p w14:paraId="3FBDC760" w14:textId="77777777" w:rsidR="006719BC" w:rsidRDefault="005B6FA6">
          <w:pPr>
            <w:pStyle w:val="TOC2"/>
            <w:tabs>
              <w:tab w:val="right" w:leader="dot" w:pos="9770"/>
            </w:tabs>
          </w:pPr>
          <w:hyperlink w:anchor="_Toc63035">
            <w:r w:rsidR="001B5807">
              <w:rPr>
                <w:color w:val="4C0000"/>
              </w:rPr>
              <w:t>3.3 Calibrated parameters</w:t>
            </w:r>
            <w:r w:rsidR="001B5807">
              <w:tab/>
            </w:r>
            <w:r w:rsidR="001B5807">
              <w:fldChar w:fldCharType="begin"/>
            </w:r>
            <w:r w:rsidR="001B5807">
              <w:instrText>PAGEREF _Toc63035 \h</w:instrText>
            </w:r>
            <w:r w:rsidR="001B5807">
              <w:fldChar w:fldCharType="separate"/>
            </w:r>
            <w:r w:rsidR="001B5807">
              <w:t>12</w:t>
            </w:r>
            <w:r w:rsidR="001B5807">
              <w:fldChar w:fldCharType="end"/>
            </w:r>
          </w:hyperlink>
        </w:p>
        <w:p w14:paraId="6E968C6F" w14:textId="77777777" w:rsidR="006719BC" w:rsidRDefault="005B6FA6">
          <w:pPr>
            <w:pStyle w:val="TOC2"/>
            <w:tabs>
              <w:tab w:val="right" w:leader="dot" w:pos="9770"/>
            </w:tabs>
          </w:pPr>
          <w:hyperlink w:anchor="_Toc63036">
            <w:r w:rsidR="001B5807">
              <w:rPr>
                <w:color w:val="4C0000"/>
              </w:rPr>
              <w:t>3.4 Estimating the discount factor distributions</w:t>
            </w:r>
            <w:r w:rsidR="001B5807">
              <w:tab/>
            </w:r>
            <w:r w:rsidR="001B5807">
              <w:fldChar w:fldCharType="begin"/>
            </w:r>
            <w:r w:rsidR="001B5807">
              <w:instrText>PAGEREF _Toc63036 \h</w:instrText>
            </w:r>
            <w:r w:rsidR="001B5807">
              <w:fldChar w:fldCharType="separate"/>
            </w:r>
            <w:r w:rsidR="001B5807">
              <w:t>15</w:t>
            </w:r>
            <w:r w:rsidR="001B5807">
              <w:fldChar w:fldCharType="end"/>
            </w:r>
          </w:hyperlink>
        </w:p>
        <w:p w14:paraId="20966102" w14:textId="77777777" w:rsidR="006719BC" w:rsidRDefault="005B6FA6">
          <w:pPr>
            <w:pStyle w:val="TOC1"/>
            <w:tabs>
              <w:tab w:val="right" w:leader="dot" w:pos="9770"/>
            </w:tabs>
          </w:pPr>
          <w:hyperlink w:anchor="_Toc63037">
            <w:r w:rsidR="001B5807">
              <w:t>4 Comparing fiscal stimulus policies</w:t>
            </w:r>
            <w:r w:rsidR="001B5807">
              <w:tab/>
            </w:r>
            <w:r w:rsidR="001B5807">
              <w:fldChar w:fldCharType="begin"/>
            </w:r>
            <w:r w:rsidR="001B5807">
              <w:instrText>PAGEREF _Toc63037 \h</w:instrText>
            </w:r>
            <w:r w:rsidR="001B5807">
              <w:fldChar w:fldCharType="separate"/>
            </w:r>
            <w:r w:rsidR="001B5807">
              <w:rPr>
                <w:color w:val="000000"/>
              </w:rPr>
              <w:t>18</w:t>
            </w:r>
            <w:r w:rsidR="001B5807">
              <w:fldChar w:fldCharType="end"/>
            </w:r>
          </w:hyperlink>
        </w:p>
        <w:p w14:paraId="441445BF" w14:textId="77777777" w:rsidR="006719BC" w:rsidRDefault="005B6FA6">
          <w:pPr>
            <w:pStyle w:val="TOC2"/>
            <w:tabs>
              <w:tab w:val="right" w:leader="dot" w:pos="9770"/>
            </w:tabs>
          </w:pPr>
          <w:hyperlink w:anchor="_Toc63038">
            <w:r w:rsidR="001B5807">
              <w:rPr>
                <w:color w:val="4C0000"/>
              </w:rPr>
              <w:t>4.1 Impulse responses</w:t>
            </w:r>
            <w:r w:rsidR="001B5807">
              <w:tab/>
            </w:r>
            <w:r w:rsidR="001B5807">
              <w:fldChar w:fldCharType="begin"/>
            </w:r>
            <w:r w:rsidR="001B5807">
              <w:instrText>PAGEREF _Toc63038 \h</w:instrText>
            </w:r>
            <w:r w:rsidR="001B5807">
              <w:fldChar w:fldCharType="separate"/>
            </w:r>
            <w:r w:rsidR="001B5807">
              <w:t>18</w:t>
            </w:r>
            <w:r w:rsidR="001B5807">
              <w:fldChar w:fldCharType="end"/>
            </w:r>
          </w:hyperlink>
        </w:p>
        <w:p w14:paraId="58C476D1" w14:textId="77777777" w:rsidR="006719BC" w:rsidRDefault="005B6FA6">
          <w:pPr>
            <w:pStyle w:val="TOC3"/>
            <w:tabs>
              <w:tab w:val="right" w:leader="dot" w:pos="9770"/>
            </w:tabs>
          </w:pPr>
          <w:hyperlink w:anchor="_Toc63039">
            <w:r w:rsidR="001B5807">
              <w:t>4.1.1 Stimulus check</w:t>
            </w:r>
            <w:r w:rsidR="001B5807">
              <w:tab/>
            </w:r>
            <w:r w:rsidR="001B5807">
              <w:fldChar w:fldCharType="begin"/>
            </w:r>
            <w:r w:rsidR="001B5807">
              <w:instrText>PAGEREF _Toc63039 \h</w:instrText>
            </w:r>
            <w:r w:rsidR="001B5807">
              <w:fldChar w:fldCharType="separate"/>
            </w:r>
            <w:r w:rsidR="001B5807">
              <w:rPr>
                <w:color w:val="000000"/>
              </w:rPr>
              <w:t>19</w:t>
            </w:r>
            <w:r w:rsidR="001B5807">
              <w:fldChar w:fldCharType="end"/>
            </w:r>
          </w:hyperlink>
        </w:p>
        <w:p w14:paraId="040F263E" w14:textId="77777777" w:rsidR="006719BC" w:rsidRDefault="005B6FA6">
          <w:pPr>
            <w:pStyle w:val="TOC3"/>
            <w:tabs>
              <w:tab w:val="right" w:leader="dot" w:pos="9770"/>
            </w:tabs>
          </w:pPr>
          <w:hyperlink w:anchor="_Toc63040">
            <w:r w:rsidR="001B5807">
              <w:t>4.1.2 UI extension</w:t>
            </w:r>
            <w:r w:rsidR="001B5807">
              <w:tab/>
            </w:r>
            <w:r w:rsidR="001B5807">
              <w:fldChar w:fldCharType="begin"/>
            </w:r>
            <w:r w:rsidR="001B5807">
              <w:instrText>PAGEREF _Toc63040 \h</w:instrText>
            </w:r>
            <w:r w:rsidR="001B5807">
              <w:fldChar w:fldCharType="separate"/>
            </w:r>
            <w:r w:rsidR="001B5807">
              <w:rPr>
                <w:color w:val="000000"/>
              </w:rPr>
              <w:t>20</w:t>
            </w:r>
            <w:r w:rsidR="001B5807">
              <w:fldChar w:fldCharType="end"/>
            </w:r>
          </w:hyperlink>
        </w:p>
        <w:p w14:paraId="543AC4BB" w14:textId="77777777" w:rsidR="006719BC" w:rsidRDefault="005B6FA6">
          <w:pPr>
            <w:pStyle w:val="TOC3"/>
            <w:tabs>
              <w:tab w:val="right" w:leader="dot" w:pos="9770"/>
            </w:tabs>
          </w:pPr>
          <w:hyperlink w:anchor="_Toc63041">
            <w:r w:rsidR="001B5807">
              <w:t>4.1.3 Payroll tax cut</w:t>
            </w:r>
            <w:r w:rsidR="001B5807">
              <w:tab/>
            </w:r>
            <w:r w:rsidR="001B5807">
              <w:fldChar w:fldCharType="begin"/>
            </w:r>
            <w:r w:rsidR="001B5807">
              <w:instrText>PAGEREF _Toc63041 \h</w:instrText>
            </w:r>
            <w:r w:rsidR="001B5807">
              <w:fldChar w:fldCharType="separate"/>
            </w:r>
            <w:r w:rsidR="001B5807">
              <w:rPr>
                <w:color w:val="000000"/>
              </w:rPr>
              <w:t>21</w:t>
            </w:r>
            <w:r w:rsidR="001B5807">
              <w:fldChar w:fldCharType="end"/>
            </w:r>
          </w:hyperlink>
        </w:p>
        <w:p w14:paraId="6D9A1A37" w14:textId="77777777" w:rsidR="006719BC" w:rsidRDefault="005B6FA6">
          <w:pPr>
            <w:pStyle w:val="TOC2"/>
            <w:tabs>
              <w:tab w:val="right" w:leader="dot" w:pos="9770"/>
            </w:tabs>
          </w:pPr>
          <w:hyperlink w:anchor="_Toc63042">
            <w:r w:rsidR="001B5807">
              <w:rPr>
                <w:color w:val="4C0000"/>
              </w:rPr>
              <w:t>4.2 Multipliers</w:t>
            </w:r>
            <w:r w:rsidR="001B5807">
              <w:tab/>
            </w:r>
            <w:r w:rsidR="001B5807">
              <w:fldChar w:fldCharType="begin"/>
            </w:r>
            <w:r w:rsidR="001B5807">
              <w:instrText>PAGEREF _Toc63042 \h</w:instrText>
            </w:r>
            <w:r w:rsidR="001B5807">
              <w:fldChar w:fldCharType="separate"/>
            </w:r>
            <w:r w:rsidR="001B5807">
              <w:t>22</w:t>
            </w:r>
            <w:r w:rsidR="001B5807">
              <w:fldChar w:fldCharType="end"/>
            </w:r>
          </w:hyperlink>
        </w:p>
        <w:p w14:paraId="4BEC997B" w14:textId="77777777" w:rsidR="006719BC" w:rsidRDefault="005B6FA6">
          <w:pPr>
            <w:pStyle w:val="TOC2"/>
            <w:tabs>
              <w:tab w:val="right" w:leader="dot" w:pos="9770"/>
            </w:tabs>
          </w:pPr>
          <w:hyperlink w:anchor="_Toc63043">
            <w:r w:rsidR="001B5807">
              <w:rPr>
                <w:color w:val="4C0000"/>
              </w:rPr>
              <w:t>4.3 Welfare</w:t>
            </w:r>
            <w:r w:rsidR="001B5807">
              <w:tab/>
            </w:r>
            <w:r w:rsidR="001B5807">
              <w:fldChar w:fldCharType="begin"/>
            </w:r>
            <w:r w:rsidR="001B5807">
              <w:instrText>PAGEREF _Toc63043 \h</w:instrText>
            </w:r>
            <w:r w:rsidR="001B5807">
              <w:fldChar w:fldCharType="separate"/>
            </w:r>
            <w:r w:rsidR="001B5807">
              <w:t>24</w:t>
            </w:r>
            <w:r w:rsidR="001B5807">
              <w:fldChar w:fldCharType="end"/>
            </w:r>
          </w:hyperlink>
        </w:p>
        <w:p w14:paraId="4EC8D3EE" w14:textId="77777777" w:rsidR="006719BC" w:rsidRDefault="005B6FA6">
          <w:pPr>
            <w:pStyle w:val="TOC2"/>
            <w:tabs>
              <w:tab w:val="right" w:leader="dot" w:pos="9770"/>
            </w:tabs>
          </w:pPr>
          <w:hyperlink w:anchor="_Toc63044">
            <w:r w:rsidR="001B5807">
              <w:rPr>
                <w:color w:val="4C0000"/>
              </w:rPr>
              <w:t>4.4 Comparing the policies</w:t>
            </w:r>
            <w:r w:rsidR="001B5807">
              <w:tab/>
            </w:r>
            <w:r w:rsidR="001B5807">
              <w:fldChar w:fldCharType="begin"/>
            </w:r>
            <w:r w:rsidR="001B5807">
              <w:instrText>PAGEREF _Toc63044 \h</w:instrText>
            </w:r>
            <w:r w:rsidR="001B5807">
              <w:fldChar w:fldCharType="separate"/>
            </w:r>
            <w:r w:rsidR="001B5807">
              <w:t>27</w:t>
            </w:r>
            <w:r w:rsidR="001B5807">
              <w:fldChar w:fldCharType="end"/>
            </w:r>
          </w:hyperlink>
        </w:p>
        <w:p w14:paraId="09773FE9" w14:textId="77777777" w:rsidR="006719BC" w:rsidRDefault="005B6FA6">
          <w:pPr>
            <w:pStyle w:val="TOC1"/>
            <w:tabs>
              <w:tab w:val="right" w:leader="dot" w:pos="9770"/>
            </w:tabs>
          </w:pPr>
          <w:hyperlink w:anchor="_Toc63045">
            <w:r w:rsidR="001B5807">
              <w:t>5 Robustness</w:t>
            </w:r>
            <w:r w:rsidR="001B5807">
              <w:tab/>
            </w:r>
            <w:r w:rsidR="001B5807">
              <w:fldChar w:fldCharType="begin"/>
            </w:r>
            <w:r w:rsidR="001B5807">
              <w:instrText>PAGEREF _Toc63045 \h</w:instrText>
            </w:r>
            <w:r w:rsidR="001B5807">
              <w:fldChar w:fldCharType="separate"/>
            </w:r>
            <w:r w:rsidR="001B5807">
              <w:rPr>
                <w:color w:val="000000"/>
              </w:rPr>
              <w:t>27</w:t>
            </w:r>
            <w:r w:rsidR="001B5807">
              <w:fldChar w:fldCharType="end"/>
            </w:r>
          </w:hyperlink>
        </w:p>
        <w:p w14:paraId="3EDB7715" w14:textId="77777777" w:rsidR="006719BC" w:rsidRDefault="005B6FA6">
          <w:pPr>
            <w:pStyle w:val="TOC2"/>
            <w:tabs>
              <w:tab w:val="right" w:leader="dot" w:pos="9770"/>
            </w:tabs>
          </w:pPr>
          <w:hyperlink w:anchor="_Toc63046">
            <w:r w:rsidR="001B5807">
              <w:rPr>
                <w:color w:val="4C0000"/>
              </w:rPr>
              <w:t>5.1 Changing the interest rate</w:t>
            </w:r>
            <w:r w:rsidR="001B5807">
              <w:tab/>
            </w:r>
            <w:r w:rsidR="001B5807">
              <w:fldChar w:fldCharType="begin"/>
            </w:r>
            <w:r w:rsidR="001B5807">
              <w:instrText>PAGEREF _Toc63046 \h</w:instrText>
            </w:r>
            <w:r w:rsidR="001B5807">
              <w:fldChar w:fldCharType="separate"/>
            </w:r>
            <w:r w:rsidR="001B5807">
              <w:t>27</w:t>
            </w:r>
            <w:r w:rsidR="001B5807">
              <w:fldChar w:fldCharType="end"/>
            </w:r>
          </w:hyperlink>
        </w:p>
        <w:p w14:paraId="04742544" w14:textId="77777777" w:rsidR="006719BC" w:rsidRDefault="005B6FA6">
          <w:pPr>
            <w:pStyle w:val="TOC3"/>
            <w:tabs>
              <w:tab w:val="right" w:leader="dot" w:pos="9770"/>
            </w:tabs>
          </w:pPr>
          <w:hyperlink w:anchor="_Toc63047">
            <w:r w:rsidR="001B5807">
              <w:t>5.1.1 Discount factor distributions with different interest rates</w:t>
            </w:r>
            <w:r w:rsidR="001B5807">
              <w:tab/>
            </w:r>
            <w:r w:rsidR="001B5807">
              <w:fldChar w:fldCharType="begin"/>
            </w:r>
            <w:r w:rsidR="001B5807">
              <w:instrText>PAGEREF _Toc63047 \h</w:instrText>
            </w:r>
            <w:r w:rsidR="001B5807">
              <w:fldChar w:fldCharType="separate"/>
            </w:r>
            <w:r w:rsidR="001B5807">
              <w:rPr>
                <w:color w:val="000000"/>
              </w:rPr>
              <w:t>28</w:t>
            </w:r>
            <w:r w:rsidR="001B5807">
              <w:fldChar w:fldCharType="end"/>
            </w:r>
          </w:hyperlink>
        </w:p>
        <w:p w14:paraId="76C663DD" w14:textId="7CE9CD1B" w:rsidR="006719BC" w:rsidRDefault="00BB06E0">
          <w:pPr>
            <w:pStyle w:val="TOC3"/>
            <w:tabs>
              <w:tab w:val="right" w:leader="dot" w:pos="9770"/>
            </w:tabs>
          </w:pPr>
          <w:r>
            <w:fldChar w:fldCharType="begin"/>
          </w:r>
          <w:r>
            <w:instrText xml:space="preserve"> HYPERLINK \l "_Toc63048" \h </w:instrText>
          </w:r>
          <w:r>
            <w:fldChar w:fldCharType="separate"/>
          </w:r>
          <w:r w:rsidR="001B5807">
            <w:t xml:space="preserve">5.1.2 Results </w:t>
          </w:r>
          <w:del w:id="29" w:author="Christopher Karlsten [2]" w:date="2022-11-03T15:19:00Z">
            <w:r w:rsidR="001B5807" w:rsidDel="0065544F">
              <w:delText>for</w:delText>
            </w:r>
          </w:del>
          <w:ins w:id="30" w:author="Christopher Karlsten" w:date="2022-10-14T11:35:00Z">
            <w:r w:rsidR="00854755">
              <w:t>with</w:t>
            </w:r>
          </w:ins>
          <w:r w:rsidR="001B5807">
            <w:t xml:space="preserve"> different interest rates</w:t>
          </w:r>
          <w:r w:rsidR="001B5807">
            <w:tab/>
          </w:r>
          <w:r w:rsidR="001B5807">
            <w:fldChar w:fldCharType="begin"/>
          </w:r>
          <w:r w:rsidR="001B5807">
            <w:instrText>PAGEREF _Toc63048 \h</w:instrText>
          </w:r>
          <w:r w:rsidR="001B5807">
            <w:fldChar w:fldCharType="separate"/>
          </w:r>
          <w:r w:rsidR="001B5807">
            <w:rPr>
              <w:color w:val="000000"/>
            </w:rPr>
            <w:t>28</w:t>
          </w:r>
          <w:r w:rsidR="001B5807">
            <w:fldChar w:fldCharType="end"/>
          </w:r>
          <w:r>
            <w:fldChar w:fldCharType="end"/>
          </w:r>
        </w:p>
        <w:p w14:paraId="33F1FE09" w14:textId="77777777" w:rsidR="006719BC" w:rsidRDefault="005B6FA6">
          <w:pPr>
            <w:pStyle w:val="TOC2"/>
            <w:tabs>
              <w:tab w:val="right" w:leader="dot" w:pos="9770"/>
            </w:tabs>
          </w:pPr>
          <w:hyperlink w:anchor="_Toc63049">
            <w:r w:rsidR="001B5807">
              <w:rPr>
                <w:color w:val="4C0000"/>
              </w:rPr>
              <w:t>5.2 Changing risk aversion</w:t>
            </w:r>
            <w:r w:rsidR="001B5807">
              <w:tab/>
            </w:r>
            <w:r w:rsidR="001B5807">
              <w:fldChar w:fldCharType="begin"/>
            </w:r>
            <w:r w:rsidR="001B5807">
              <w:instrText>PAGEREF _Toc63049 \h</w:instrText>
            </w:r>
            <w:r w:rsidR="001B5807">
              <w:fldChar w:fldCharType="separate"/>
            </w:r>
            <w:r w:rsidR="001B5807">
              <w:t>29</w:t>
            </w:r>
            <w:r w:rsidR="001B5807">
              <w:fldChar w:fldCharType="end"/>
            </w:r>
          </w:hyperlink>
        </w:p>
        <w:p w14:paraId="65AB76B5" w14:textId="77777777" w:rsidR="006719BC" w:rsidRDefault="005B6FA6">
          <w:pPr>
            <w:pStyle w:val="TOC3"/>
            <w:tabs>
              <w:tab w:val="right" w:leader="dot" w:pos="9770"/>
            </w:tabs>
          </w:pPr>
          <w:hyperlink w:anchor="_Toc63050">
            <w:r w:rsidR="001B5807">
              <w:t>5.2.1 Discount factor distributions with different risk aversion</w:t>
            </w:r>
            <w:r w:rsidR="001B5807">
              <w:tab/>
            </w:r>
            <w:r w:rsidR="001B5807">
              <w:fldChar w:fldCharType="begin"/>
            </w:r>
            <w:r w:rsidR="001B5807">
              <w:instrText>PAGEREF _Toc63050 \h</w:instrText>
            </w:r>
            <w:r w:rsidR="001B5807">
              <w:fldChar w:fldCharType="separate"/>
            </w:r>
            <w:r w:rsidR="001B5807">
              <w:rPr>
                <w:color w:val="000000"/>
              </w:rPr>
              <w:t>29</w:t>
            </w:r>
            <w:r w:rsidR="001B5807">
              <w:fldChar w:fldCharType="end"/>
            </w:r>
          </w:hyperlink>
        </w:p>
        <w:p w14:paraId="7DF5FCFB" w14:textId="77777777" w:rsidR="006719BC" w:rsidRDefault="005B6FA6">
          <w:pPr>
            <w:pStyle w:val="TOC3"/>
            <w:tabs>
              <w:tab w:val="right" w:leader="dot" w:pos="9770"/>
            </w:tabs>
          </w:pPr>
          <w:hyperlink w:anchor="_Toc63051">
            <w:r w:rsidR="001B5807">
              <w:t>5.2.2 Results with different risk aversion</w:t>
            </w:r>
            <w:r w:rsidR="001B5807">
              <w:tab/>
            </w:r>
            <w:r w:rsidR="001B5807">
              <w:fldChar w:fldCharType="begin"/>
            </w:r>
            <w:r w:rsidR="001B5807">
              <w:instrText>PAGEREF _Toc63051 \h</w:instrText>
            </w:r>
            <w:r w:rsidR="001B5807">
              <w:fldChar w:fldCharType="separate"/>
            </w:r>
            <w:r w:rsidR="001B5807">
              <w:rPr>
                <w:color w:val="000000"/>
              </w:rPr>
              <w:t>31</w:t>
            </w:r>
            <w:r w:rsidR="001B5807">
              <w:fldChar w:fldCharType="end"/>
            </w:r>
          </w:hyperlink>
        </w:p>
        <w:p w14:paraId="60F7135B" w14:textId="77777777" w:rsidR="006719BC" w:rsidRDefault="005B6FA6">
          <w:pPr>
            <w:pStyle w:val="TOC2"/>
            <w:tabs>
              <w:tab w:val="right" w:leader="dot" w:pos="9770"/>
            </w:tabs>
          </w:pPr>
          <w:hyperlink w:anchor="_Toc63052">
            <w:r w:rsidR="001B5807">
              <w:rPr>
                <w:color w:val="4C0000"/>
              </w:rPr>
              <w:t>5.3 Changing benefits</w:t>
            </w:r>
            <w:r w:rsidR="001B5807">
              <w:tab/>
            </w:r>
            <w:r w:rsidR="001B5807">
              <w:fldChar w:fldCharType="begin"/>
            </w:r>
            <w:r w:rsidR="001B5807">
              <w:instrText>PAGEREF _Toc63052 \h</w:instrText>
            </w:r>
            <w:r w:rsidR="001B5807">
              <w:fldChar w:fldCharType="separate"/>
            </w:r>
            <w:r w:rsidR="001B5807">
              <w:t>33</w:t>
            </w:r>
            <w:r w:rsidR="001B5807">
              <w:fldChar w:fldCharType="end"/>
            </w:r>
          </w:hyperlink>
        </w:p>
        <w:p w14:paraId="01AE72BD" w14:textId="77777777" w:rsidR="006719BC" w:rsidRDefault="005B6FA6">
          <w:pPr>
            <w:pStyle w:val="TOC3"/>
            <w:tabs>
              <w:tab w:val="right" w:leader="dot" w:pos="9770"/>
            </w:tabs>
          </w:pPr>
          <w:hyperlink w:anchor="_Toc63053">
            <w:r w:rsidR="001B5807">
              <w:t>5.3.1 Discount factor distributions with different benefits</w:t>
            </w:r>
            <w:r w:rsidR="001B5807">
              <w:tab/>
            </w:r>
            <w:r w:rsidR="001B5807">
              <w:fldChar w:fldCharType="begin"/>
            </w:r>
            <w:r w:rsidR="001B5807">
              <w:instrText>PAGEREF _Toc63053 \h</w:instrText>
            </w:r>
            <w:r w:rsidR="001B5807">
              <w:fldChar w:fldCharType="separate"/>
            </w:r>
            <w:r w:rsidR="001B5807">
              <w:rPr>
                <w:color w:val="000000"/>
              </w:rPr>
              <w:t>33</w:t>
            </w:r>
            <w:r w:rsidR="001B5807">
              <w:fldChar w:fldCharType="end"/>
            </w:r>
          </w:hyperlink>
        </w:p>
        <w:p w14:paraId="1C74669F" w14:textId="77777777" w:rsidR="006719BC" w:rsidRDefault="005B6FA6">
          <w:pPr>
            <w:pStyle w:val="TOC3"/>
            <w:tabs>
              <w:tab w:val="right" w:leader="dot" w:pos="9770"/>
            </w:tabs>
          </w:pPr>
          <w:hyperlink w:anchor="_Toc63054">
            <w:r w:rsidR="001B5807">
              <w:t>5.3.2 Results with different benefits</w:t>
            </w:r>
            <w:r w:rsidR="001B5807">
              <w:tab/>
            </w:r>
            <w:r w:rsidR="001B5807">
              <w:fldChar w:fldCharType="begin"/>
            </w:r>
            <w:r w:rsidR="001B5807">
              <w:instrText>PAGEREF _Toc63054 \h</w:instrText>
            </w:r>
            <w:r w:rsidR="001B5807">
              <w:fldChar w:fldCharType="separate"/>
            </w:r>
            <w:r w:rsidR="001B5807">
              <w:rPr>
                <w:color w:val="000000"/>
              </w:rPr>
              <w:t>34</w:t>
            </w:r>
            <w:r w:rsidR="001B5807">
              <w:fldChar w:fldCharType="end"/>
            </w:r>
          </w:hyperlink>
        </w:p>
        <w:p w14:paraId="3891B0D0" w14:textId="77777777" w:rsidR="006719BC" w:rsidRDefault="005B6FA6">
          <w:pPr>
            <w:pStyle w:val="TOC2"/>
            <w:tabs>
              <w:tab w:val="right" w:leader="dot" w:pos="9770"/>
            </w:tabs>
          </w:pPr>
          <w:hyperlink w:anchor="_Toc63055">
            <w:r w:rsidR="001B5807">
              <w:rPr>
                <w:color w:val="4C0000"/>
              </w:rPr>
              <w:t>5.4 Changing the properties of the recession</w:t>
            </w:r>
            <w:r w:rsidR="001B5807">
              <w:tab/>
            </w:r>
            <w:r w:rsidR="001B5807">
              <w:fldChar w:fldCharType="begin"/>
            </w:r>
            <w:r w:rsidR="001B5807">
              <w:instrText>PAGEREF _Toc63055 \h</w:instrText>
            </w:r>
            <w:r w:rsidR="001B5807">
              <w:fldChar w:fldCharType="separate"/>
            </w:r>
            <w:r w:rsidR="001B5807">
              <w:t>35</w:t>
            </w:r>
            <w:r w:rsidR="001B5807">
              <w:fldChar w:fldCharType="end"/>
            </w:r>
          </w:hyperlink>
        </w:p>
        <w:p w14:paraId="4838FE3E" w14:textId="77777777" w:rsidR="006719BC" w:rsidRDefault="005B6FA6">
          <w:pPr>
            <w:pStyle w:val="TOC2"/>
            <w:tabs>
              <w:tab w:val="right" w:leader="dot" w:pos="9770"/>
            </w:tabs>
          </w:pPr>
          <w:hyperlink w:anchor="_Toc63056">
            <w:r w:rsidR="001B5807">
              <w:rPr>
                <w:color w:val="4C0000"/>
              </w:rPr>
              <w:t>5.5 Summary of robustness exercises</w:t>
            </w:r>
            <w:r w:rsidR="001B5807">
              <w:tab/>
            </w:r>
            <w:r w:rsidR="001B5807">
              <w:fldChar w:fldCharType="begin"/>
            </w:r>
            <w:r w:rsidR="001B5807">
              <w:instrText>PAGEREF _Toc63056 \h</w:instrText>
            </w:r>
            <w:r w:rsidR="001B5807">
              <w:fldChar w:fldCharType="separate"/>
            </w:r>
            <w:r w:rsidR="001B5807">
              <w:t>36</w:t>
            </w:r>
            <w:r w:rsidR="001B5807">
              <w:fldChar w:fldCharType="end"/>
            </w:r>
          </w:hyperlink>
        </w:p>
        <w:p w14:paraId="4D7E72D4" w14:textId="77777777" w:rsidR="006719BC" w:rsidRDefault="005B6FA6">
          <w:pPr>
            <w:pStyle w:val="TOC1"/>
            <w:tabs>
              <w:tab w:val="right" w:leader="dot" w:pos="9770"/>
            </w:tabs>
          </w:pPr>
          <w:hyperlink w:anchor="_Toc63057">
            <w:r w:rsidR="001B5807">
              <w:t>6 Conclusion</w:t>
            </w:r>
            <w:r w:rsidR="001B5807">
              <w:tab/>
            </w:r>
            <w:r w:rsidR="001B5807">
              <w:fldChar w:fldCharType="begin"/>
            </w:r>
            <w:r w:rsidR="001B5807">
              <w:instrText>PAGEREF _Toc63057 \h</w:instrText>
            </w:r>
            <w:r w:rsidR="001B5807">
              <w:fldChar w:fldCharType="separate"/>
            </w:r>
            <w:r w:rsidR="001B5807">
              <w:rPr>
                <w:color w:val="000000"/>
              </w:rPr>
              <w:t>36</w:t>
            </w:r>
            <w:r w:rsidR="001B5807">
              <w:fldChar w:fldCharType="end"/>
            </w:r>
          </w:hyperlink>
        </w:p>
        <w:p w14:paraId="070814D9" w14:textId="77777777" w:rsidR="006719BC" w:rsidRDefault="005B6FA6">
          <w:pPr>
            <w:pStyle w:val="TOC1"/>
            <w:tabs>
              <w:tab w:val="right" w:leader="dot" w:pos="9770"/>
            </w:tabs>
          </w:pPr>
          <w:hyperlink w:anchor="_Toc63058">
            <w:r w:rsidR="001B5807">
              <w:t>Appendices</w:t>
            </w:r>
            <w:r w:rsidR="001B5807">
              <w:tab/>
            </w:r>
            <w:r w:rsidR="001B5807">
              <w:fldChar w:fldCharType="begin"/>
            </w:r>
            <w:r w:rsidR="001B5807">
              <w:instrText>PAGEREF _Toc63058 \h</w:instrText>
            </w:r>
            <w:r w:rsidR="001B5807">
              <w:fldChar w:fldCharType="separate"/>
            </w:r>
            <w:r w:rsidR="001B5807">
              <w:rPr>
                <w:color w:val="000000"/>
              </w:rPr>
              <w:t>38</w:t>
            </w:r>
            <w:r w:rsidR="001B5807">
              <w:fldChar w:fldCharType="end"/>
            </w:r>
          </w:hyperlink>
        </w:p>
        <w:p w14:paraId="5C147689" w14:textId="77777777" w:rsidR="006719BC" w:rsidRDefault="005B6FA6">
          <w:pPr>
            <w:pStyle w:val="TOC1"/>
            <w:tabs>
              <w:tab w:val="right" w:leader="dot" w:pos="9770"/>
            </w:tabs>
          </w:pPr>
          <w:hyperlink w:anchor="_Toc63059">
            <w:r w:rsidR="001B5807">
              <w:t>A Estimating discount factor distributions for different interest rates</w:t>
            </w:r>
            <w:r w:rsidR="001B5807">
              <w:tab/>
            </w:r>
            <w:r w:rsidR="001B5807">
              <w:fldChar w:fldCharType="begin"/>
            </w:r>
            <w:r w:rsidR="001B5807">
              <w:instrText>PAGEREF _Toc63059 \h</w:instrText>
            </w:r>
            <w:r w:rsidR="001B5807">
              <w:fldChar w:fldCharType="separate"/>
            </w:r>
            <w:r w:rsidR="001B5807">
              <w:rPr>
                <w:color w:val="000000"/>
              </w:rPr>
              <w:t>38</w:t>
            </w:r>
            <w:r w:rsidR="001B5807">
              <w:fldChar w:fldCharType="end"/>
            </w:r>
          </w:hyperlink>
        </w:p>
        <w:p w14:paraId="18145E55" w14:textId="77777777" w:rsidR="006719BC" w:rsidRDefault="001B5807">
          <w:r>
            <w:fldChar w:fldCharType="end"/>
          </w:r>
        </w:p>
      </w:sdtContent>
    </w:sdt>
    <w:p w14:paraId="6073A052" w14:textId="77777777" w:rsidR="006719BC" w:rsidRDefault="006719BC">
      <w:pPr>
        <w:sectPr w:rsidR="006719BC">
          <w:headerReference w:type="even" r:id="rId7"/>
          <w:headerReference w:type="default" r:id="rId8"/>
          <w:footerReference w:type="even" r:id="rId9"/>
          <w:footerReference w:type="default" r:id="rId10"/>
          <w:headerReference w:type="first" r:id="rId11"/>
          <w:footerReference w:type="first" r:id="rId12"/>
          <w:pgSz w:w="11906" w:h="16838"/>
          <w:pgMar w:top="1994" w:right="648" w:bottom="2385" w:left="1488" w:header="720" w:footer="720" w:gutter="0"/>
          <w:cols w:space="720"/>
        </w:sectPr>
      </w:pPr>
    </w:p>
    <w:p w14:paraId="4EDA4188" w14:textId="77777777" w:rsidR="006719BC" w:rsidRDefault="001B5807">
      <w:pPr>
        <w:pStyle w:val="Heading1"/>
        <w:ind w:left="384" w:hanging="399"/>
      </w:pPr>
      <w:bookmarkStart w:id="31" w:name="_Toc63026"/>
      <w:r>
        <w:lastRenderedPageBreak/>
        <w:t>Introduction</w:t>
      </w:r>
      <w:bookmarkEnd w:id="31"/>
    </w:p>
    <w:p w14:paraId="2610CCC8" w14:textId="77777777" w:rsidR="006719BC" w:rsidRDefault="001B5807">
      <w:pPr>
        <w:ind w:left="20" w:right="0"/>
      </w:pPr>
      <w:r>
        <w:t>Fiscal policies that aim to boost consumer spending in recessions have been tried in many countries in recent years. The nature of these policies has varied widely, perhaps because traditional macroeconomic models have not provided plausible guidance about which policies are likely to be most effective.</w:t>
      </w:r>
    </w:p>
    <w:p w14:paraId="6D8CEE58" w14:textId="0E53DD2E" w:rsidR="006719BC" w:rsidRDefault="001B5807">
      <w:pPr>
        <w:ind w:right="0" w:firstLine="234"/>
      </w:pPr>
      <w:r>
        <w:t>But a new generation of macro models has shown that when microeconomic heterogeneity across consumer circumstances (wealth</w:t>
      </w:r>
      <w:ins w:id="32" w:author="Christopher Karlsten" w:date="2022-10-14T11:39:00Z">
        <w:r w:rsidR="00854755">
          <w:t xml:space="preserve"> or</w:t>
        </w:r>
      </w:ins>
      <w:del w:id="33" w:author="Christopher Karlsten" w:date="2022-10-14T11:39:00Z">
        <w:r w:rsidDel="00854755">
          <w:delText>;</w:delText>
        </w:r>
      </w:del>
      <w:r>
        <w:t xml:space="preserve"> income) is </w:t>
      </w:r>
      <w:proofErr w:type="gramStart"/>
      <w:r>
        <w:t>taken into account</w:t>
      </w:r>
      <w:proofErr w:type="gramEnd"/>
      <w:r>
        <w:t xml:space="preserve">, the consequences of an income shock for consumer spending depend on a measurable object: the </w:t>
      </w:r>
      <w:del w:id="34" w:author="Christopher Karlsten" w:date="2022-10-14T11:39:00Z">
        <w:r w:rsidDel="00854755">
          <w:delText>‘</w:delText>
        </w:r>
      </w:del>
      <w:r>
        <w:t>intertemporal marginal propensity to consume</w:t>
      </w:r>
      <w:del w:id="35" w:author="Christopher Karlsten" w:date="2022-10-14T11:39:00Z">
        <w:r w:rsidDel="00854755">
          <w:delText>’</w:delText>
        </w:r>
      </w:del>
      <w:r>
        <w:t xml:space="preserve"> (</w:t>
      </w:r>
      <w:del w:id="36" w:author="Christopher Karlsten" w:date="2022-10-14T11:39:00Z">
        <w:r w:rsidDel="00854755">
          <w:delText>‘</w:delText>
        </w:r>
      </w:del>
      <w:r>
        <w:t>IMPC</w:t>
      </w:r>
      <w:del w:id="37" w:author="Christopher Karlsten" w:date="2022-10-14T11:39:00Z">
        <w:r w:rsidDel="00854755">
          <w:delText>’</w:delText>
        </w:r>
      </w:del>
      <w:r>
        <w:t>). Fortuitously, new sources of microeconomic data, particularly from Scandinavian national registries, have recently allowed the first reasonably credible measurements of the IMPC (</w:t>
      </w:r>
      <w:proofErr w:type="spellStart"/>
      <w:r>
        <w:rPr>
          <w:color w:val="19184C"/>
        </w:rPr>
        <w:t>Fagereng</w:t>
      </w:r>
      <w:proofErr w:type="spellEnd"/>
      <w:r>
        <w:rPr>
          <w:color w:val="19184C"/>
        </w:rPr>
        <w:t xml:space="preserve">, Holm, and </w:t>
      </w:r>
      <w:proofErr w:type="spellStart"/>
      <w:r>
        <w:rPr>
          <w:color w:val="19184C"/>
        </w:rPr>
        <w:t>Natvik</w:t>
      </w:r>
      <w:proofErr w:type="spellEnd"/>
      <w:ins w:id="38" w:author="Christopher Karlsten" w:date="2022-10-14T11:40:00Z">
        <w:r w:rsidR="00854755">
          <w:rPr>
            <w:color w:val="19184C"/>
          </w:rPr>
          <w:t>,</w:t>
        </w:r>
      </w:ins>
      <w:r>
        <w:rPr>
          <w:color w:val="19184C"/>
        </w:rPr>
        <w:t xml:space="preserve"> </w:t>
      </w:r>
      <w:del w:id="39" w:author="Christopher Karlsten" w:date="2022-10-14T11:40:00Z">
        <w:r w:rsidDel="00854755">
          <w:delText>(</w:delText>
        </w:r>
      </w:del>
      <w:r>
        <w:rPr>
          <w:color w:val="19184C"/>
        </w:rPr>
        <w:t>2021</w:t>
      </w:r>
      <w:del w:id="40" w:author="Christopher Karlsten" w:date="2022-10-14T11:40:00Z">
        <w:r w:rsidDel="00854755">
          <w:delText>)</w:delText>
        </w:r>
      </w:del>
      <w:r>
        <w:t>).</w:t>
      </w:r>
    </w:p>
    <w:p w14:paraId="52A09011" w14:textId="77777777" w:rsidR="006719BC" w:rsidRDefault="001B5807">
      <w:pPr>
        <w:ind w:right="0" w:firstLine="234"/>
      </w:pPr>
      <w:r>
        <w:t>This combination of developments makes it possible, really for the first time, to conduct quantitatively credible structural analyses of the likely effectiveness of alternative consumption stimulus choices.</w:t>
      </w:r>
    </w:p>
    <w:p w14:paraId="74C3BDCE" w14:textId="61456923" w:rsidR="006719BC" w:rsidRDefault="001B5807">
      <w:pPr>
        <w:spacing w:after="36"/>
        <w:ind w:right="0" w:firstLine="234"/>
      </w:pPr>
      <w:r>
        <w:t>Here, we construct a</w:t>
      </w:r>
      <w:ins w:id="41" w:author="Christopher Karlsten" w:date="2022-10-14T11:40:00Z">
        <w:r w:rsidR="00854755">
          <w:t xml:space="preserve"> heterogeneous</w:t>
        </w:r>
      </w:ins>
      <w:ins w:id="42" w:author="Christopher Karlsten" w:date="2022-10-14T11:41:00Z">
        <w:r w:rsidR="00854755">
          <w:t xml:space="preserve"> agent</w:t>
        </w:r>
      </w:ins>
      <w:del w:id="43" w:author="Christopher Karlsten" w:date="2022-10-14T11:40:00Z">
        <w:r w:rsidDel="00854755">
          <w:delText>n</w:delText>
        </w:r>
      </w:del>
      <w:r>
        <w:t xml:space="preserve"> </w:t>
      </w:r>
      <w:ins w:id="44" w:author="Christopher Karlsten" w:date="2022-10-14T11:41:00Z">
        <w:r w:rsidR="00854755">
          <w:t>(</w:t>
        </w:r>
      </w:ins>
      <w:r>
        <w:t>HA</w:t>
      </w:r>
      <w:ins w:id="45" w:author="Christopher Karlsten" w:date="2022-10-14T11:41:00Z">
        <w:r w:rsidR="00854755">
          <w:t>)</w:t>
        </w:r>
      </w:ins>
      <w:r>
        <w:t xml:space="preserve"> model calibrated to match both the measured IMPC and a measure of the distribution of liquid assets across consumers. The only substantial innovation in our model (relative to the existing HA</w:t>
      </w:r>
      <w:ins w:id="46" w:author="Christopher Karlsten" w:date="2022-10-14T11:42:00Z">
        <w:r w:rsidR="003044F0">
          <w:t xml:space="preserve"> </w:t>
        </w:r>
      </w:ins>
      <w:del w:id="47" w:author="Christopher Karlsten" w:date="2022-10-14T11:42:00Z">
        <w:r w:rsidDel="003044F0">
          <w:delText>-</w:delText>
        </w:r>
      </w:del>
      <w:r>
        <w:t>macro literature) is introduced to allow our model to match a substantial body of evidence</w:t>
      </w:r>
      <w:ins w:id="48" w:author="Christopher Karlsten" w:date="2022-10-14T11:45:00Z">
        <w:r w:rsidR="003044F0">
          <w:t>—</w:t>
        </w:r>
      </w:ins>
      <w:del w:id="49" w:author="Christopher Karlsten" w:date="2022-10-14T11:45:00Z">
        <w:r w:rsidDel="003044F0">
          <w:delText xml:space="preserve">, </w:delText>
        </w:r>
      </w:del>
      <w:r>
        <w:t xml:space="preserve">from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 and elsewhere</w:t>
      </w:r>
      <w:del w:id="50" w:author="Christopher Karlsten" w:date="2022-10-14T11:45:00Z">
        <w:r w:rsidDel="003044F0">
          <w:delText>,</w:delText>
        </w:r>
      </w:del>
      <w:r>
        <w:rPr>
          <w:color w:val="4C0000"/>
          <w:sz w:val="18"/>
          <w:vertAlign w:val="superscript"/>
        </w:rPr>
        <w:footnoteReference w:id="5"/>
      </w:r>
      <w:ins w:id="56" w:author="Christopher Karlsten" w:date="2022-10-14T11:45:00Z">
        <w:r w:rsidR="003044F0">
          <w:t>—</w:t>
        </w:r>
      </w:ins>
      <w:del w:id="57" w:author="Christopher Karlsten" w:date="2022-10-14T11:45:00Z">
        <w:r w:rsidDel="003044F0">
          <w:rPr>
            <w:color w:val="4C0000"/>
            <w:sz w:val="18"/>
            <w:vertAlign w:val="superscript"/>
          </w:rPr>
          <w:delText xml:space="preserve"> </w:delText>
        </w:r>
      </w:del>
      <w:r>
        <w:t xml:space="preserve">that </w:t>
      </w:r>
      <w:del w:id="58" w:author="Christopher Karlsten" w:date="2022-10-14T11:49:00Z">
        <w:r w:rsidDel="003044F0">
          <w:delText xml:space="preserve">the </w:delText>
        </w:r>
      </w:del>
      <w:r>
        <w:t xml:space="preserve">a change in income induces a disproportionate change in spending immediately. </w:t>
      </w:r>
      <w:ins w:id="59" w:author="Christopher Karlsten" w:date="2022-10-14T11:50:00Z">
        <w:r w:rsidR="003044F0">
          <w:t xml:space="preserve">The change is </w:t>
        </w:r>
      </w:ins>
      <w:del w:id="60" w:author="Christopher Karlsten" w:date="2022-10-14T11:50:00Z">
        <w:r w:rsidDel="003044F0">
          <w:delText>(‘D</w:delText>
        </w:r>
      </w:del>
      <w:ins w:id="61" w:author="Christopher Karlsten" w:date="2022-10-14T11:50:00Z">
        <w:r w:rsidR="003044F0">
          <w:t>d</w:t>
        </w:r>
      </w:ins>
      <w:r>
        <w:t>isproportionate</w:t>
      </w:r>
      <w:del w:id="62" w:author="Christopher Karlsten" w:date="2022-10-14T11:50:00Z">
        <w:r w:rsidDel="003044F0">
          <w:delText>’</w:delText>
        </w:r>
      </w:del>
      <w:r>
        <w:t xml:space="preserve"> in the sense that a model of optimal nondurable consumption spending does not match the measured steep falloff in spending between the first period after the income shock</w:t>
      </w:r>
      <w:del w:id="63" w:author="Christopher Karlsten" w:date="2022-10-14T11:53:00Z">
        <w:r w:rsidDel="003044F0">
          <w:delText>,</w:delText>
        </w:r>
      </w:del>
      <w:r>
        <w:t xml:space="preserve"> and subsequent periods.</w:t>
      </w:r>
      <w:del w:id="64" w:author="Christopher Karlsten" w:date="2022-10-14T11:53:00Z">
        <w:r w:rsidDel="00CA77DC">
          <w:delText>)</w:delText>
        </w:r>
      </w:del>
      <w:r>
        <w:rPr>
          <w:color w:val="4C0000"/>
          <w:sz w:val="18"/>
          <w:vertAlign w:val="superscript"/>
        </w:rPr>
        <w:footnoteReference w:id="6"/>
      </w:r>
      <w:r>
        <w:rPr>
          <w:color w:val="4C0000"/>
          <w:sz w:val="18"/>
          <w:vertAlign w:val="superscript"/>
        </w:rPr>
        <w:t xml:space="preserve"> </w:t>
      </w:r>
      <w:r>
        <w:t xml:space="preserve">We capture this </w:t>
      </w:r>
      <w:commentRangeStart w:id="72"/>
      <w:ins w:id="73" w:author="Christopher Karlsten" w:date="2022-10-14T11:59:00Z">
        <w:r w:rsidR="00CA77DC">
          <w:t>fact</w:t>
        </w:r>
        <w:commentRangeEnd w:id="72"/>
        <w:r w:rsidR="00CA77DC">
          <w:rPr>
            <w:rStyle w:val="CommentReference"/>
          </w:rPr>
          <w:commentReference w:id="72"/>
        </w:r>
        <w:r w:rsidR="00CA77DC">
          <w:t xml:space="preserve"> </w:t>
        </w:r>
      </w:ins>
      <w:r>
        <w:t xml:space="preserve">by assuming that consumers spend a fixed fraction of their labor income each period, which we call the </w:t>
      </w:r>
      <w:ins w:id="74" w:author="Christopher Karlsten" w:date="2022-10-14T11:56:00Z">
        <w:r w:rsidR="00CA77DC">
          <w:t>“</w:t>
        </w:r>
      </w:ins>
      <w:del w:id="75" w:author="Christopher Karlsten" w:date="2022-10-14T11:56:00Z">
        <w:r w:rsidDel="00CA77DC">
          <w:delText>‘</w:delText>
        </w:r>
      </w:del>
      <w:r>
        <w:t>splurge</w:t>
      </w:r>
      <w:del w:id="76" w:author="Christopher Karlsten" w:date="2022-10-14T11:56:00Z">
        <w:r w:rsidDel="00CA77DC">
          <w:delText>’</w:delText>
        </w:r>
      </w:del>
      <w:ins w:id="77" w:author="Christopher Karlsten" w:date="2022-10-14T11:57:00Z">
        <w:r w:rsidR="00CA77DC">
          <w:t>”</w:t>
        </w:r>
      </w:ins>
      <w:r>
        <w:t xml:space="preserve"> factor. This spending occurs regardless of their current wealth and fits with the empirical evidence that even high</w:t>
      </w:r>
      <w:ins w:id="78" w:author="Christopher Karlsten" w:date="2022-10-14T12:01:00Z">
        <w:r w:rsidR="00CA77DC">
          <w:t>-</w:t>
        </w:r>
      </w:ins>
      <w:del w:id="79" w:author="Christopher Karlsten" w:date="2022-10-14T12:01:00Z">
        <w:r w:rsidDel="00CA77DC">
          <w:delText xml:space="preserve"> </w:delText>
        </w:r>
      </w:del>
      <w:r>
        <w:t xml:space="preserve">liquid-wealth households have high initial </w:t>
      </w:r>
      <w:ins w:id="80" w:author="Christopher Karlsten" w:date="2022-10-14T12:02:00Z">
        <w:r w:rsidR="00CA77DC">
          <w:t>marginal propensities to consume (</w:t>
        </w:r>
      </w:ins>
      <w:r>
        <w:t>MPCs</w:t>
      </w:r>
      <w:ins w:id="81" w:author="Christopher Karlsten" w:date="2022-10-14T12:02:00Z">
        <w:r w:rsidR="00CA77DC">
          <w:t>)</w:t>
        </w:r>
      </w:ins>
      <w:r>
        <w:t xml:space="preserve"> (see </w:t>
      </w:r>
      <w:r>
        <w:rPr>
          <w:color w:val="19184C"/>
        </w:rPr>
        <w:t>Crawley and Kuchler</w:t>
      </w:r>
      <w:ins w:id="82" w:author="Christopher Karlsten" w:date="2022-10-14T12:01:00Z">
        <w:r w:rsidR="00CA77DC">
          <w:rPr>
            <w:color w:val="19184C"/>
          </w:rPr>
          <w:t>,</w:t>
        </w:r>
      </w:ins>
      <w:r>
        <w:rPr>
          <w:color w:val="19184C"/>
        </w:rPr>
        <w:t xml:space="preserve"> </w:t>
      </w:r>
      <w:del w:id="83" w:author="Christopher Karlsten" w:date="2022-10-14T12:01:00Z">
        <w:r w:rsidDel="00CA77DC">
          <w:delText>(</w:delText>
        </w:r>
        <w:r w:rsidDel="00CA77DC">
          <w:rPr>
            <w:color w:val="19184C"/>
          </w:rPr>
          <w:delText>F</w:delText>
        </w:r>
      </w:del>
      <w:ins w:id="84" w:author="Christopher Karlsten" w:date="2022-10-14T12:01:00Z">
        <w:r w:rsidR="00CA77DC">
          <w:rPr>
            <w:color w:val="19184C"/>
          </w:rPr>
          <w:t>f</w:t>
        </w:r>
      </w:ins>
      <w:r>
        <w:rPr>
          <w:color w:val="19184C"/>
        </w:rPr>
        <w:t>orthcoming</w:t>
      </w:r>
      <w:del w:id="85" w:author="Christopher Karlsten" w:date="2022-10-14T12:01:00Z">
        <w:r w:rsidDel="00CA77DC">
          <w:delText>)</w:delText>
        </w:r>
      </w:del>
      <w:r>
        <w:t>). By contrast, in a standard one</w:t>
      </w:r>
      <w:ins w:id="86" w:author="Christopher Karlsten" w:date="2022-10-14T12:03:00Z">
        <w:r w:rsidR="00D06E22">
          <w:t xml:space="preserve">- </w:t>
        </w:r>
      </w:ins>
      <w:r>
        <w:t>or two-asset buffer-stock model, high</w:t>
      </w:r>
      <w:ins w:id="87" w:author="Christopher Karlsten" w:date="2022-10-14T12:03:00Z">
        <w:r w:rsidR="00D06E22">
          <w:t>-</w:t>
        </w:r>
      </w:ins>
      <w:del w:id="88" w:author="Christopher Karlsten" w:date="2022-10-14T12:03:00Z">
        <w:r w:rsidDel="00D06E22">
          <w:delText xml:space="preserve"> </w:delText>
        </w:r>
      </w:del>
      <w:r>
        <w:t>liquid</w:t>
      </w:r>
      <w:ins w:id="89" w:author="Christopher Karlsten" w:date="2022-10-14T12:03:00Z">
        <w:r w:rsidR="00D06E22">
          <w:t>-</w:t>
        </w:r>
      </w:ins>
      <w:del w:id="90" w:author="Christopher Karlsten" w:date="2022-10-14T12:03:00Z">
        <w:r w:rsidDel="00D06E22">
          <w:delText xml:space="preserve"> </w:delText>
        </w:r>
      </w:del>
      <w:r>
        <w:t>wealth households smooth their consumption through transitory shocks and exhibit low MPCs.</w:t>
      </w:r>
      <w:r>
        <w:rPr>
          <w:color w:val="4C0000"/>
          <w:sz w:val="18"/>
          <w:vertAlign w:val="superscript"/>
        </w:rPr>
        <w:footnoteReference w:id="7"/>
      </w:r>
    </w:p>
    <w:p w14:paraId="14557BAE" w14:textId="1547E60E" w:rsidR="006719BC" w:rsidRDefault="001B5807">
      <w:pPr>
        <w:ind w:right="0" w:firstLine="234"/>
      </w:pPr>
      <w:r>
        <w:t>The resulting structural model could be used to evaluate almost any plausible consumption stimulus policy. Here, we use it to evaluate three policies that have been implemented in recent recessions in the U</w:t>
      </w:r>
      <w:ins w:id="93" w:author="Christopher Karlsten" w:date="2022-10-14T12:05:00Z">
        <w:r w:rsidR="00D06E22">
          <w:t>nited</w:t>
        </w:r>
      </w:ins>
      <w:ins w:id="94" w:author="Christopher Karlsten" w:date="2022-10-14T12:06:00Z">
        <w:r w:rsidR="00D06E22">
          <w:t xml:space="preserve"> </w:t>
        </w:r>
      </w:ins>
      <w:del w:id="95" w:author="Christopher Karlsten" w:date="2022-10-14T12:05:00Z">
        <w:r w:rsidDel="00D06E22">
          <w:delText>.</w:delText>
        </w:r>
      </w:del>
      <w:r>
        <w:t>S</w:t>
      </w:r>
      <w:ins w:id="96" w:author="Christopher Karlsten" w:date="2022-10-14T12:06:00Z">
        <w:r w:rsidR="00D06E22">
          <w:t>tates</w:t>
        </w:r>
      </w:ins>
      <w:del w:id="97" w:author="Christopher Karlsten" w:date="2022-10-14T12:06:00Z">
        <w:r w:rsidDel="00D06E22">
          <w:delText>.</w:delText>
        </w:r>
      </w:del>
      <w:r>
        <w:t xml:space="preserve"> (and elsewhere): an extension of unemployment insurance (UI) benefits</w:t>
      </w:r>
      <w:ins w:id="98" w:author="Christopher Karlsten" w:date="2022-10-14T12:24:00Z">
        <w:r w:rsidR="008E14A1">
          <w:t>,</w:t>
        </w:r>
      </w:ins>
      <w:del w:id="99" w:author="Christopher Karlsten" w:date="2022-10-14T12:24:00Z">
        <w:r w:rsidDel="008E14A1">
          <w:delText>;</w:delText>
        </w:r>
      </w:del>
      <w:r>
        <w:t xml:space="preserve"> a means-tested stimulus check</w:t>
      </w:r>
      <w:ins w:id="100" w:author="Christopher Karlsten" w:date="2022-10-14T12:24:00Z">
        <w:r w:rsidR="008E14A1">
          <w:t>,</w:t>
        </w:r>
      </w:ins>
      <w:del w:id="101" w:author="Christopher Karlsten" w:date="2022-10-14T12:24:00Z">
        <w:r w:rsidDel="008E14A1">
          <w:delText>;</w:delText>
        </w:r>
      </w:del>
      <w:r>
        <w:t xml:space="preserve"> and a payroll tax cut. (We assume all these policies are debt</w:t>
      </w:r>
      <w:ins w:id="102" w:author="Christopher Karlsten" w:date="2022-10-14T12:06:00Z">
        <w:r w:rsidR="00D06E22">
          <w:t xml:space="preserve"> </w:t>
        </w:r>
      </w:ins>
      <w:del w:id="103" w:author="Christopher Karlsten" w:date="2022-10-14T12:06:00Z">
        <w:r w:rsidDel="00D06E22">
          <w:delText>-</w:delText>
        </w:r>
      </w:del>
      <w:r>
        <w:t xml:space="preserve">financed; see section </w:t>
      </w:r>
      <w:r>
        <w:rPr>
          <w:color w:val="4C0000"/>
        </w:rPr>
        <w:t xml:space="preserve">2 </w:t>
      </w:r>
      <w:r>
        <w:t>for details</w:t>
      </w:r>
      <w:ins w:id="104" w:author="Christopher Karlsten" w:date="2022-10-14T12:06:00Z">
        <w:r w:rsidR="00D06E22">
          <w:t>.</w:t>
        </w:r>
      </w:ins>
      <w:r>
        <w:t>)</w:t>
      </w:r>
      <w:del w:id="105" w:author="Christopher Karlsten" w:date="2022-10-14T12:06:00Z">
        <w:r w:rsidDel="00D06E22">
          <w:delText>.</w:delText>
        </w:r>
      </w:del>
    </w:p>
    <w:p w14:paraId="2E766ECB" w14:textId="655864D9" w:rsidR="006719BC" w:rsidRDefault="001B5807">
      <w:pPr>
        <w:ind w:right="0" w:firstLine="234"/>
      </w:pPr>
      <w:r>
        <w:lastRenderedPageBreak/>
        <w:t xml:space="preserve">Our first metric of policy effectiveness is </w:t>
      </w:r>
      <w:ins w:id="106" w:author="Christopher Karlsten" w:date="2022-10-14T12:20:00Z">
        <w:r w:rsidR="00E13F24">
          <w:t>“</w:t>
        </w:r>
      </w:ins>
      <w:del w:id="107" w:author="Christopher Karlsten" w:date="2022-10-14T12:20:00Z">
        <w:r w:rsidDel="00E13F24">
          <w:delText>‘</w:delText>
        </w:r>
      </w:del>
      <w:r>
        <w:t>spending bang for the buck</w:t>
      </w:r>
      <w:del w:id="108" w:author="Christopher Karlsten" w:date="2022-10-14T12:20:00Z">
        <w:r w:rsidDel="00E13F24">
          <w:delText>’</w:delText>
        </w:r>
      </w:del>
      <w:ins w:id="109" w:author="Christopher Karlsten" w:date="2022-10-14T12:20:00Z">
        <w:r w:rsidR="00E13F24">
          <w:t>”</w:t>
        </w:r>
      </w:ins>
      <w:r>
        <w:t>: For a dollar of spending on a particular policy, by how much (and when) is spending affected</w:t>
      </w:r>
      <w:ins w:id="110" w:author="Christopher Karlsten" w:date="2022-10-14T12:22:00Z">
        <w:r w:rsidR="00E13F24">
          <w:t>?</w:t>
        </w:r>
      </w:ins>
      <w:del w:id="111" w:author="Christopher Karlsten" w:date="2022-10-14T12:22:00Z">
        <w:r w:rsidDel="00E13F24">
          <w:delText>.</w:delText>
        </w:r>
      </w:del>
      <w:r>
        <w:t xml:space="preserve"> Timing can matter because the size of any </w:t>
      </w:r>
      <w:ins w:id="112" w:author="Christopher Karlsten" w:date="2022-10-14T12:22:00Z">
        <w:r w:rsidR="00E13F24">
          <w:t>“</w:t>
        </w:r>
      </w:ins>
      <w:del w:id="113" w:author="Christopher Karlsten" w:date="2022-10-14T12:22:00Z">
        <w:r w:rsidDel="00E13F24">
          <w:delText>‘</w:delText>
        </w:r>
      </w:del>
      <w:r>
        <w:t>consumption multiplier</w:t>
      </w:r>
      <w:del w:id="114" w:author="Christopher Karlsten" w:date="2022-10-14T12:22:00Z">
        <w:r w:rsidDel="00E13F24">
          <w:delText>’</w:delText>
        </w:r>
      </w:del>
      <w:ins w:id="115" w:author="Christopher Karlsten" w:date="2022-10-14T12:22:00Z">
        <w:r w:rsidR="00E13F24">
          <w:t>”</w:t>
        </w:r>
      </w:ins>
      <w:r>
        <w:t xml:space="preserve"> likely depends on the economic conditions that prevail when the extra spending occurs. Our strategy to illuminate this point is twofold. First, we calculate the policy-induced spending dynamics in an economy with no multiplier. Then</w:t>
      </w:r>
      <w:del w:id="116" w:author="Christopher Karlsten [2]" w:date="2022-11-04T10:24:00Z">
        <w:r w:rsidDel="008D7714">
          <w:delText>,</w:delText>
        </w:r>
      </w:del>
      <w:r>
        <w:t xml:space="preserve"> we </w:t>
      </w:r>
      <w:proofErr w:type="gramStart"/>
      <w:r>
        <w:t>make the assumption</w:t>
      </w:r>
      <w:proofErr w:type="gramEnd"/>
      <w:r>
        <w:t xml:space="preserve"> that there is an aggregate demand externality during recessions</w:t>
      </w:r>
      <w:del w:id="117" w:author="Christopher Karlsten" w:date="2022-10-14T12:24:00Z">
        <w:r w:rsidDel="008E14A1">
          <w:delText>,</w:delText>
        </w:r>
      </w:del>
      <w:r>
        <w:t xml:space="preserve"> but there is no multiplication (at all) for spending that occurs after our simulated recession is over. A less stark assumption (</w:t>
      </w:r>
      <w:ins w:id="118" w:author="Christopher Karlsten" w:date="2022-10-17T11:35:00Z">
        <w:r w:rsidR="0010436A">
          <w:t>for example</w:t>
        </w:r>
      </w:ins>
      <w:del w:id="119" w:author="Christopher Karlsten" w:date="2022-10-17T11:35:00Z">
        <w:r w:rsidDel="0010436A">
          <w:delText>e.g.</w:delText>
        </w:r>
      </w:del>
      <w:r>
        <w:t xml:space="preserve">, the degree of multiplication depends on the distance of the economy from its steady state) would perhaps be more realistic but also much harder to assess clearly. (Our on-off multiplier is possible because we follow </w:t>
      </w:r>
      <w:r>
        <w:rPr>
          <w:color w:val="19184C"/>
        </w:rPr>
        <w:t xml:space="preserve">Krueger, </w:t>
      </w:r>
      <w:proofErr w:type="spellStart"/>
      <w:r>
        <w:rPr>
          <w:color w:val="19184C"/>
        </w:rPr>
        <w:t>Mitman</w:t>
      </w:r>
      <w:proofErr w:type="spellEnd"/>
      <w:r>
        <w:rPr>
          <w:color w:val="19184C"/>
        </w:rPr>
        <w:t>, and Perri</w:t>
      </w:r>
      <w:ins w:id="120" w:author="Christopher Karlsten" w:date="2022-10-17T11:37:00Z">
        <w:r w:rsidR="0010436A">
          <w:rPr>
            <w:color w:val="19184C"/>
          </w:rPr>
          <w:t>’s</w:t>
        </w:r>
      </w:ins>
      <w:r>
        <w:rPr>
          <w:color w:val="19184C"/>
        </w:rPr>
        <w:t xml:space="preserve"> </w:t>
      </w:r>
      <w:r>
        <w:t>(</w:t>
      </w:r>
      <w:r>
        <w:rPr>
          <w:color w:val="19184C"/>
        </w:rPr>
        <w:t>2016</w:t>
      </w:r>
      <w:r>
        <w:t>)</w:t>
      </w:r>
      <w:del w:id="121" w:author="Christopher Karlsten" w:date="2022-10-17T11:37:00Z">
        <w:r w:rsidDel="0010436A">
          <w:delText>’s</w:delText>
        </w:r>
      </w:del>
      <w:r>
        <w:t xml:space="preserve"> approach to modeling the aggregate demand externality</w:t>
      </w:r>
      <w:ins w:id="122" w:author="Christopher Karlsten" w:date="2022-10-17T11:37:00Z">
        <w:r w:rsidR="0010436A">
          <w:t>.</w:t>
        </w:r>
      </w:ins>
      <w:r>
        <w:t>)</w:t>
      </w:r>
      <w:del w:id="123" w:author="Christopher Karlsten" w:date="2022-10-17T11:37:00Z">
        <w:r w:rsidDel="0010436A">
          <w:delText>.</w:delText>
        </w:r>
      </w:del>
      <w:r>
        <w:t xml:space="preserve"> We then refer to the results obtained when there is a recession-only multiplier as </w:t>
      </w:r>
      <w:ins w:id="124" w:author="Christopher Karlsten" w:date="2022-10-17T11:37:00Z">
        <w:r w:rsidR="0010436A">
          <w:t>“</w:t>
        </w:r>
      </w:ins>
      <w:del w:id="125" w:author="Christopher Karlsten" w:date="2022-10-17T11:37:00Z">
        <w:r w:rsidDel="0010436A">
          <w:delText>‘</w:delText>
        </w:r>
      </w:del>
      <w:r>
        <w:t>(multiplied) spending bang for the buck.</w:t>
      </w:r>
      <w:ins w:id="126" w:author="Christopher Karlsten" w:date="2022-10-17T11:37:00Z">
        <w:r w:rsidR="0010436A">
          <w:t>”</w:t>
        </w:r>
      </w:ins>
      <w:del w:id="127" w:author="Christopher Karlsten" w:date="2022-10-17T11:37:00Z">
        <w:r w:rsidDel="0010436A">
          <w:delText>’</w:delText>
        </w:r>
      </w:del>
    </w:p>
    <w:p w14:paraId="10853E83" w14:textId="05C1B626" w:rsidR="006719BC" w:rsidRDefault="001B5807">
      <w:pPr>
        <w:ind w:right="0" w:firstLine="234"/>
      </w:pPr>
      <w:r>
        <w:t>Because our model’s outcomes reflect the behavior of utility</w:t>
      </w:r>
      <w:ins w:id="128" w:author="Christopher Karlsten" w:date="2022-10-17T11:39:00Z">
        <w:r w:rsidR="0010436A">
          <w:t>-</w:t>
        </w:r>
      </w:ins>
      <w:del w:id="129" w:author="Christopher Karlsten" w:date="2022-10-17T11:39:00Z">
        <w:r w:rsidDel="0010436A">
          <w:delText xml:space="preserve"> </w:delText>
        </w:r>
      </w:del>
      <w:r>
        <w:t xml:space="preserve">maximizing consumers, we can calculate another, possibly more interesting, measure of the effectiveness of alternative policies: </w:t>
      </w:r>
      <w:ins w:id="130" w:author="Christopher Karlsten" w:date="2022-10-17T11:41:00Z">
        <w:r w:rsidR="007623C4">
          <w:t>t</w:t>
        </w:r>
      </w:ins>
      <w:del w:id="131" w:author="Christopher Karlsten" w:date="2022-10-17T11:41:00Z">
        <w:r w:rsidDel="007623C4">
          <w:delText>T</w:delText>
        </w:r>
      </w:del>
      <w:r>
        <w:t>heir effect on consumers’ welfare. Even without multiplication, a utility-based metric can justify countercyclical policy because the larger idiosyncratic shocks to income that occur during a recession may justify a greater-than-normal degree of social insurance.</w:t>
      </w:r>
    </w:p>
    <w:p w14:paraId="62BBD61E" w14:textId="77777777" w:rsidR="006719BC" w:rsidRDefault="001B5807">
      <w:pPr>
        <w:ind w:right="0" w:firstLine="234"/>
      </w:pPr>
      <w:r>
        <w:t>The principal difference between the two metrics is that what matters for the degree of spending multiplication is how much of the policy-induced extra spending occurs during the recession (when the multiplier matters), while effectiveness in the utility metric also depends on who is doing the extra spending (because different recipients have very different marginal utilities).</w:t>
      </w:r>
    </w:p>
    <w:p w14:paraId="5B123562" w14:textId="4F27C505" w:rsidR="006719BC" w:rsidRDefault="001B5807">
      <w:pPr>
        <w:ind w:right="0" w:firstLine="234"/>
      </w:pPr>
      <w:r>
        <w:t>In the case of the policies compared here, an advantage of the stimulus checks (as we model them) is that they are distributed immediately upon commencement of the recess</w:t>
      </w:r>
      <w:del w:id="132" w:author="Christopher Karlsten" w:date="2022-10-17T11:43:00Z">
        <w:r w:rsidDel="007623C4">
          <w:delText>s</w:delText>
        </w:r>
      </w:del>
      <w:r>
        <w:t xml:space="preserve">ion, at which point the multiplier is fully in force; most extra spending will therefore occur at a point where it is multiplied. Because </w:t>
      </w:r>
      <w:ins w:id="133" w:author="Christopher Karlsten" w:date="2022-10-17T11:43:00Z">
        <w:r w:rsidR="007623C4">
          <w:t>“</w:t>
        </w:r>
      </w:ins>
      <w:del w:id="134" w:author="Christopher Karlsten" w:date="2022-10-17T11:43:00Z">
        <w:r w:rsidDel="007623C4">
          <w:delText>‘</w:delText>
        </w:r>
      </w:del>
      <w:r>
        <w:t>extended</w:t>
      </w:r>
      <w:del w:id="135" w:author="Christopher Karlsten" w:date="2022-10-17T11:43:00Z">
        <w:r w:rsidDel="007623C4">
          <w:delText>’</w:delText>
        </w:r>
      </w:del>
      <w:ins w:id="136" w:author="Christopher Karlsten" w:date="2022-10-17T11:43:00Z">
        <w:r w:rsidR="007623C4">
          <w:t>”</w:t>
        </w:r>
      </w:ins>
      <w:r>
        <w:t xml:space="preserve"> UI payments may occur after the recession is over, a larger proportion of such payments will occur when there is no multiplier. However, the fact that UI recipients have a high MPC implies that the </w:t>
      </w:r>
      <w:r>
        <w:rPr>
          <w:i/>
        </w:rPr>
        <w:t xml:space="preserve">utility </w:t>
      </w:r>
      <w:r>
        <w:t>consequences of the UI policy for them will still be considerable, even if their post-recession spending does not get multiplied</w:t>
      </w:r>
      <w:del w:id="137" w:author="Christopher Karlsten" w:date="2022-10-17T14:31:00Z">
        <w:r w:rsidDel="008D5B33">
          <w:delText>.</w:delText>
        </w:r>
      </w:del>
      <w:r>
        <w:t xml:space="preserve"> (</w:t>
      </w:r>
      <w:commentRangeStart w:id="138"/>
      <w:r>
        <w:t>Section</w:t>
      </w:r>
      <w:commentRangeEnd w:id="138"/>
      <w:r w:rsidR="003418C0">
        <w:rPr>
          <w:rStyle w:val="CommentReference"/>
        </w:rPr>
        <w:commentReference w:id="138"/>
      </w:r>
      <w:r>
        <w:t xml:space="preserve"> </w:t>
      </w:r>
      <w:r>
        <w:rPr>
          <w:color w:val="4C0000"/>
        </w:rPr>
        <w:t>4</w:t>
      </w:r>
      <w:r>
        <w:t>).</w:t>
      </w:r>
    </w:p>
    <w:p w14:paraId="6496CD70" w14:textId="17E9B5FB" w:rsidR="006719BC" w:rsidRDefault="001B5807">
      <w:pPr>
        <w:ind w:right="0" w:firstLine="234"/>
      </w:pPr>
      <w:r>
        <w:t xml:space="preserve">Because high-MPC consumers have high marginal utility, a standard aggregated welfare function would favor redistribution to such consumers even in the absence of a recession. We are interested in the degree of </w:t>
      </w:r>
      <w:r>
        <w:rPr>
          <w:i/>
        </w:rPr>
        <w:t xml:space="preserve">extra </w:t>
      </w:r>
      <w:r>
        <w:t xml:space="preserve">motivation for redistributive policies present in a recession, so we construct our social welfare metric specifically to measure only the incremental social welfare </w:t>
      </w:r>
      <w:commentRangeStart w:id="139"/>
      <w:ins w:id="140" w:author="Christopher Karlsten" w:date="2022-10-17T14:32:00Z">
        <w:r w:rsidR="008D5B33">
          <w:t>effe</w:t>
        </w:r>
      </w:ins>
      <w:del w:id="141" w:author="Christopher Karlsten" w:date="2022-10-17T14:32:00Z">
        <w:r w:rsidDel="008D5B33">
          <w:delText>impa</w:delText>
        </w:r>
      </w:del>
      <w:r>
        <w:t>ct</w:t>
      </w:r>
      <w:commentRangeEnd w:id="139"/>
      <w:r w:rsidR="008D5B33">
        <w:rPr>
          <w:rStyle w:val="CommentReference"/>
        </w:rPr>
        <w:commentReference w:id="139"/>
      </w:r>
      <w:r>
        <w:t xml:space="preserve"> of alternative policies during recessions (see section </w:t>
      </w:r>
      <w:r>
        <w:rPr>
          <w:color w:val="4C0000"/>
        </w:rPr>
        <w:t>4.3</w:t>
      </w:r>
      <w:r>
        <w:t>).</w:t>
      </w:r>
    </w:p>
    <w:p w14:paraId="08541D8E" w14:textId="47FAA41C" w:rsidR="006719BC" w:rsidRDefault="001B5807">
      <w:pPr>
        <w:ind w:right="0" w:firstLine="234"/>
      </w:pPr>
      <w:r>
        <w:t xml:space="preserve">Recessions are unexpected (they are </w:t>
      </w:r>
      <w:ins w:id="142" w:author="Christopher Karlsten" w:date="2022-10-17T14:33:00Z">
        <w:r w:rsidR="008D5B33">
          <w:t>“</w:t>
        </w:r>
      </w:ins>
      <w:commentRangeStart w:id="143"/>
      <w:del w:id="144" w:author="Christopher Karlsten" w:date="2022-10-17T14:33:00Z">
        <w:r w:rsidDel="008D5B33">
          <w:delText>‘</w:delText>
        </w:r>
      </w:del>
      <w:r>
        <w:t>MIT shocks</w:t>
      </w:r>
      <w:commentRangeEnd w:id="143"/>
      <w:r w:rsidR="008D5B33">
        <w:rPr>
          <w:rStyle w:val="CommentReference"/>
        </w:rPr>
        <w:commentReference w:id="143"/>
      </w:r>
      <w:ins w:id="145" w:author="Christopher Karlsten" w:date="2022-10-17T14:33:00Z">
        <w:r w:rsidR="008D5B33">
          <w:t>”</w:t>
        </w:r>
      </w:ins>
      <w:del w:id="146" w:author="Christopher Karlsten" w:date="2022-10-17T14:33:00Z">
        <w:r w:rsidDel="008D5B33">
          <w:delText>’</w:delText>
        </w:r>
      </w:del>
      <w:r>
        <w:t xml:space="preserve">) and double the unemployment rate and the average length of unemployment spells. The end of the recession occurs as a Bernoulli process calibrated for an average recession length of six quarters, leading to a return of the unemployment rate to normal levels over time. When the multiplier is active, any reduction in aggregate consumption below its steady-state level directly reduces </w:t>
      </w:r>
      <w:r>
        <w:lastRenderedPageBreak/>
        <w:t>aggregate productivity and thus labor income. Hence, any policy stimulating consumption will also boost incomes through this aggregate demand multiplier channel. Our results are intuitive.</w:t>
      </w:r>
    </w:p>
    <w:p w14:paraId="1DFE783A" w14:textId="33D25E76" w:rsidR="006719BC" w:rsidRDefault="001B5807">
      <w:pPr>
        <w:spacing w:after="13" w:line="248" w:lineRule="auto"/>
        <w:ind w:right="0"/>
        <w:jc w:val="right"/>
      </w:pPr>
      <w:r>
        <w:t>In the economy with no recession multiplier, the benefit of a sustained wage</w:t>
      </w:r>
      <w:ins w:id="147" w:author="Christopher Karlsten [2]" w:date="2022-11-03T15:50:00Z">
        <w:r w:rsidR="00C96A5B">
          <w:t xml:space="preserve"> </w:t>
        </w:r>
      </w:ins>
      <w:del w:id="148" w:author="Christopher Karlsten [2]" w:date="2022-11-03T15:50:00Z">
        <w:r w:rsidDel="00C96A5B">
          <w:delText>-</w:delText>
        </w:r>
      </w:del>
      <w:r>
        <w:t>tax cut is small. One reason there is any benefit at all, even for people who have not experienced an unemployment spell, is that the heightened risk of unemployment during a recession increases the marginal value of current income because it helps them build extra precautionary reserves to buffer against the extra risk. A second benefit is that, by the time a person does become unemployed, the temporary tax reduction will have allowed them to accumulate a larger buffer to sustain them during unemployment. Finally, in a recession</w:t>
      </w:r>
      <w:ins w:id="149" w:author="Christopher Karlsten" w:date="2022-10-17T14:42:00Z">
        <w:r w:rsidR="00EE668E">
          <w:t>,</w:t>
        </w:r>
      </w:ins>
      <w:r>
        <w:t xml:space="preserve"> there are more people who will have experienced a spell of unemployment, and the larger population of beneficiaries means that the consequences of the prior mechanism will be greater. But, quantitatively, </w:t>
      </w:r>
      <w:proofErr w:type="gramStart"/>
      <w:r>
        <w:t>all of</w:t>
      </w:r>
      <w:proofErr w:type="gramEnd"/>
      <w:r>
        <w:t xml:space="preserve"> these effects are small.</w:t>
      </w:r>
    </w:p>
    <w:p w14:paraId="4656FFEB" w14:textId="1B18DFEF" w:rsidR="006719BC" w:rsidRDefault="001B5807">
      <w:pPr>
        <w:ind w:right="0" w:firstLine="234"/>
      </w:pPr>
      <w:r>
        <w:t>When a multiplier exists</w:t>
      </w:r>
      <w:ins w:id="150" w:author="Christopher Karlsten" w:date="2022-10-17T14:48:00Z">
        <w:r w:rsidR="002B7098">
          <w:t>,</w:t>
        </w:r>
      </w:ins>
      <w:r>
        <w:t xml:space="preserve"> the tax cut has more benefits, especially if the recession continues long enough that most of the spending induced by the tax cut happens while the economy is still in recession (and the multiplier still is in force). The typical recession, however, ends long before our “sustained” wage</w:t>
      </w:r>
      <w:ins w:id="151" w:author="Christopher Karlsten [2]" w:date="2022-11-03T15:49:00Z">
        <w:r w:rsidR="00C96A5B">
          <w:t xml:space="preserve"> </w:t>
        </w:r>
      </w:ins>
      <w:del w:id="152" w:author="Christopher Karlsten [2]" w:date="2022-11-03T15:49:00Z">
        <w:r w:rsidDel="00C96A5B">
          <w:delText>-</w:delText>
        </w:r>
      </w:del>
      <w:r>
        <w:t>tax cut is reversed</w:t>
      </w:r>
      <w:ins w:id="153" w:author="Christopher Karlsten" w:date="2022-10-17T14:48:00Z">
        <w:r w:rsidR="002B7098">
          <w:t>—</w:t>
        </w:r>
      </w:ins>
      <w:del w:id="154" w:author="Christopher Karlsten" w:date="2022-10-17T14:48:00Z">
        <w:r w:rsidDel="002B7098">
          <w:delText xml:space="preserve">, </w:delText>
        </w:r>
      </w:del>
      <w:r>
        <w:t>and even longer before lower-MPC consumers have spent down most of their extra after-tax income. Accordingly, even in an economy with a multiplier that is powerful during recessions, much of the wage</w:t>
      </w:r>
      <w:del w:id="155" w:author="Christopher Karlsten [2]" w:date="2022-11-03T15:50:00Z">
        <w:r w:rsidDel="00C96A5B">
          <w:delText>-</w:delText>
        </w:r>
      </w:del>
      <w:ins w:id="156" w:author="Christopher Karlsten [2]" w:date="2022-11-03T15:50:00Z">
        <w:r w:rsidR="00C96A5B">
          <w:t xml:space="preserve"> </w:t>
        </w:r>
      </w:ins>
      <w:r>
        <w:t>tax cut’s effect on consumption occurs when any multiplier that might have existed in a recession is no longer operative.</w:t>
      </w:r>
    </w:p>
    <w:p w14:paraId="12A4B2B7" w14:textId="25957E3F" w:rsidR="006719BC" w:rsidRDefault="001B5807">
      <w:pPr>
        <w:ind w:right="0" w:firstLine="234"/>
      </w:pPr>
      <w:r>
        <w:t>Even leaving aside any multiplier effects, the stimulus checks have more value than the wage tax cut, because at least a portion of such checks go to people who are unemployed and therefore have both high MPC</w:t>
      </w:r>
      <w:del w:id="157" w:author="Christopher Karlsten" w:date="2022-10-17T14:50:00Z">
        <w:r w:rsidDel="00D82505">
          <w:delText>’</w:delText>
        </w:r>
      </w:del>
      <w:r>
        <w:t>s and high marginal utilities (while wage tax cuts</w:t>
      </w:r>
      <w:ins w:id="158" w:author="Christopher Karlsten" w:date="2022-10-17T14:51:00Z">
        <w:r w:rsidR="00D82505">
          <w:t>,</w:t>
        </w:r>
      </w:ins>
      <w:r>
        <w:t xml:space="preserve"> by definition</w:t>
      </w:r>
      <w:ins w:id="159" w:author="Christopher Karlsten" w:date="2022-10-17T14:51:00Z">
        <w:r w:rsidR="00D82505">
          <w:t>,</w:t>
        </w:r>
      </w:ins>
      <w:r>
        <w:t xml:space="preserve"> go only to persons who are employed and earning wages). </w:t>
      </w:r>
      <w:r>
        <w:rPr>
          <w:color w:val="FF0000"/>
        </w:rPr>
        <w:t xml:space="preserve">The greatest </w:t>
      </w:r>
      <w:ins w:id="160" w:author="Christopher Karlsten" w:date="2022-10-17T15:01:00Z">
        <w:r w:rsidR="009C54CA">
          <w:rPr>
            <w:color w:val="FF0000"/>
          </w:rPr>
          <w:t>“</w:t>
        </w:r>
      </w:ins>
      <w:del w:id="161" w:author="Christopher Karlsten" w:date="2022-10-17T15:01:00Z">
        <w:r w:rsidDel="009C54CA">
          <w:rPr>
            <w:color w:val="FF0000"/>
          </w:rPr>
          <w:delText>‘</w:delText>
        </w:r>
      </w:del>
      <w:r>
        <w:rPr>
          <w:color w:val="FF0000"/>
        </w:rPr>
        <w:t>bang</w:t>
      </w:r>
      <w:ins w:id="162" w:author="Christopher Karlsten" w:date="2022-10-17T15:01:00Z">
        <w:r w:rsidR="009C54CA">
          <w:rPr>
            <w:color w:val="FF0000"/>
          </w:rPr>
          <w:t xml:space="preserve"> </w:t>
        </w:r>
      </w:ins>
      <w:del w:id="163" w:author="Christopher Karlsten" w:date="2022-10-17T15:01:00Z">
        <w:r w:rsidDel="009C54CA">
          <w:rPr>
            <w:color w:val="FF0000"/>
          </w:rPr>
          <w:delText>-</w:delText>
        </w:r>
      </w:del>
      <w:r>
        <w:rPr>
          <w:color w:val="FF0000"/>
        </w:rPr>
        <w:t>for</w:t>
      </w:r>
      <w:ins w:id="164" w:author="Christopher Karlsten" w:date="2022-10-17T15:01:00Z">
        <w:r w:rsidR="009C54CA">
          <w:rPr>
            <w:color w:val="FF0000"/>
          </w:rPr>
          <w:t xml:space="preserve"> </w:t>
        </w:r>
      </w:ins>
      <w:del w:id="165" w:author="Christopher Karlsten" w:date="2022-10-17T15:01:00Z">
        <w:r w:rsidDel="009C54CA">
          <w:rPr>
            <w:color w:val="FF0000"/>
          </w:rPr>
          <w:delText>-</w:delText>
        </w:r>
      </w:del>
      <w:r>
        <w:rPr>
          <w:color w:val="FF0000"/>
        </w:rPr>
        <w:t>the</w:t>
      </w:r>
      <w:ins w:id="166" w:author="Christopher Karlsten" w:date="2022-10-17T15:01:00Z">
        <w:r w:rsidR="009C54CA">
          <w:rPr>
            <w:color w:val="FF0000"/>
          </w:rPr>
          <w:t xml:space="preserve"> </w:t>
        </w:r>
      </w:ins>
      <w:del w:id="167" w:author="Christopher Karlsten" w:date="2022-10-17T15:01:00Z">
        <w:r w:rsidDel="009C54CA">
          <w:rPr>
            <w:color w:val="FF0000"/>
          </w:rPr>
          <w:delText>-</w:delText>
        </w:r>
      </w:del>
      <w:r>
        <w:rPr>
          <w:color w:val="FF0000"/>
        </w:rPr>
        <w:t>buck</w:t>
      </w:r>
      <w:del w:id="168" w:author="Christopher Karlsten" w:date="2022-10-17T15:01:00Z">
        <w:r w:rsidDel="009C54CA">
          <w:rPr>
            <w:color w:val="FF0000"/>
          </w:rPr>
          <w:delText>’</w:delText>
        </w:r>
      </w:del>
      <w:ins w:id="169" w:author="Christopher Karlsten" w:date="2022-10-17T15:01:00Z">
        <w:r w:rsidR="009C54CA">
          <w:rPr>
            <w:color w:val="FF0000"/>
          </w:rPr>
          <w:t>”</w:t>
        </w:r>
      </w:ins>
      <w:r>
        <w:rPr>
          <w:color w:val="FF0000"/>
        </w:rPr>
        <w:t xml:space="preserve"> in terms of (unmultiplied) spending comes from the UI insurance extension, because almost </w:t>
      </w:r>
      <w:proofErr w:type="gramStart"/>
      <w:r>
        <w:rPr>
          <w:i/>
          <w:color w:val="FF0000"/>
        </w:rPr>
        <w:t xml:space="preserve">all </w:t>
      </w:r>
      <w:r>
        <w:rPr>
          <w:color w:val="FF0000"/>
        </w:rPr>
        <w:t>of</w:t>
      </w:r>
      <w:proofErr w:type="gramEnd"/>
      <w:r>
        <w:rPr>
          <w:color w:val="FF0000"/>
        </w:rPr>
        <w:t xml:space="preserve"> the recipients are in circumstances in which they have a high MPC and a high marginal utility.</w:t>
      </w:r>
    </w:p>
    <w:p w14:paraId="5368CFE0" w14:textId="337270EE" w:rsidR="006719BC" w:rsidRDefault="001B5807">
      <w:pPr>
        <w:ind w:right="0" w:firstLine="234"/>
      </w:pPr>
      <w:r>
        <w:t xml:space="preserve">And, in contrast to the wage-tax cut, both the UI extension and the stimulus checks concentrate most of the marginal increment to consumption at times when the multiplier (if it exists) is still powerful. A disadvantage of the UI extension, in terms of </w:t>
      </w:r>
      <w:ins w:id="170" w:author="Christopher Karlsten" w:date="2022-10-17T15:03:00Z">
        <w:r w:rsidR="009C54CA">
          <w:t>“</w:t>
        </w:r>
      </w:ins>
      <w:del w:id="171" w:author="Christopher Karlsten" w:date="2022-10-17T15:02:00Z">
        <w:r w:rsidDel="009C54CA">
          <w:delText>‘</w:delText>
        </w:r>
      </w:del>
      <w:r>
        <w:t>multiplied bang for the buck,</w:t>
      </w:r>
      <w:del w:id="172" w:author="Christopher Karlsten" w:date="2022-10-17T15:03:00Z">
        <w:r w:rsidDel="009C54CA">
          <w:delText>’</w:delText>
        </w:r>
      </w:del>
      <w:ins w:id="173" w:author="Christopher Karlsten" w:date="2022-10-17T15:03:00Z">
        <w:r w:rsidR="009C54CA">
          <w:t>”</w:t>
        </w:r>
      </w:ins>
      <w:r>
        <w:t xml:space="preserve"> is that more of any extended UI payouts are likely to occur after the recession is over (when</w:t>
      </w:r>
      <w:ins w:id="174" w:author="Christopher Karlsten" w:date="2022-10-17T15:03:00Z">
        <w:r w:rsidR="009C54CA">
          <w:t>,</w:t>
        </w:r>
      </w:ins>
      <w:r>
        <w:t xml:space="preserve"> by assumption</w:t>
      </w:r>
      <w:ins w:id="175" w:author="Christopher Karlsten" w:date="2022-10-17T15:03:00Z">
        <w:r w:rsidR="009C54CA">
          <w:t>,</w:t>
        </w:r>
      </w:ins>
      <w:r>
        <w:t xml:space="preserve"> there is no multiplication). Countering this </w:t>
      </w:r>
      <w:commentRangeStart w:id="176"/>
      <w:ins w:id="177" w:author="Christopher Karlsten" w:date="2022-10-17T15:03:00Z">
        <w:r w:rsidR="009C54CA">
          <w:t>disadvantage</w:t>
        </w:r>
      </w:ins>
      <w:commentRangeEnd w:id="176"/>
      <w:ins w:id="178" w:author="Christopher Karlsten" w:date="2022-10-17T15:04:00Z">
        <w:r w:rsidR="009C54CA">
          <w:rPr>
            <w:rStyle w:val="CommentReference"/>
          </w:rPr>
          <w:commentReference w:id="176"/>
        </w:r>
      </w:ins>
      <w:ins w:id="179" w:author="Christopher Karlsten" w:date="2022-10-17T15:03:00Z">
        <w:r w:rsidR="009C54CA">
          <w:t xml:space="preserve"> </w:t>
        </w:r>
      </w:ins>
      <w:r>
        <w:t>is the fact that the MPC of UI recipients is higher than that of stimulus check recipients; in the end, our model says that these two forces roughly balance each other</w:t>
      </w:r>
      <w:del w:id="180" w:author="Christopher Karlsten" w:date="2022-10-17T15:05:00Z">
        <w:r w:rsidDel="009C54CA">
          <w:delText>,</w:delText>
        </w:r>
      </w:del>
      <w:r>
        <w:t xml:space="preserve"> so that the </w:t>
      </w:r>
      <w:ins w:id="181" w:author="Christopher Karlsten" w:date="2022-10-17T15:05:00Z">
        <w:r w:rsidR="009C54CA">
          <w:t>“</w:t>
        </w:r>
      </w:ins>
      <w:del w:id="182" w:author="Christopher Karlsten" w:date="2022-10-17T15:05:00Z">
        <w:r w:rsidDel="009C54CA">
          <w:delText>‘</w:delText>
        </w:r>
      </w:del>
      <w:r>
        <w:t>multiplied bang for the buck</w:t>
      </w:r>
      <w:ins w:id="183" w:author="Christopher Karlsten" w:date="2022-10-17T15:05:00Z">
        <w:r w:rsidR="009C54CA">
          <w:t>”</w:t>
        </w:r>
      </w:ins>
      <w:del w:id="184" w:author="Christopher Karlsten" w:date="2022-10-17T15:05:00Z">
        <w:r w:rsidDel="009C54CA">
          <w:delText>’</w:delText>
        </w:r>
      </w:del>
      <w:r>
        <w:t xml:space="preserve"> of the two policies is similar. In the welfare</w:t>
      </w:r>
      <w:commentRangeStart w:id="185"/>
      <w:r>
        <w:t>/</w:t>
      </w:r>
      <w:commentRangeEnd w:id="185"/>
      <w:r w:rsidR="009C54CA">
        <w:rPr>
          <w:rStyle w:val="CommentReference"/>
        </w:rPr>
        <w:commentReference w:id="185"/>
      </w:r>
      <w:r>
        <w:t>utility metric, however, there is still considerable marginal value to UI recipients who receive their benefits after the recession is over (and no multiplier exists), so in the utility metric</w:t>
      </w:r>
      <w:ins w:id="186" w:author="Christopher Karlsten" w:date="2022-10-17T15:06:00Z">
        <w:r w:rsidR="009C54CA">
          <w:t>,</w:t>
        </w:r>
      </w:ins>
      <w:r>
        <w:t xml:space="preserve"> the relative value of UI benefits is increased </w:t>
      </w:r>
      <w:commentRangeStart w:id="187"/>
      <w:r>
        <w:t xml:space="preserve">compared </w:t>
      </w:r>
      <w:del w:id="188" w:author="Christopher Karlsten" w:date="2022-10-17T15:06:00Z">
        <w:r w:rsidDel="009C54CA">
          <w:delText xml:space="preserve">to </w:delText>
        </w:r>
      </w:del>
      <w:ins w:id="189" w:author="Christopher Karlsten" w:date="2022-10-17T15:06:00Z">
        <w:r w:rsidR="009C54CA">
          <w:t>with</w:t>
        </w:r>
      </w:ins>
      <w:commentRangeEnd w:id="187"/>
      <w:ins w:id="190" w:author="Christopher Karlsten" w:date="2022-10-17T15:09:00Z">
        <w:r w:rsidR="009C54CA">
          <w:rPr>
            <w:rStyle w:val="CommentReference"/>
          </w:rPr>
          <w:commentReference w:id="187"/>
        </w:r>
      </w:ins>
      <w:ins w:id="191" w:author="Christopher Karlsten" w:date="2022-10-17T15:06:00Z">
        <w:r w:rsidR="009C54CA">
          <w:t xml:space="preserve"> </w:t>
        </w:r>
      </w:ins>
      <w:r>
        <w:t>the policy of sending stimulus checks.</w:t>
      </w:r>
    </w:p>
    <w:p w14:paraId="76FBA375" w14:textId="35494E3F" w:rsidR="006719BC" w:rsidRDefault="001B5807">
      <w:pPr>
        <w:ind w:right="0" w:firstLine="234"/>
      </w:pPr>
      <w:r>
        <w:t xml:space="preserve">We conclude that extended UI benefits should be the first weapon employed from this arsenal, as </w:t>
      </w:r>
      <w:ins w:id="192" w:author="Christopher Karlsten" w:date="2022-10-17T15:12:00Z">
        <w:r w:rsidR="003734B6">
          <w:t xml:space="preserve">they </w:t>
        </w:r>
      </w:ins>
      <w:r>
        <w:t>hav</w:t>
      </w:r>
      <w:ins w:id="193" w:author="Christopher Karlsten" w:date="2022-10-17T15:12:00Z">
        <w:r w:rsidR="003734B6">
          <w:t>e</w:t>
        </w:r>
      </w:ins>
      <w:del w:id="194" w:author="Christopher Karlsten" w:date="2022-10-17T15:12:00Z">
        <w:r w:rsidDel="003734B6">
          <w:delText>ing</w:delText>
        </w:r>
      </w:del>
      <w:r>
        <w:t xml:space="preserve"> a greater welfare</w:t>
      </w:r>
      <w:commentRangeStart w:id="195"/>
      <w:r>
        <w:t>/</w:t>
      </w:r>
      <w:commentRangeEnd w:id="195"/>
      <w:r w:rsidR="003734B6">
        <w:rPr>
          <w:rStyle w:val="CommentReference"/>
        </w:rPr>
        <w:commentReference w:id="195"/>
      </w:r>
      <w:r>
        <w:t xml:space="preserve">utility benefit than stimulus checks and a similar </w:t>
      </w:r>
      <w:ins w:id="196" w:author="Christopher Karlsten" w:date="2022-10-17T15:10:00Z">
        <w:r w:rsidR="009C54CA">
          <w:t>“</w:t>
        </w:r>
      </w:ins>
      <w:del w:id="197" w:author="Christopher Karlsten" w:date="2022-10-17T15:10:00Z">
        <w:r w:rsidDel="009C54CA">
          <w:delText>‘</w:delText>
        </w:r>
      </w:del>
      <w:r>
        <w:t>multiplied bang for the buck.</w:t>
      </w:r>
      <w:del w:id="198" w:author="Christopher Karlsten" w:date="2022-10-17T15:10:00Z">
        <w:r w:rsidDel="009C54CA">
          <w:delText>’</w:delText>
        </w:r>
      </w:del>
      <w:ins w:id="199" w:author="Christopher Karlsten" w:date="2022-10-17T15:10:00Z">
        <w:r w:rsidR="009C54CA">
          <w:t>”</w:t>
        </w:r>
      </w:ins>
      <w:r>
        <w:t xml:space="preserve"> But a disadvantage is that the total amount of stimulus that </w:t>
      </w:r>
      <w:r>
        <w:lastRenderedPageBreak/>
        <w:t xml:space="preserve">can be accomplished with </w:t>
      </w:r>
      <w:ins w:id="200" w:author="Christopher Karlsten" w:date="2022-10-17T15:14:00Z">
        <w:r w:rsidR="003734B6">
          <w:t xml:space="preserve">the </w:t>
        </w:r>
      </w:ins>
      <w:r>
        <w:t xml:space="preserve">UI extension is constrained by the fact that only a limited number of people become unemployed. If more stimulation is called for than can be accomplished via </w:t>
      </w:r>
      <w:ins w:id="201" w:author="Christopher Karlsten" w:date="2022-10-17T15:14:00Z">
        <w:r w:rsidR="003734B6">
          <w:t xml:space="preserve">the </w:t>
        </w:r>
      </w:ins>
      <w:r>
        <w:t>UI extension, checks have the advantage that their effects scale almost linearly in the size of the stimulus. The wage tax cut is also</w:t>
      </w:r>
      <w:ins w:id="202" w:author="Christopher Karlsten" w:date="2022-10-17T15:15:00Z">
        <w:r w:rsidR="003734B6">
          <w:t>,</w:t>
        </w:r>
      </w:ins>
      <w:r>
        <w:t xml:space="preserve"> in principle</w:t>
      </w:r>
      <w:ins w:id="203" w:author="Christopher Karlsten" w:date="2022-10-17T15:15:00Z">
        <w:r w:rsidR="003734B6">
          <w:t>,</w:t>
        </w:r>
      </w:ins>
      <w:r>
        <w:t xml:space="preserve"> scalable, but its effects are smaller than those of checks because recipients have lower MPCs and marginal utility than check and UI recipients. In the real world, a tax cut is also likely the least flexible of the three tools: UI benefits can be further extended, </w:t>
      </w:r>
      <w:ins w:id="204" w:author="Christopher Karlsten" w:date="2022-10-17T15:16:00Z">
        <w:r w:rsidR="003734B6">
          <w:t xml:space="preserve">and </w:t>
        </w:r>
      </w:ins>
      <w:r>
        <w:t>multiple rounds of checks can be sent</w:t>
      </w:r>
      <w:ins w:id="205" w:author="Christopher Karlsten" w:date="2022-10-17T15:16:00Z">
        <w:r w:rsidR="003734B6">
          <w:t>,</w:t>
        </w:r>
      </w:ins>
      <w:del w:id="206" w:author="Christopher Karlsten" w:date="2022-10-17T15:16:00Z">
        <w:r w:rsidDel="003734B6">
          <w:delText>;</w:delText>
        </w:r>
      </w:del>
      <w:r>
        <w:t xml:space="preserve"> but multiple rounds of changes in wage tax rates would likely be administratively and politically more difficult.</w:t>
      </w:r>
    </w:p>
    <w:p w14:paraId="2EBAAC9A" w14:textId="6819F479" w:rsidR="006719BC" w:rsidRDefault="001B5807">
      <w:pPr>
        <w:spacing w:after="425"/>
        <w:ind w:right="0" w:firstLine="234"/>
      </w:pPr>
      <w:r>
        <w:t>The policies we analyze here are deliberately stylized</w:t>
      </w:r>
      <w:del w:id="207" w:author="Christopher Karlsten" w:date="2022-10-17T15:16:00Z">
        <w:r w:rsidDel="003734B6">
          <w:delText>,</w:delText>
        </w:r>
      </w:del>
      <w:r>
        <w:t xml:space="preserve"> and therefore may not match any </w:t>
      </w:r>
      <w:proofErr w:type="gramStart"/>
      <w:r>
        <w:t>particular policy</w:t>
      </w:r>
      <w:proofErr w:type="gramEnd"/>
      <w:r>
        <w:t xml:space="preserve"> actually implemented historically. But the tools we are using could be easily modified to evaluate </w:t>
      </w:r>
      <w:proofErr w:type="gramStart"/>
      <w:r>
        <w:t>a number of</w:t>
      </w:r>
      <w:proofErr w:type="gramEnd"/>
      <w:r>
        <w:t xml:space="preserve"> other policies. For example, in the </w:t>
      </w:r>
      <w:commentRangeStart w:id="208"/>
      <w:r>
        <w:t>COVID</w:t>
      </w:r>
      <w:ins w:id="209" w:author="Christopher Karlsten" w:date="2022-10-17T15:17:00Z">
        <w:r w:rsidR="003734B6">
          <w:t>-19</w:t>
        </w:r>
        <w:commentRangeEnd w:id="208"/>
        <w:r w:rsidR="003734B6">
          <w:rPr>
            <w:rStyle w:val="CommentReference"/>
          </w:rPr>
          <w:commentReference w:id="208"/>
        </w:r>
      </w:ins>
      <w:r>
        <w:t xml:space="preserve"> recession, not only was the duration of UI benefits extended, </w:t>
      </w:r>
      <w:ins w:id="210" w:author="Christopher Karlsten" w:date="2022-10-17T15:18:00Z">
        <w:r w:rsidR="003734B6">
          <w:t xml:space="preserve">but </w:t>
        </w:r>
      </w:ins>
      <w:r>
        <w:t xml:space="preserve">those benefits were </w:t>
      </w:r>
      <w:ins w:id="211" w:author="Christopher Karlsten" w:date="2022-10-17T15:18:00Z">
        <w:r w:rsidR="003734B6">
          <w:t xml:space="preserve">also </w:t>
        </w:r>
      </w:ins>
      <w:r>
        <w:t xml:space="preserve">supplemented by very substantial extra payments to every UI recipient. We did not calibrate the model to match this </w:t>
      </w:r>
      <w:proofErr w:type="gramStart"/>
      <w:r>
        <w:t>particular policy</w:t>
      </w:r>
      <w:proofErr w:type="gramEnd"/>
      <w:r>
        <w:t>, but the framework could easily accommodate such an analysis.</w:t>
      </w:r>
    </w:p>
    <w:p w14:paraId="4A7C5567" w14:textId="77777777" w:rsidR="006719BC" w:rsidRDefault="001B5807">
      <w:pPr>
        <w:pStyle w:val="Heading2"/>
        <w:ind w:left="571" w:hanging="586"/>
      </w:pPr>
      <w:bookmarkStart w:id="212" w:name="_Toc63027"/>
      <w:commentRangeStart w:id="213"/>
      <w:r>
        <w:t>Related literature</w:t>
      </w:r>
      <w:bookmarkEnd w:id="212"/>
      <w:commentRangeEnd w:id="213"/>
      <w:r w:rsidR="004807AE">
        <w:rPr>
          <w:rStyle w:val="CommentReference"/>
        </w:rPr>
        <w:commentReference w:id="213"/>
      </w:r>
    </w:p>
    <w:p w14:paraId="1EE538DF" w14:textId="51DA1A14" w:rsidR="006719BC" w:rsidRDefault="001B5807">
      <w:pPr>
        <w:ind w:left="20" w:right="0"/>
      </w:pPr>
      <w:r>
        <w:t xml:space="preserve">This paper is closely related to the empirical literature that aims to estimate the effect of transitory income shocks and stimulus payments. </w:t>
      </w:r>
      <w:proofErr w:type="gramStart"/>
      <w:r>
        <w:t>In particular, we</w:t>
      </w:r>
      <w:proofErr w:type="gramEnd"/>
      <w:r>
        <w:t xml:space="preserve"> focus on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w:t>
      </w:r>
      <w:ins w:id="214" w:author="Christopher Karlsten" w:date="2022-10-17T16:30:00Z">
        <w:r w:rsidR="00D04927">
          <w:t>,</w:t>
        </w:r>
      </w:ins>
      <w:r>
        <w:t xml:space="preserve"> who use Norwegian administrative panel data with siz</w:t>
      </w:r>
      <w:del w:id="215" w:author="Christopher Karlsten" w:date="2022-10-17T16:30:00Z">
        <w:r w:rsidDel="00D04927">
          <w:delText>e</w:delText>
        </w:r>
      </w:del>
      <w:r>
        <w:t xml:space="preserve">able lottery wins to estimate the </w:t>
      </w:r>
      <w:commentRangeStart w:id="216"/>
      <w:del w:id="217" w:author="Christopher Karlsten" w:date="2022-10-17T16:30:00Z">
        <w:r w:rsidDel="00D04927">
          <w:delText>marginal propensity to consume (</w:delText>
        </w:r>
      </w:del>
      <w:r>
        <w:t>MPC</w:t>
      </w:r>
      <w:commentRangeEnd w:id="216"/>
      <w:r w:rsidR="00D04927">
        <w:rPr>
          <w:rStyle w:val="CommentReference"/>
        </w:rPr>
        <w:commentReference w:id="216"/>
      </w:r>
      <w:del w:id="218" w:author="Christopher Karlsten" w:date="2022-10-17T16:30:00Z">
        <w:r w:rsidDel="00D04927">
          <w:delText>)</w:delText>
        </w:r>
      </w:del>
      <w:r>
        <w:t xml:space="preserve"> out of transitory income in the quarter it is obtained, as well as the pattern of expenditure in the following quarters. We take their estimates as an input and build a model that is consistent with the patterns they identify. The empirical literature that arose in the aftermath of the Great Recession in 2008 to evaluate the effect of stimulus payments made during the recession</w:t>
      </w:r>
      <w:del w:id="219" w:author="Christopher Karlsten" w:date="2022-10-17T16:36:00Z">
        <w:r w:rsidDel="00D04927">
          <w:delText>,</w:delText>
        </w:r>
      </w:del>
      <w:r>
        <w:t xml:space="preserve"> is also closely related. Important examples are </w:t>
      </w:r>
      <w:r>
        <w:rPr>
          <w:color w:val="19184C"/>
        </w:rPr>
        <w:t xml:space="preserve">Parker, </w:t>
      </w:r>
      <w:proofErr w:type="spellStart"/>
      <w:r>
        <w:rPr>
          <w:color w:val="19184C"/>
        </w:rPr>
        <w:t>Souleles</w:t>
      </w:r>
      <w:proofErr w:type="spellEnd"/>
      <w:r>
        <w:rPr>
          <w:color w:val="19184C"/>
        </w:rPr>
        <w:t xml:space="preserve">, Johnson, and McClelland </w:t>
      </w:r>
      <w:r>
        <w:t>(</w:t>
      </w:r>
      <w:r>
        <w:rPr>
          <w:color w:val="19184C"/>
        </w:rPr>
        <w:t>2013</w:t>
      </w:r>
      <w:r>
        <w:t xml:space="preserve">) and </w:t>
      </w:r>
      <w:proofErr w:type="spellStart"/>
      <w:r>
        <w:rPr>
          <w:color w:val="19184C"/>
        </w:rPr>
        <w:t>Broda</w:t>
      </w:r>
      <w:proofErr w:type="spellEnd"/>
      <w:r>
        <w:rPr>
          <w:color w:val="19184C"/>
        </w:rPr>
        <w:t xml:space="preserve"> and Parker </w:t>
      </w:r>
      <w:r>
        <w:t>(</w:t>
      </w:r>
      <w:r>
        <w:rPr>
          <w:color w:val="19184C"/>
        </w:rPr>
        <w:t>2014</w:t>
      </w:r>
      <w:r>
        <w:t xml:space="preserve">). </w:t>
      </w:r>
      <w:proofErr w:type="gramStart"/>
      <w:r>
        <w:t>Both of these</w:t>
      </w:r>
      <w:proofErr w:type="gramEnd"/>
      <w:r>
        <w:t xml:space="preserve"> papers exploit the effectively random timing of the distribution of the payments and identify a substantial consumption response. In our model, consumers do not adjust their labor supply in response to the stimulus policies, which is broadly consistent with the empirical findings in </w:t>
      </w:r>
      <w:r>
        <w:rPr>
          <w:color w:val="19184C"/>
        </w:rPr>
        <w:t xml:space="preserve">Ganong, Greig, Noel, Sullivan, and </w:t>
      </w:r>
      <w:proofErr w:type="spellStart"/>
      <w:r>
        <w:rPr>
          <w:color w:val="19184C"/>
        </w:rPr>
        <w:t>Vavra</w:t>
      </w:r>
      <w:proofErr w:type="spellEnd"/>
      <w:r>
        <w:rPr>
          <w:color w:val="19184C"/>
        </w:rPr>
        <w:t xml:space="preserve"> </w:t>
      </w:r>
      <w:r>
        <w:t>(</w:t>
      </w:r>
      <w:r>
        <w:rPr>
          <w:color w:val="19184C"/>
        </w:rPr>
        <w:t>2022</w:t>
      </w:r>
      <w:r>
        <w:t>). All these results indicate a substantial MPC that is difficult to reconcile with representative agent models that tend to imply that transitory income shocks are mostly smoothed.</w:t>
      </w:r>
    </w:p>
    <w:p w14:paraId="5AC37E6E" w14:textId="2F3EBBCA" w:rsidR="006719BC" w:rsidRDefault="001B5807">
      <w:pPr>
        <w:ind w:right="0" w:firstLine="234"/>
      </w:pPr>
      <w:r>
        <w:t>Thus</w:t>
      </w:r>
      <w:ins w:id="220" w:author="Christopher Karlsten" w:date="2022-10-17T16:42:00Z">
        <w:r w:rsidR="000F2B7A">
          <w:t>,</w:t>
        </w:r>
      </w:ins>
      <w:r>
        <w:t xml:space="preserve"> the paper also relates to the literature presenting models with </w:t>
      </w:r>
      <w:commentRangeStart w:id="221"/>
      <w:del w:id="222" w:author="Christopher Karlsten" w:date="2022-10-17T16:45:00Z">
        <w:r w:rsidDel="000F2B7A">
          <w:delText>hetergeneous agents</w:delText>
        </w:r>
      </w:del>
      <w:ins w:id="223" w:author="Christopher Karlsten" w:date="2022-10-17T16:45:00Z">
        <w:r w:rsidR="000F2B7A">
          <w:t>HAs</w:t>
        </w:r>
        <w:commentRangeEnd w:id="221"/>
        <w:r w:rsidR="000F2B7A">
          <w:rPr>
            <w:rStyle w:val="CommentReference"/>
          </w:rPr>
          <w:commentReference w:id="221"/>
        </w:r>
      </w:ins>
      <w:r>
        <w:t xml:space="preserve"> (</w:t>
      </w:r>
      <w:ins w:id="224" w:author="Christopher Karlsten" w:date="2022-10-17T16:47:00Z">
        <w:r w:rsidR="000F2B7A">
          <w:t>“</w:t>
        </w:r>
      </w:ins>
      <w:del w:id="225" w:author="Christopher Karlsten" w:date="2022-10-17T16:47:00Z">
        <w:r w:rsidDel="000F2B7A">
          <w:delText>‘</w:delText>
        </w:r>
      </w:del>
      <w:r>
        <w:t>HA models</w:t>
      </w:r>
      <w:ins w:id="226" w:author="Christopher Karlsten" w:date="2022-10-17T16:47:00Z">
        <w:r w:rsidR="000F2B7A">
          <w:t>”</w:t>
        </w:r>
      </w:ins>
      <w:del w:id="227" w:author="Christopher Karlsten" w:date="2022-10-17T16:47:00Z">
        <w:r w:rsidDel="000F2B7A">
          <w:delText>’</w:delText>
        </w:r>
      </w:del>
      <w:r>
        <w:t>) that are built to be consistent with the evidence from micro</w:t>
      </w:r>
      <w:del w:id="228" w:author="Christopher Karlsten" w:date="2022-10-17T16:44:00Z">
        <w:r w:rsidDel="000F2B7A">
          <w:delText xml:space="preserve"> </w:delText>
        </w:r>
      </w:del>
      <w:r>
        <w:t xml:space="preserve">data discussed </w:t>
      </w:r>
      <w:commentRangeStart w:id="229"/>
      <w:del w:id="230" w:author="Christopher Karlsten" w:date="2022-10-17T16:44:00Z">
        <w:r w:rsidDel="000F2B7A">
          <w:delText>above</w:delText>
        </w:r>
      </w:del>
      <w:ins w:id="231" w:author="Christopher Karlsten" w:date="2022-10-17T16:44:00Z">
        <w:r w:rsidR="000F2B7A">
          <w:t>earlier</w:t>
        </w:r>
      </w:ins>
      <w:commentRangeEnd w:id="229"/>
      <w:r w:rsidR="0045571A">
        <w:rPr>
          <w:rStyle w:val="CommentReference"/>
        </w:rPr>
        <w:commentReference w:id="229"/>
      </w:r>
      <w:r>
        <w:t xml:space="preserve">. A key example is </w:t>
      </w:r>
      <w:r>
        <w:rPr>
          <w:color w:val="19184C"/>
        </w:rPr>
        <w:t xml:space="preserve">Kaplan and </w:t>
      </w:r>
      <w:proofErr w:type="spellStart"/>
      <w:r>
        <w:rPr>
          <w:color w:val="19184C"/>
        </w:rPr>
        <w:t>Violante</w:t>
      </w:r>
      <w:proofErr w:type="spellEnd"/>
      <w:r>
        <w:rPr>
          <w:color w:val="19184C"/>
        </w:rPr>
        <w:t xml:space="preserve"> </w:t>
      </w:r>
      <w:r>
        <w:t>(</w:t>
      </w:r>
      <w:r>
        <w:rPr>
          <w:color w:val="19184C"/>
        </w:rPr>
        <w:t>2014</w:t>
      </w:r>
      <w:r>
        <w:t>)</w:t>
      </w:r>
      <w:ins w:id="232" w:author="Christopher Karlsten" w:date="2022-10-17T16:48:00Z">
        <w:r w:rsidR="000F2B7A">
          <w:t>,</w:t>
        </w:r>
      </w:ins>
      <w:r>
        <w:t xml:space="preserve"> who build a model where agents save in both liquid and illiquid assets. In their model</w:t>
      </w:r>
      <w:ins w:id="233" w:author="Christopher Karlsten" w:date="2022-10-17T16:48:00Z">
        <w:r w:rsidR="000F2B7A">
          <w:t>,</w:t>
        </w:r>
      </w:ins>
      <w:r>
        <w:t xml:space="preserve"> they obtain a substantial consumption response to a stimulus payment, since MPCs are high both for constrained, low-wealth households and for households with substantial net worth that is mainly invested in the illiquid asset (the “wealthy hand-to-mouth”). </w:t>
      </w:r>
      <w:r>
        <w:rPr>
          <w:color w:val="19184C"/>
        </w:rPr>
        <w:t xml:space="preserve">Carroll, Crawley, </w:t>
      </w:r>
      <w:proofErr w:type="spellStart"/>
      <w:r>
        <w:rPr>
          <w:color w:val="19184C"/>
        </w:rPr>
        <w:t>Slacalek</w:t>
      </w:r>
      <w:proofErr w:type="spellEnd"/>
      <w:r>
        <w:rPr>
          <w:color w:val="19184C"/>
        </w:rPr>
        <w:t xml:space="preserve">, and White </w:t>
      </w:r>
      <w:r>
        <w:lastRenderedPageBreak/>
        <w:t>(</w:t>
      </w:r>
      <w:r>
        <w:rPr>
          <w:color w:val="19184C"/>
        </w:rPr>
        <w:t>2020</w:t>
      </w:r>
      <w:r>
        <w:t xml:space="preserve">) present an HA model that is similar in many respects to the one we study. Their focus is on predicting the consumption response to the 2020 U.S. </w:t>
      </w:r>
      <w:del w:id="234" w:author="Christopher Karlsten" w:date="2022-10-17T16:56:00Z">
        <w:r w:rsidDel="00E5701E">
          <w:delText>‘</w:delText>
        </w:r>
      </w:del>
      <w:r>
        <w:t>CARES</w:t>
      </w:r>
      <w:del w:id="235" w:author="Christopher Karlsten" w:date="2022-10-17T16:56:00Z">
        <w:r w:rsidDel="00E5701E">
          <w:delText>’</w:delText>
        </w:r>
      </w:del>
      <w:r>
        <w:t xml:space="preserve"> </w:t>
      </w:r>
      <w:del w:id="236" w:author="Christopher Karlsten" w:date="2022-10-17T16:56:00Z">
        <w:r w:rsidDel="00E5701E">
          <w:delText>a</w:delText>
        </w:r>
      </w:del>
      <w:ins w:id="237" w:author="Christopher Karlsten" w:date="2022-10-17T16:57:00Z">
        <w:r w:rsidR="00E5701E">
          <w:t>A</w:t>
        </w:r>
      </w:ins>
      <w:r>
        <w:t xml:space="preserve">ct, a policy implemented in the spring of </w:t>
      </w:r>
      <w:del w:id="238" w:author="Christopher Karlsten [2]" w:date="2022-11-03T16:27:00Z">
        <w:r w:rsidDel="0033748F">
          <w:delText>2020</w:delText>
        </w:r>
      </w:del>
      <w:ins w:id="239" w:author="Christopher Karlsten" w:date="2022-10-17T16:58:00Z">
        <w:r w:rsidR="00E5701E">
          <w:t>that year</w:t>
        </w:r>
      </w:ins>
      <w:r>
        <w:t xml:space="preserve"> when a lockdown was in place to limit the spread of the coronavirus. The policy contains both an extension of unemployment benefits and a stimulus check. However, neither of these papers attempts to evaluate and rank different stimulus policies implemented in “normal” recessions</w:t>
      </w:r>
      <w:ins w:id="240" w:author="Christopher Karlsten" w:date="2022-10-17T17:00:00Z">
        <w:r w:rsidR="007E057B">
          <w:t>,</w:t>
        </w:r>
      </w:ins>
      <w:r>
        <w:t xml:space="preserve"> as we do in this paper.</w:t>
      </w:r>
    </w:p>
    <w:p w14:paraId="18D61D60" w14:textId="4D533642" w:rsidR="006719BC" w:rsidRDefault="001B5807">
      <w:pPr>
        <w:ind w:right="0" w:firstLine="234"/>
      </w:pPr>
      <w:r>
        <w:t xml:space="preserve">In more recent work, </w:t>
      </w:r>
      <w:r>
        <w:rPr>
          <w:color w:val="19184C"/>
        </w:rPr>
        <w:t xml:space="preserve">Kaplan and </w:t>
      </w:r>
      <w:proofErr w:type="spellStart"/>
      <w:r>
        <w:rPr>
          <w:color w:val="19184C"/>
        </w:rPr>
        <w:t>Violante</w:t>
      </w:r>
      <w:proofErr w:type="spellEnd"/>
      <w:r>
        <w:rPr>
          <w:color w:val="19184C"/>
        </w:rPr>
        <w:t xml:space="preserve"> </w:t>
      </w:r>
      <w:r>
        <w:t>(</w:t>
      </w:r>
      <w:r>
        <w:rPr>
          <w:color w:val="19184C"/>
        </w:rPr>
        <w:t>2022</w:t>
      </w:r>
      <w:r>
        <w:t xml:space="preserve">) discuss different mechanisms used in HA models to obtain a high MPC and the tension between that </w:t>
      </w:r>
      <w:commentRangeStart w:id="241"/>
      <w:ins w:id="242" w:author="Christopher Karlsten" w:date="2022-10-17T17:03:00Z">
        <w:r w:rsidR="007E057B">
          <w:t>work</w:t>
        </w:r>
        <w:commentRangeEnd w:id="241"/>
        <w:r w:rsidR="007E057B">
          <w:rPr>
            <w:rStyle w:val="CommentReference"/>
          </w:rPr>
          <w:commentReference w:id="241"/>
        </w:r>
        <w:r w:rsidR="007E057B">
          <w:t xml:space="preserve"> </w:t>
        </w:r>
      </w:ins>
      <w:r>
        <w:t>and fitting the wealth distribution. We use one of these mechanisms, ex</w:t>
      </w:r>
      <w:ins w:id="243" w:author="Christopher Karlsten" w:date="2022-10-17T17:04:00Z">
        <w:r w:rsidR="007E057B">
          <w:t xml:space="preserve"> </w:t>
        </w:r>
      </w:ins>
      <w:del w:id="244" w:author="Christopher Karlsten" w:date="2022-10-17T17:04:00Z">
        <w:r w:rsidDel="007E057B">
          <w:delText>-</w:delText>
        </w:r>
      </w:del>
      <w:r>
        <w:t xml:space="preserve">ante heterogeneity in discount factors, but also extend the model to include </w:t>
      </w:r>
      <w:commentRangeStart w:id="245"/>
      <w:del w:id="246" w:author="Christopher Karlsten" w:date="2022-10-17T17:05:00Z">
        <w:r w:rsidDel="007E057B">
          <w:delText>’</w:delText>
        </w:r>
      </w:del>
      <w:r>
        <w:t>splurge</w:t>
      </w:r>
      <w:commentRangeEnd w:id="245"/>
      <w:r w:rsidR="0033748F">
        <w:rPr>
          <w:rStyle w:val="CommentReference"/>
        </w:rPr>
        <w:commentReference w:id="245"/>
      </w:r>
      <w:del w:id="247" w:author="Christopher Karlsten" w:date="2022-10-17T17:05:00Z">
        <w:r w:rsidDel="007E057B">
          <w:delText>’</w:delText>
        </w:r>
      </w:del>
      <w:r>
        <w:t xml:space="preserve"> consumption. We obtain a model that delivers both high average MPCs and a distribution of liquid wealth consistent with the data. Therefore, our model does not suffer from what </w:t>
      </w:r>
      <w:ins w:id="248" w:author="Christopher Karlsten" w:date="2022-10-17T17:07:00Z">
        <w:r w:rsidR="007E057B">
          <w:rPr>
            <w:color w:val="19184C"/>
          </w:rPr>
          <w:t xml:space="preserve">Kaplan and </w:t>
        </w:r>
        <w:proofErr w:type="spellStart"/>
        <w:r w:rsidR="007E057B">
          <w:rPr>
            <w:color w:val="19184C"/>
          </w:rPr>
          <w:t>Violante</w:t>
        </w:r>
        <w:proofErr w:type="spellEnd"/>
        <w:r w:rsidR="007E057B">
          <w:rPr>
            <w:color w:val="19184C"/>
          </w:rPr>
          <w:t xml:space="preserve"> </w:t>
        </w:r>
        <w:r w:rsidR="007E057B">
          <w:t>(</w:t>
        </w:r>
        <w:r w:rsidR="007E057B">
          <w:rPr>
            <w:color w:val="19184C"/>
          </w:rPr>
          <w:t>2022</w:t>
        </w:r>
        <w:r w:rsidR="007E057B">
          <w:t>)</w:t>
        </w:r>
      </w:ins>
      <w:del w:id="249" w:author="Christopher Karlsten" w:date="2022-10-17T17:07:00Z">
        <w:r w:rsidDel="007E057B">
          <w:delText>they</w:delText>
        </w:r>
      </w:del>
      <w:r>
        <w:t xml:space="preserve"> refer to as the </w:t>
      </w:r>
      <w:ins w:id="250" w:author="Christopher Karlsten" w:date="2022-10-17T17:05:00Z">
        <w:r w:rsidR="007E057B">
          <w:t>“</w:t>
        </w:r>
      </w:ins>
      <w:del w:id="251" w:author="Christopher Karlsten" w:date="2022-10-17T17:05:00Z">
        <w:r w:rsidDel="007E057B">
          <w:delText>‘</w:delText>
        </w:r>
      </w:del>
      <w:r>
        <w:t>missing middle</w:t>
      </w:r>
      <w:del w:id="252" w:author="Christopher Karlsten" w:date="2022-10-17T17:05:00Z">
        <w:r w:rsidDel="007E057B">
          <w:delText>’</w:delText>
        </w:r>
      </w:del>
      <w:ins w:id="253" w:author="Christopher Karlsten" w:date="2022-10-17T17:05:00Z">
        <w:r w:rsidR="007E057B">
          <w:t>”</w:t>
        </w:r>
      </w:ins>
      <w:r>
        <w:t xml:space="preserve"> problem. In addition, we </w:t>
      </w:r>
      <w:del w:id="254" w:author="Christopher Karlsten" w:date="2022-10-17T17:06:00Z">
        <w:r w:rsidDel="007E057B">
          <w:delText xml:space="preserve">not only </w:delText>
        </w:r>
      </w:del>
      <w:r>
        <w:t xml:space="preserve">focus </w:t>
      </w:r>
      <w:ins w:id="255" w:author="Christopher Karlsten" w:date="2022-10-17T17:06:00Z">
        <w:r w:rsidR="007E057B">
          <w:t xml:space="preserve">not only </w:t>
        </w:r>
      </w:ins>
      <w:r>
        <w:t>on the initial MPC, but also on the propensity to spend out a windfall for several quarters after it is obtained.</w:t>
      </w:r>
    </w:p>
    <w:p w14:paraId="6931B66D" w14:textId="70D3F021" w:rsidR="006719BC" w:rsidRDefault="001B5807">
      <w:pPr>
        <w:ind w:right="0" w:firstLine="234"/>
      </w:pPr>
      <w:r>
        <w:t>One of the criteria we use to rank policies is the fiscal multiplier, and our paper therefore relates to the vast literature discussing the size of the multiplier. Our focus is on policies implemented in the aftermath of the Great Recession, a period when monetary policy was essentially fixed at the zero lower bound</w:t>
      </w:r>
      <w:ins w:id="256" w:author="Christopher Karlsten" w:date="2022-10-17T17:13:00Z">
        <w:r w:rsidR="00BB2ACD">
          <w:t xml:space="preserve"> (ZLB)</w:t>
        </w:r>
      </w:ins>
      <w:r>
        <w:t xml:space="preserve">. We therefore do not consider alternative monetary policy responses to the policies we evaluate, and our work thus relates to papers such as </w:t>
      </w:r>
      <w:proofErr w:type="spellStart"/>
      <w:r>
        <w:rPr>
          <w:color w:val="19184C"/>
        </w:rPr>
        <w:t>Christiano</w:t>
      </w:r>
      <w:proofErr w:type="spellEnd"/>
      <w:r>
        <w:rPr>
          <w:color w:val="19184C"/>
        </w:rPr>
        <w:t xml:space="preserve">, </w:t>
      </w:r>
      <w:proofErr w:type="spellStart"/>
      <w:r>
        <w:rPr>
          <w:color w:val="19184C"/>
        </w:rPr>
        <w:t>Eichenbaum</w:t>
      </w:r>
      <w:proofErr w:type="spellEnd"/>
      <w:r>
        <w:rPr>
          <w:color w:val="19184C"/>
        </w:rPr>
        <w:t xml:space="preserve">, and </w:t>
      </w:r>
      <w:proofErr w:type="spellStart"/>
      <w:r>
        <w:rPr>
          <w:color w:val="19184C"/>
        </w:rPr>
        <w:t>Rebelo</w:t>
      </w:r>
      <w:proofErr w:type="spellEnd"/>
      <w:r>
        <w:rPr>
          <w:color w:val="19184C"/>
        </w:rPr>
        <w:t xml:space="preserve"> </w:t>
      </w:r>
      <w:r>
        <w:t>(</w:t>
      </w:r>
      <w:r>
        <w:rPr>
          <w:color w:val="19184C"/>
        </w:rPr>
        <w:t>2011</w:t>
      </w:r>
      <w:r>
        <w:t xml:space="preserve">) and </w:t>
      </w:r>
      <w:proofErr w:type="spellStart"/>
      <w:r>
        <w:rPr>
          <w:color w:val="19184C"/>
        </w:rPr>
        <w:t>Eggertsson</w:t>
      </w:r>
      <w:proofErr w:type="spellEnd"/>
      <w:r>
        <w:rPr>
          <w:color w:val="19184C"/>
        </w:rPr>
        <w:t xml:space="preserve"> </w:t>
      </w:r>
      <w:r>
        <w:t>(</w:t>
      </w:r>
      <w:r>
        <w:rPr>
          <w:color w:val="19184C"/>
        </w:rPr>
        <w:t>2011</w:t>
      </w:r>
      <w:r>
        <w:t>)</w:t>
      </w:r>
      <w:ins w:id="257" w:author="Christopher Karlsten" w:date="2022-10-17T17:09:00Z">
        <w:r w:rsidR="007E057B">
          <w:t>,</w:t>
        </w:r>
      </w:ins>
      <w:r>
        <w:t xml:space="preserve"> who argue that fiscal multipliers are higher in such circumstances. </w:t>
      </w:r>
      <w:r>
        <w:rPr>
          <w:color w:val="19184C"/>
        </w:rPr>
        <w:t xml:space="preserve">Hagedorn, </w:t>
      </w:r>
      <w:proofErr w:type="spellStart"/>
      <w:r>
        <w:rPr>
          <w:color w:val="19184C"/>
        </w:rPr>
        <w:t>Manovskii</w:t>
      </w:r>
      <w:proofErr w:type="spellEnd"/>
      <w:r>
        <w:rPr>
          <w:color w:val="19184C"/>
        </w:rPr>
        <w:t xml:space="preserve">, and </w:t>
      </w:r>
      <w:proofErr w:type="spellStart"/>
      <w:r>
        <w:rPr>
          <w:color w:val="19184C"/>
        </w:rPr>
        <w:t>Mitman</w:t>
      </w:r>
      <w:proofErr w:type="spellEnd"/>
      <w:r>
        <w:rPr>
          <w:color w:val="19184C"/>
        </w:rPr>
        <w:t xml:space="preserve"> </w:t>
      </w:r>
      <w:r>
        <w:t>(</w:t>
      </w:r>
      <w:r>
        <w:rPr>
          <w:color w:val="19184C"/>
        </w:rPr>
        <w:t>2019</w:t>
      </w:r>
      <w:r>
        <w:t>) present a</w:t>
      </w:r>
      <w:ins w:id="258" w:author="Christopher Karlsten" w:date="2022-10-17T17:09:00Z">
        <w:r w:rsidR="007E057B">
          <w:t>n</w:t>
        </w:r>
      </w:ins>
      <w:r>
        <w:t xml:space="preserve"> HA model with both incomplete markets and nominal rigidities to evaluate the size of the fiscal multiplier in a rich setting. They also find that the multiplier is higher when monetary policy is constrained at the </w:t>
      </w:r>
      <w:del w:id="259" w:author="Christopher Karlsten" w:date="2022-10-17T17:13:00Z">
        <w:r w:rsidDel="00BB2ACD">
          <w:delText>zero lower bound</w:delText>
        </w:r>
      </w:del>
      <w:ins w:id="260" w:author="Christopher Karlsten" w:date="2022-10-17T17:13:00Z">
        <w:r w:rsidR="00BB2ACD">
          <w:t>ZLB</w:t>
        </w:r>
      </w:ins>
      <w:r>
        <w:t xml:space="preserve">. However, </w:t>
      </w:r>
      <w:ins w:id="261" w:author="Christopher Karlsten [2]" w:date="2022-11-03T16:37:00Z">
        <w:r w:rsidR="0033748F">
          <w:t xml:space="preserve">the </w:t>
        </w:r>
      </w:ins>
      <w:r>
        <w:t xml:space="preserve">key </w:t>
      </w:r>
      <w:ins w:id="262" w:author="Christopher Karlsten [2]" w:date="2022-11-03T16:37:00Z">
        <w:r w:rsidR="0033748F">
          <w:t>to</w:t>
        </w:r>
      </w:ins>
      <w:del w:id="263" w:author="Christopher Karlsten [2]" w:date="2022-11-03T16:37:00Z">
        <w:r w:rsidDel="0033748F">
          <w:delText>for</w:delText>
        </w:r>
      </w:del>
      <w:r>
        <w:t xml:space="preserve"> their result is not that the nominal rate is stuck at zero, but that it does not respond to the fiscal policy they consider. Unlike us, they focus on government spending and are interested in different options for financing that spending. They do not consider the different policies involving transfers directly to households that we study. </w:t>
      </w:r>
      <w:r>
        <w:rPr>
          <w:color w:val="19184C"/>
        </w:rPr>
        <w:t xml:space="preserve">Ramey and </w:t>
      </w:r>
      <w:proofErr w:type="spellStart"/>
      <w:r>
        <w:rPr>
          <w:color w:val="19184C"/>
        </w:rPr>
        <w:t>Zubairy</w:t>
      </w:r>
      <w:proofErr w:type="spellEnd"/>
      <w:r>
        <w:rPr>
          <w:color w:val="19184C"/>
        </w:rPr>
        <w:t xml:space="preserve"> </w:t>
      </w:r>
      <w:r>
        <w:t>(</w:t>
      </w:r>
      <w:r>
        <w:rPr>
          <w:color w:val="19184C"/>
        </w:rPr>
        <w:t>2018</w:t>
      </w:r>
      <w:r>
        <w:t>) investigate empirically, using a long historical dataset, whether there is support for the model-based results that fiscal multipliers are higher in certain states. They also focus on government spending and find that the multipliers are generally low. While there is some evidence that multipliers are higher when there is slack in the economy or the ZLB binds, the multipliers they find are still below one in most specifications. In any case, we condition on policies being implemented in a recession</w:t>
      </w:r>
      <w:ins w:id="264" w:author="Christopher Karlsten" w:date="2022-10-17T17:17:00Z">
        <w:r w:rsidR="00BB2ACD">
          <w:t>—</w:t>
        </w:r>
      </w:ins>
      <w:del w:id="265" w:author="Christopher Karlsten" w:date="2022-10-17T17:17:00Z">
        <w:r w:rsidDel="00BB2ACD">
          <w:delText xml:space="preserve">, </w:delText>
        </w:r>
      </w:del>
      <w:r>
        <w:t>when</w:t>
      </w:r>
      <w:ins w:id="266" w:author="Christopher Karlsten" w:date="2022-10-17T17:17:00Z">
        <w:r w:rsidR="00BB2ACD">
          <w:t>,</w:t>
        </w:r>
      </w:ins>
      <w:r>
        <w:t xml:space="preserve"> this literature argues</w:t>
      </w:r>
      <w:ins w:id="267" w:author="Christopher Karlsten" w:date="2022-10-17T17:17:00Z">
        <w:r w:rsidR="00BB2ACD">
          <w:t>,</w:t>
        </w:r>
      </w:ins>
      <w:r>
        <w:t xml:space="preserve"> multipliers are higher</w:t>
      </w:r>
      <w:ins w:id="268" w:author="Christopher Karlsten" w:date="2022-10-17T17:17:00Z">
        <w:r w:rsidR="00BB2ACD">
          <w:t>—</w:t>
        </w:r>
      </w:ins>
      <w:del w:id="269" w:author="Christopher Karlsten" w:date="2022-10-17T17:17:00Z">
        <w:r w:rsidDel="00BB2ACD">
          <w:delText xml:space="preserve">, </w:delText>
        </w:r>
      </w:del>
      <w:r>
        <w:t>but it is not crucial for our purposes whether the multipliers are greater than one or not. We are concerned with relative multipliers, and the multiplier is only one of the two criteria we use to rank the different policies we consider.</w:t>
      </w:r>
    </w:p>
    <w:p w14:paraId="33306989" w14:textId="143C966B" w:rsidR="006719BC" w:rsidRDefault="001B5807">
      <w:pPr>
        <w:ind w:right="0" w:firstLine="234"/>
      </w:pPr>
      <w:r>
        <w:t xml:space="preserve">We also introduce a measure of welfare to rank policies. Thus, the paper relates to the recent literature on welfare comparisons in HA models. Both </w:t>
      </w:r>
      <w:r>
        <w:rPr>
          <w:color w:val="19184C"/>
        </w:rPr>
        <w:t xml:space="preserve">Bhandari, Evans, </w:t>
      </w:r>
      <w:proofErr w:type="spellStart"/>
      <w:r>
        <w:rPr>
          <w:color w:val="19184C"/>
        </w:rPr>
        <w:t>Golosov</w:t>
      </w:r>
      <w:proofErr w:type="spellEnd"/>
      <w:r>
        <w:rPr>
          <w:color w:val="19184C"/>
        </w:rPr>
        <w:t xml:space="preserve">, and Sargent </w:t>
      </w:r>
      <w:r>
        <w:t>(</w:t>
      </w:r>
      <w:r>
        <w:rPr>
          <w:color w:val="19184C"/>
        </w:rPr>
        <w:t>2021</w:t>
      </w:r>
      <w:r>
        <w:t xml:space="preserve">) and </w:t>
      </w:r>
      <w:proofErr w:type="spellStart"/>
      <w:r>
        <w:rPr>
          <w:color w:val="19184C"/>
        </w:rPr>
        <w:t>Dávila</w:t>
      </w:r>
      <w:proofErr w:type="spellEnd"/>
      <w:r>
        <w:rPr>
          <w:color w:val="19184C"/>
        </w:rPr>
        <w:t xml:space="preserve"> and </w:t>
      </w:r>
      <w:proofErr w:type="spellStart"/>
      <w:r>
        <w:rPr>
          <w:color w:val="19184C"/>
        </w:rPr>
        <w:t>Schaab</w:t>
      </w:r>
      <w:proofErr w:type="spellEnd"/>
      <w:r>
        <w:rPr>
          <w:color w:val="19184C"/>
        </w:rPr>
        <w:t xml:space="preserve"> </w:t>
      </w:r>
      <w:r>
        <w:t>(</w:t>
      </w:r>
      <w:r>
        <w:rPr>
          <w:color w:val="19184C"/>
        </w:rPr>
        <w:t>2022</w:t>
      </w:r>
      <w:r>
        <w:t>) introduce ways of decomposing welfare effects into different terms. In the former case</w:t>
      </w:r>
      <w:ins w:id="270" w:author="Christopher Karlsten" w:date="2022-10-17T17:18:00Z">
        <w:r w:rsidR="00BB2ACD">
          <w:t>,</w:t>
        </w:r>
      </w:ins>
      <w:r>
        <w:t xml:space="preserve"> these are aggregate efficiency, redistribution</w:t>
      </w:r>
      <w:ins w:id="271" w:author="Christopher Karlsten" w:date="2022-10-17T17:18:00Z">
        <w:r w:rsidR="00BB2ACD">
          <w:t>,</w:t>
        </w:r>
      </w:ins>
      <w:r>
        <w:t xml:space="preserve"> and insurance, while the latter further decomposes the insurance component into intra- and </w:t>
      </w:r>
      <w:r>
        <w:lastRenderedPageBreak/>
        <w:t xml:space="preserve">intertemporal components. Even though </w:t>
      </w:r>
      <w:proofErr w:type="gramStart"/>
      <w:r>
        <w:t>both of these</w:t>
      </w:r>
      <w:proofErr w:type="gramEnd"/>
      <w:r>
        <w:t xml:space="preserve"> papers are related, our focus is not on decomposing welfare effects into different components. We want to </w:t>
      </w:r>
      <w:ins w:id="272" w:author="Christopher Karlsten" w:date="2022-10-17T17:23:00Z">
        <w:r w:rsidR="008871C2">
          <w:t xml:space="preserve">(1) </w:t>
        </w:r>
      </w:ins>
      <w:r>
        <w:t>use a welfare measure as an additional way of ranking policies</w:t>
      </w:r>
      <w:del w:id="273" w:author="Christopher Karlsten" w:date="2022-10-17T17:23:00Z">
        <w:r w:rsidDel="008871C2">
          <w:delText>,</w:delText>
        </w:r>
      </w:del>
      <w:r>
        <w:t xml:space="preserve"> and </w:t>
      </w:r>
      <w:ins w:id="274" w:author="Christopher Karlsten" w:date="2022-10-17T17:23:00Z">
        <w:r w:rsidR="008871C2">
          <w:t xml:space="preserve">(2) </w:t>
        </w:r>
      </w:ins>
      <w:r>
        <w:t xml:space="preserve">introduce a measure that abstracts from any incentive for a planner to redistribute in the steady state (or </w:t>
      </w:r>
      <w:ins w:id="275" w:author="Christopher Karlsten" w:date="2022-10-17T17:22:00Z">
        <w:r w:rsidR="008871C2">
          <w:t>“</w:t>
        </w:r>
      </w:ins>
      <w:del w:id="276" w:author="Christopher Karlsten" w:date="2022-10-17T17:22:00Z">
        <w:r w:rsidDel="008871C2">
          <w:delText>‘</w:delText>
        </w:r>
      </w:del>
      <w:r>
        <w:t>normal</w:t>
      </w:r>
      <w:del w:id="277" w:author="Christopher Karlsten" w:date="2022-10-17T17:23:00Z">
        <w:r w:rsidDel="008871C2">
          <w:delText>’</w:delText>
        </w:r>
      </w:del>
      <w:ins w:id="278" w:author="Christopher Karlsten" w:date="2022-10-17T17:23:00Z">
        <w:r w:rsidR="008871C2">
          <w:t>”</w:t>
        </w:r>
      </w:ins>
      <w:r>
        <w:t xml:space="preserve"> times).</w:t>
      </w:r>
    </w:p>
    <w:p w14:paraId="634D82DC" w14:textId="35C094F2" w:rsidR="006719BC" w:rsidRDefault="001B5807">
      <w:pPr>
        <w:spacing w:after="538"/>
        <w:ind w:right="0" w:firstLine="234"/>
      </w:pPr>
      <w:r>
        <w:t xml:space="preserve">Finally, a recent related paper is </w:t>
      </w:r>
      <w:proofErr w:type="spellStart"/>
      <w:r>
        <w:rPr>
          <w:color w:val="19184C"/>
        </w:rPr>
        <w:t>Kekre</w:t>
      </w:r>
      <w:proofErr w:type="spellEnd"/>
      <w:r>
        <w:rPr>
          <w:color w:val="19184C"/>
        </w:rPr>
        <w:t xml:space="preserve"> </w:t>
      </w:r>
      <w:r>
        <w:t>(</w:t>
      </w:r>
      <w:r>
        <w:rPr>
          <w:color w:val="19184C"/>
        </w:rPr>
        <w:t>2022</w:t>
      </w:r>
      <w:r>
        <w:t>)</w:t>
      </w:r>
      <w:ins w:id="279" w:author="Christopher Karlsten" w:date="2022-10-17T17:23:00Z">
        <w:r w:rsidR="008871C2">
          <w:t>,</w:t>
        </w:r>
      </w:ins>
      <w:r>
        <w:t xml:space="preserve"> wh</w:t>
      </w:r>
      <w:ins w:id="280" w:author="Christopher Karlsten [2]" w:date="2022-11-04T09:39:00Z">
        <w:r w:rsidR="006817AA">
          <w:t>ich</w:t>
        </w:r>
      </w:ins>
      <w:del w:id="281" w:author="Christopher Karlsten [2]" w:date="2022-11-04T09:39:00Z">
        <w:r w:rsidDel="006817AA">
          <w:delText>o</w:delText>
        </w:r>
      </w:del>
      <w:r>
        <w:t xml:space="preserve"> evaluates the </w:t>
      </w:r>
      <w:ins w:id="282" w:author="Christopher Karlsten" w:date="2022-10-17T17:23:00Z">
        <w:r w:rsidR="008871C2">
          <w:t>effe</w:t>
        </w:r>
      </w:ins>
      <w:del w:id="283" w:author="Christopher Karlsten" w:date="2022-10-17T17:23:00Z">
        <w:r w:rsidDel="008871C2">
          <w:delText>impa</w:delText>
        </w:r>
      </w:del>
      <w:r>
        <w:t xml:space="preserve">ct of extending </w:t>
      </w:r>
      <w:del w:id="284" w:author="Christopher Karlsten" w:date="2022-10-17T17:25:00Z">
        <w:r w:rsidDel="00F2612E">
          <w:delText>unemployment insurance</w:delText>
        </w:r>
      </w:del>
      <w:ins w:id="285" w:author="Christopher Karlsten" w:date="2022-10-17T17:25:00Z">
        <w:r w:rsidR="00F2612E">
          <w:t>UI</w:t>
        </w:r>
      </w:ins>
      <w:r>
        <w:t xml:space="preserve"> in the period from 2008</w:t>
      </w:r>
      <w:ins w:id="286" w:author="Christopher Karlsten" w:date="2022-10-17T17:24:00Z">
        <w:r w:rsidR="00F2612E">
          <w:t xml:space="preserve"> to </w:t>
        </w:r>
      </w:ins>
      <w:del w:id="287" w:author="Christopher Karlsten" w:date="2022-10-17T17:24:00Z">
        <w:r w:rsidDel="00F2612E">
          <w:delText>-</w:delText>
        </w:r>
      </w:del>
      <w:r>
        <w:t xml:space="preserve">2014. He finds that this </w:t>
      </w:r>
      <w:commentRangeStart w:id="288"/>
      <w:ins w:id="289" w:author="Christopher Karlsten" w:date="2022-10-17T17:25:00Z">
        <w:r w:rsidR="00F2612E">
          <w:t>extension</w:t>
        </w:r>
        <w:commentRangeEnd w:id="288"/>
        <w:r w:rsidR="00F2612E">
          <w:rPr>
            <w:rStyle w:val="CommentReference"/>
          </w:rPr>
          <w:commentReference w:id="288"/>
        </w:r>
        <w:r w:rsidR="00F2612E">
          <w:t xml:space="preserve"> </w:t>
        </w:r>
      </w:ins>
      <w:r>
        <w:t xml:space="preserve">raised aggregate demand and implied a lower unemployment rate than without the extension. However, he does not attempt to compare the stimulus effects of extending </w:t>
      </w:r>
      <w:del w:id="290" w:author="Christopher Karlsten" w:date="2022-10-17T17:27:00Z">
        <w:r w:rsidDel="00F2612E">
          <w:delText>unemployment insurance</w:delText>
        </w:r>
      </w:del>
      <w:ins w:id="291" w:author="Christopher Karlsten" w:date="2022-10-17T17:27:00Z">
        <w:r w:rsidR="00F2612E">
          <w:t>UI</w:t>
        </w:r>
      </w:ins>
      <w:r>
        <w:t xml:space="preserve"> with other policies.</w:t>
      </w:r>
    </w:p>
    <w:p w14:paraId="2FA226D0" w14:textId="77777777" w:rsidR="006719BC" w:rsidRDefault="001B5807">
      <w:pPr>
        <w:pStyle w:val="Heading1"/>
        <w:ind w:left="384" w:hanging="399"/>
      </w:pPr>
      <w:bookmarkStart w:id="292" w:name="_Toc63028"/>
      <w:r>
        <w:t>Model</w:t>
      </w:r>
      <w:bookmarkEnd w:id="292"/>
    </w:p>
    <w:p w14:paraId="7AB7BAD2" w14:textId="61CE6D32" w:rsidR="006719BC" w:rsidRDefault="001B5807">
      <w:pPr>
        <w:spacing w:after="425"/>
        <w:ind w:left="20" w:right="0"/>
      </w:pPr>
      <w:r>
        <w:t>In this section</w:t>
      </w:r>
      <w:ins w:id="293" w:author="Christopher Karlsten" w:date="2022-10-17T17:27:00Z">
        <w:r w:rsidR="00F2612E">
          <w:t>,</w:t>
        </w:r>
      </w:ins>
      <w:r>
        <w:t xml:space="preserve"> we describe our </w:t>
      </w:r>
      <w:del w:id="294" w:author="Christopher Karlsten [2]" w:date="2022-11-03T16:22:00Z">
        <w:r w:rsidDel="0045571A">
          <w:delText>heterogeneous agent</w:delText>
        </w:r>
      </w:del>
      <w:ins w:id="295" w:author="Christopher Karlsten [2]" w:date="2022-11-03T16:22:00Z">
        <w:r w:rsidR="0045571A">
          <w:t>HA</w:t>
        </w:r>
      </w:ins>
      <w:r>
        <w:t xml:space="preserve"> model featuring consumers </w:t>
      </w:r>
      <w:del w:id="296" w:author="Christopher Karlsten" w:date="2022-10-17T17:27:00Z">
        <w:r w:rsidDel="00F2612E">
          <w:delText xml:space="preserve">that </w:delText>
        </w:r>
      </w:del>
      <w:ins w:id="297" w:author="Christopher Karlsten" w:date="2022-10-17T17:27:00Z">
        <w:r w:rsidR="00F2612E">
          <w:t xml:space="preserve">who </w:t>
        </w:r>
      </w:ins>
      <w:r>
        <w:t>differ according to their level of education and their subjective discount factors. We first describe the problem faced by these consumers</w:t>
      </w:r>
      <w:ins w:id="298" w:author="Christopher Karlsten" w:date="2022-10-17T17:28:00Z">
        <w:r w:rsidR="00F2612E">
          <w:t>,</w:t>
        </w:r>
      </w:ins>
      <w:r>
        <w:t xml:space="preserve"> given the income process they face with permanent and transitory shocks as well as shocks to their employment status. Then we describe how we model the arrival of a recession and the policies that we study as potential responses. Finally, we discuss an extension of the model where we include aggregate demand effects that induce a feedback effect from aggregate consumption to income and, hence, amplify the </w:t>
      </w:r>
      <w:ins w:id="299" w:author="Christopher Karlsten" w:date="2022-10-17T17:30:00Z">
        <w:r w:rsidR="00F2612E">
          <w:t>effe</w:t>
        </w:r>
      </w:ins>
      <w:del w:id="300" w:author="Christopher Karlsten" w:date="2022-10-17T17:30:00Z">
        <w:r w:rsidDel="00F2612E">
          <w:delText>impa</w:delText>
        </w:r>
      </w:del>
      <w:r>
        <w:t>ct of a recession when it occurs.</w:t>
      </w:r>
    </w:p>
    <w:p w14:paraId="75871281" w14:textId="30F6E7F1" w:rsidR="006719BC" w:rsidRDefault="001B5807">
      <w:pPr>
        <w:pStyle w:val="Heading2"/>
        <w:ind w:left="571" w:hanging="586"/>
      </w:pPr>
      <w:bookmarkStart w:id="301" w:name="_Toc63029"/>
      <w:r>
        <w:t xml:space="preserve">The </w:t>
      </w:r>
      <w:ins w:id="302" w:author="Christopher Karlsten" w:date="2022-10-22T19:14:00Z">
        <w:r w:rsidR="004807AE">
          <w:t>c</w:t>
        </w:r>
      </w:ins>
      <w:del w:id="303" w:author="Christopher Karlsten" w:date="2022-10-22T19:14:00Z">
        <w:r w:rsidDel="004807AE">
          <w:delText>C</w:delText>
        </w:r>
      </w:del>
      <w:r>
        <w:t xml:space="preserve">onsumer </w:t>
      </w:r>
      <w:ins w:id="304" w:author="Christopher Karlsten" w:date="2022-10-22T19:14:00Z">
        <w:r w:rsidR="004807AE">
          <w:t>p</w:t>
        </w:r>
      </w:ins>
      <w:del w:id="305" w:author="Christopher Karlsten" w:date="2022-10-22T19:14:00Z">
        <w:r w:rsidDel="004807AE">
          <w:delText>P</w:delText>
        </w:r>
      </w:del>
      <w:r>
        <w:t>roblem</w:t>
      </w:r>
      <w:bookmarkEnd w:id="301"/>
    </w:p>
    <w:p w14:paraId="59DDE7C2" w14:textId="263BD81A" w:rsidR="006719BC" w:rsidRDefault="001B5807">
      <w:pPr>
        <w:spacing w:after="217"/>
        <w:ind w:left="20" w:right="0"/>
      </w:pPr>
      <w:r>
        <w:t xml:space="preserve">A consumer </w:t>
      </w:r>
      <w:proofErr w:type="spellStart"/>
      <w:r>
        <w:rPr>
          <w:rFonts w:ascii="Cambria" w:eastAsia="Cambria" w:hAnsi="Cambria" w:cs="Cambria"/>
          <w:i/>
        </w:rPr>
        <w:t>i</w:t>
      </w:r>
      <w:proofErr w:type="spellEnd"/>
      <w:r>
        <w:rPr>
          <w:rFonts w:ascii="Cambria" w:eastAsia="Cambria" w:hAnsi="Cambria" w:cs="Cambria"/>
          <w:i/>
        </w:rPr>
        <w:t xml:space="preserve"> </w:t>
      </w:r>
      <w:r>
        <w:t xml:space="preserve">is characterized by the level of education </w:t>
      </w:r>
      <w:r>
        <w:rPr>
          <w:rFonts w:ascii="Cambria" w:eastAsia="Cambria" w:hAnsi="Cambria" w:cs="Cambria"/>
          <w:i/>
        </w:rPr>
        <w:t>e</w:t>
      </w:r>
      <w:r>
        <w:rPr>
          <w:rFonts w:ascii="Cambria" w:eastAsia="Cambria" w:hAnsi="Cambria" w:cs="Cambria"/>
        </w:rPr>
        <w:t>(</w:t>
      </w:r>
      <w:proofErr w:type="spellStart"/>
      <w:r>
        <w:rPr>
          <w:rFonts w:ascii="Cambria" w:eastAsia="Cambria" w:hAnsi="Cambria" w:cs="Cambria"/>
          <w:i/>
        </w:rPr>
        <w:t>i</w:t>
      </w:r>
      <w:proofErr w:type="spellEnd"/>
      <w:r>
        <w:rPr>
          <w:rFonts w:ascii="Cambria" w:eastAsia="Cambria" w:hAnsi="Cambria" w:cs="Cambria"/>
        </w:rPr>
        <w:t xml:space="preserve">) </w:t>
      </w:r>
      <w:r>
        <w:t xml:space="preserve">and </w:t>
      </w:r>
      <w:commentRangeStart w:id="306"/>
      <w:r>
        <w:t>the</w:t>
      </w:r>
      <w:commentRangeEnd w:id="306"/>
      <w:r w:rsidR="00894D89">
        <w:rPr>
          <w:rStyle w:val="CommentReference"/>
        </w:rPr>
        <w:commentReference w:id="306"/>
      </w:r>
      <w:del w:id="307" w:author="Christopher Karlsten [2]" w:date="2022-11-04T10:34:00Z">
        <w:r w:rsidDel="008D7714">
          <w:delText>ir</w:delText>
        </w:r>
      </w:del>
      <w:r>
        <w:t xml:space="preserve"> subjective discount factor </w:t>
      </w:r>
      <w:r>
        <w:rPr>
          <w:rFonts w:ascii="Cambria" w:eastAsia="Cambria" w:hAnsi="Cambria" w:cs="Cambria"/>
          <w:i/>
        </w:rPr>
        <w:t>β</w:t>
      </w:r>
      <w:proofErr w:type="spellStart"/>
      <w:r>
        <w:rPr>
          <w:rFonts w:ascii="Cambria" w:eastAsia="Cambria" w:hAnsi="Cambria" w:cs="Cambria"/>
          <w:i/>
          <w:vertAlign w:val="subscript"/>
        </w:rPr>
        <w:t>i</w:t>
      </w:r>
      <w:proofErr w:type="spellEnd"/>
      <w:r>
        <w:t xml:space="preserve">. The consumer faces a stochastic income stream, </w:t>
      </w:r>
      <w:proofErr w:type="spellStart"/>
      <w:proofErr w:type="gramStart"/>
      <w:r>
        <w:rPr>
          <w:rFonts w:ascii="Cambria" w:eastAsia="Cambria" w:hAnsi="Cambria" w:cs="Cambria"/>
          <w:i/>
        </w:rPr>
        <w:t>y</w:t>
      </w:r>
      <w:r>
        <w:rPr>
          <w:rFonts w:ascii="Cambria" w:eastAsia="Cambria" w:hAnsi="Cambria" w:cs="Cambria"/>
          <w:i/>
          <w:vertAlign w:val="subscript"/>
        </w:rPr>
        <w:t>i,t</w:t>
      </w:r>
      <w:proofErr w:type="spellEnd"/>
      <w:proofErr w:type="gramEnd"/>
      <w:r>
        <w:t xml:space="preserve">, and chooses to consume some of that income when it arrives (the </w:t>
      </w:r>
      <w:del w:id="308" w:author="Christopher Karlsten" w:date="2022-10-22T18:41:00Z">
        <w:r w:rsidDel="002C71A8">
          <w:delText>‘</w:delText>
        </w:r>
      </w:del>
      <w:r>
        <w:t>splurge</w:t>
      </w:r>
      <w:del w:id="309" w:author="Christopher Karlsten" w:date="2022-10-22T18:41:00Z">
        <w:r w:rsidDel="002C71A8">
          <w:delText>’</w:delText>
        </w:r>
      </w:del>
      <w:r>
        <w:t xml:space="preserve">) and then to optimize consumption with what is left over. Therefore, consumption each period for consumer </w:t>
      </w:r>
      <w:proofErr w:type="spellStart"/>
      <w:r>
        <w:rPr>
          <w:rFonts w:ascii="Cambria" w:eastAsia="Cambria" w:hAnsi="Cambria" w:cs="Cambria"/>
          <w:i/>
        </w:rPr>
        <w:t>i</w:t>
      </w:r>
      <w:proofErr w:type="spellEnd"/>
      <w:r>
        <w:rPr>
          <w:rFonts w:ascii="Cambria" w:eastAsia="Cambria" w:hAnsi="Cambria" w:cs="Cambria"/>
          <w:i/>
        </w:rPr>
        <w:t xml:space="preserve"> </w:t>
      </w:r>
      <w:r>
        <w:t>can be written</w:t>
      </w:r>
      <w:ins w:id="310" w:author="Christopher Karlsten" w:date="2022-10-22T18:41:00Z">
        <w:r w:rsidR="002C71A8">
          <w:t xml:space="preserve"> as</w:t>
        </w:r>
      </w:ins>
      <w:del w:id="311" w:author="Christopher Karlsten [2]" w:date="2022-11-04T10:43:00Z">
        <w:r w:rsidDel="000F21D5">
          <w:delText>:</w:delText>
        </w:r>
      </w:del>
    </w:p>
    <w:p w14:paraId="3110D1EC" w14:textId="77777777" w:rsidR="006719BC" w:rsidRDefault="001B5807">
      <w:pPr>
        <w:tabs>
          <w:tab w:val="center" w:pos="4465"/>
          <w:tab w:val="right" w:pos="8929"/>
        </w:tabs>
        <w:spacing w:after="126" w:line="259" w:lineRule="auto"/>
        <w:ind w:left="0" w:right="-15" w:firstLine="0"/>
        <w:jc w:val="left"/>
      </w:pPr>
      <w:r>
        <w:rPr>
          <w:sz w:val="22"/>
        </w:rPr>
        <w:tab/>
      </w:r>
      <w:proofErr w:type="spellStart"/>
      <w:proofErr w:type="gramStart"/>
      <w:r>
        <w:rPr>
          <w:rFonts w:ascii="Cambria" w:eastAsia="Cambria" w:hAnsi="Cambria" w:cs="Cambria"/>
          <w:i/>
        </w:rPr>
        <w:t>c</w:t>
      </w:r>
      <w:r>
        <w:rPr>
          <w:rFonts w:ascii="Cambria" w:eastAsia="Cambria" w:hAnsi="Cambria" w:cs="Cambria"/>
          <w:i/>
          <w:sz w:val="16"/>
        </w:rPr>
        <w:t>i,t</w:t>
      </w:r>
      <w:proofErr w:type="spellEnd"/>
      <w:proofErr w:type="gram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c</w:t>
      </w:r>
      <w:r>
        <w:rPr>
          <w:rFonts w:ascii="Cambria" w:eastAsia="Cambria" w:hAnsi="Cambria" w:cs="Cambria"/>
          <w:i/>
          <w:sz w:val="16"/>
        </w:rPr>
        <w:t>sp,i,t</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c</w:t>
      </w:r>
      <w:r>
        <w:rPr>
          <w:rFonts w:ascii="Cambria" w:eastAsia="Cambria" w:hAnsi="Cambria" w:cs="Cambria"/>
          <w:i/>
          <w:sz w:val="16"/>
        </w:rPr>
        <w:t>opt,i,t</w:t>
      </w:r>
      <w:proofErr w:type="spellEnd"/>
      <w:r>
        <w:rPr>
          <w:rFonts w:ascii="Cambria" w:eastAsia="Cambria" w:hAnsi="Cambria" w:cs="Cambria"/>
          <w:i/>
        </w:rPr>
        <w:t>,</w:t>
      </w:r>
      <w:r>
        <w:rPr>
          <w:rFonts w:ascii="Cambria" w:eastAsia="Cambria" w:hAnsi="Cambria" w:cs="Cambria"/>
          <w:i/>
        </w:rPr>
        <w:tab/>
      </w:r>
      <w:r>
        <w:t>(1)</w:t>
      </w:r>
    </w:p>
    <w:p w14:paraId="6D521968" w14:textId="0E008224" w:rsidR="006719BC" w:rsidRDefault="001B5807">
      <w:pPr>
        <w:spacing w:after="204"/>
        <w:ind w:left="20" w:right="0"/>
      </w:pPr>
      <w:r>
        <w:t xml:space="preserve">where </w:t>
      </w:r>
      <w:proofErr w:type="spellStart"/>
      <w:proofErr w:type="gramStart"/>
      <w:r>
        <w:rPr>
          <w:rFonts w:ascii="Cambria" w:eastAsia="Cambria" w:hAnsi="Cambria" w:cs="Cambria"/>
          <w:i/>
        </w:rPr>
        <w:t>c</w:t>
      </w:r>
      <w:r>
        <w:rPr>
          <w:rFonts w:ascii="Cambria" w:eastAsia="Cambria" w:hAnsi="Cambria" w:cs="Cambria"/>
          <w:i/>
          <w:vertAlign w:val="subscript"/>
        </w:rPr>
        <w:t>i,t</w:t>
      </w:r>
      <w:proofErr w:type="spellEnd"/>
      <w:proofErr w:type="gramEnd"/>
      <w:r>
        <w:rPr>
          <w:rFonts w:ascii="Cambria" w:eastAsia="Cambria" w:hAnsi="Cambria" w:cs="Cambria"/>
          <w:i/>
          <w:vertAlign w:val="subscript"/>
        </w:rPr>
        <w:t xml:space="preserve"> </w:t>
      </w:r>
      <w:r>
        <w:t xml:space="preserve">is total consumption, </w:t>
      </w:r>
      <w:proofErr w:type="spellStart"/>
      <w:r>
        <w:rPr>
          <w:rFonts w:ascii="Cambria" w:eastAsia="Cambria" w:hAnsi="Cambria" w:cs="Cambria"/>
          <w:i/>
        </w:rPr>
        <w:t>c</w:t>
      </w:r>
      <w:r>
        <w:rPr>
          <w:rFonts w:ascii="Cambria" w:eastAsia="Cambria" w:hAnsi="Cambria" w:cs="Cambria"/>
          <w:i/>
          <w:vertAlign w:val="subscript"/>
        </w:rPr>
        <w:t>sp,i,t</w:t>
      </w:r>
      <w:proofErr w:type="spellEnd"/>
      <w:r>
        <w:rPr>
          <w:rFonts w:ascii="Cambria" w:eastAsia="Cambria" w:hAnsi="Cambria" w:cs="Cambria"/>
          <w:i/>
          <w:vertAlign w:val="subscript"/>
        </w:rPr>
        <w:t xml:space="preserve"> </w:t>
      </w:r>
      <w:r>
        <w:t>is the splurge consumption</w:t>
      </w:r>
      <w:ins w:id="312" w:author="Christopher Karlsten" w:date="2022-10-22T18:42:00Z">
        <w:r w:rsidR="002C71A8">
          <w:t>,</w:t>
        </w:r>
      </w:ins>
      <w:r>
        <w:t xml:space="preserve"> and </w:t>
      </w:r>
      <w:proofErr w:type="spellStart"/>
      <w:r>
        <w:rPr>
          <w:rFonts w:ascii="Cambria" w:eastAsia="Cambria" w:hAnsi="Cambria" w:cs="Cambria"/>
          <w:i/>
        </w:rPr>
        <w:t>c</w:t>
      </w:r>
      <w:r>
        <w:rPr>
          <w:rFonts w:ascii="Cambria" w:eastAsia="Cambria" w:hAnsi="Cambria" w:cs="Cambria"/>
          <w:i/>
          <w:vertAlign w:val="subscript"/>
        </w:rPr>
        <w:t>opt,i,t</w:t>
      </w:r>
      <w:proofErr w:type="spellEnd"/>
      <w:r>
        <w:rPr>
          <w:rFonts w:ascii="Cambria" w:eastAsia="Cambria" w:hAnsi="Cambria" w:cs="Cambria"/>
          <w:i/>
          <w:vertAlign w:val="subscript"/>
        </w:rPr>
        <w:t xml:space="preserve"> </w:t>
      </w:r>
      <w:r>
        <w:t>is the consumer’s optimal choice of consumption after splurging. Splurge consumption is simply a fraction of income:</w:t>
      </w:r>
    </w:p>
    <w:p w14:paraId="01A5A059" w14:textId="77777777" w:rsidR="006719BC" w:rsidRDefault="001B5807">
      <w:pPr>
        <w:tabs>
          <w:tab w:val="center" w:pos="4465"/>
          <w:tab w:val="right" w:pos="8929"/>
        </w:tabs>
        <w:spacing w:after="98" w:line="259" w:lineRule="auto"/>
        <w:ind w:left="0" w:right="-15" w:firstLine="0"/>
        <w:jc w:val="left"/>
      </w:pPr>
      <w:r>
        <w:rPr>
          <w:sz w:val="22"/>
        </w:rPr>
        <w:tab/>
      </w:r>
      <w:proofErr w:type="spellStart"/>
      <w:proofErr w:type="gramStart"/>
      <w:r>
        <w:rPr>
          <w:rFonts w:ascii="Cambria" w:eastAsia="Cambria" w:hAnsi="Cambria" w:cs="Cambria"/>
          <w:i/>
        </w:rPr>
        <w:t>c</w:t>
      </w:r>
      <w:r>
        <w:rPr>
          <w:rFonts w:ascii="Cambria" w:eastAsia="Cambria" w:hAnsi="Cambria" w:cs="Cambria"/>
          <w:i/>
          <w:sz w:val="16"/>
        </w:rPr>
        <w:t>sp,i</w:t>
      </w:r>
      <w:proofErr w:type="gramEnd"/>
      <w:r>
        <w:rPr>
          <w:rFonts w:ascii="Cambria" w:eastAsia="Cambria" w:hAnsi="Cambria" w:cs="Cambria"/>
          <w:i/>
          <w:sz w:val="16"/>
        </w:rPr>
        <w:t>,t</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ςy</w:t>
      </w:r>
      <w:r>
        <w:rPr>
          <w:rFonts w:ascii="Cambria" w:eastAsia="Cambria" w:hAnsi="Cambria" w:cs="Cambria"/>
          <w:i/>
          <w:sz w:val="16"/>
        </w:rPr>
        <w:t>i,t</w:t>
      </w:r>
      <w:proofErr w:type="spellEnd"/>
      <w:r>
        <w:rPr>
          <w:rFonts w:ascii="Cambria" w:eastAsia="Cambria" w:hAnsi="Cambria" w:cs="Cambria"/>
          <w:i/>
        </w:rPr>
        <w:t>,</w:t>
      </w:r>
      <w:r>
        <w:rPr>
          <w:rFonts w:ascii="Cambria" w:eastAsia="Cambria" w:hAnsi="Cambria" w:cs="Cambria"/>
          <w:i/>
        </w:rPr>
        <w:tab/>
      </w:r>
      <w:r>
        <w:t>(2)</w:t>
      </w:r>
    </w:p>
    <w:p w14:paraId="4A0529A8" w14:textId="55156B7B" w:rsidR="006719BC" w:rsidRDefault="001B5807">
      <w:pPr>
        <w:spacing w:after="97"/>
        <w:ind w:left="20" w:right="0"/>
      </w:pPr>
      <w:r>
        <w:t xml:space="preserve">while the optimized portion of consumption is chosen to maximize the perpetual-youth lifetime expected consumption, where </w:t>
      </w:r>
      <w:r>
        <w:rPr>
          <w:rFonts w:ascii="Cambria" w:eastAsia="Cambria" w:hAnsi="Cambria" w:cs="Cambria"/>
          <w:i/>
        </w:rPr>
        <w:t xml:space="preserve">D </w:t>
      </w:r>
      <w:r>
        <w:t>is the end-of-life probability:</w:t>
      </w:r>
    </w:p>
    <w:p w14:paraId="431BFC22" w14:textId="77777777" w:rsidR="006719BC" w:rsidRDefault="001B5807">
      <w:pPr>
        <w:tabs>
          <w:tab w:val="center" w:pos="4451"/>
          <w:tab w:val="right" w:pos="8929"/>
        </w:tabs>
        <w:spacing w:after="105" w:line="248" w:lineRule="auto"/>
        <w:ind w:left="0" w:right="0" w:firstLine="0"/>
        <w:jc w:val="left"/>
      </w:pPr>
      <w:r>
        <w:rPr>
          <w:sz w:val="22"/>
        </w:rPr>
        <w:tab/>
      </w:r>
      <w:r>
        <w:rPr>
          <w:noProof/>
        </w:rPr>
        <w:drawing>
          <wp:inline distT="0" distB="0" distL="0" distR="0" wp14:anchorId="71FB2FCF" wp14:editId="4C65FE07">
            <wp:extent cx="1624584" cy="414528"/>
            <wp:effectExtent l="0" t="0" r="0" b="0"/>
            <wp:docPr id="61838" name="Picture 61838"/>
            <wp:cNvGraphicFramePr/>
            <a:graphic xmlns:a="http://schemas.openxmlformats.org/drawingml/2006/main">
              <a:graphicData uri="http://schemas.openxmlformats.org/drawingml/2006/picture">
                <pic:pic xmlns:pic="http://schemas.openxmlformats.org/drawingml/2006/picture">
                  <pic:nvPicPr>
                    <pic:cNvPr id="61838" name="Picture 61838"/>
                    <pic:cNvPicPr/>
                  </pic:nvPicPr>
                  <pic:blipFill>
                    <a:blip r:embed="rId17"/>
                    <a:stretch>
                      <a:fillRect/>
                    </a:stretch>
                  </pic:blipFill>
                  <pic:spPr>
                    <a:xfrm>
                      <a:off x="0" y="0"/>
                      <a:ext cx="1624584" cy="41452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w:t>
      </w:r>
    </w:p>
    <w:p w14:paraId="23A46B16" w14:textId="5F7F3F87" w:rsidR="006719BC" w:rsidRDefault="001B5807">
      <w:pPr>
        <w:spacing w:after="4" w:line="251" w:lineRule="auto"/>
        <w:ind w:left="-5" w:right="0"/>
        <w:jc w:val="left"/>
      </w:pPr>
      <w:r>
        <w:t xml:space="preserve">We use a standard CRRA </w:t>
      </w:r>
      <w:ins w:id="313" w:author="Christopher Karlsten" w:date="2022-10-22T18:45:00Z">
        <w:r w:rsidR="002C71A8">
          <w:t xml:space="preserve">(constant relative risk aversion) </w:t>
        </w:r>
      </w:ins>
      <w:r>
        <w:t xml:space="preserve">utility function, so </w:t>
      </w:r>
      <w:r>
        <w:rPr>
          <w:rFonts w:ascii="Cambria" w:eastAsia="Cambria" w:hAnsi="Cambria" w:cs="Cambria"/>
          <w:i/>
        </w:rPr>
        <w:t>u</w:t>
      </w:r>
      <w:r>
        <w:rPr>
          <w:rFonts w:ascii="Cambria" w:eastAsia="Cambria" w:hAnsi="Cambria" w:cs="Cambria"/>
        </w:rPr>
        <w:t>(</w:t>
      </w:r>
      <w:r>
        <w:rPr>
          <w:rFonts w:ascii="Cambria" w:eastAsia="Cambria" w:hAnsi="Cambria" w:cs="Cambria"/>
          <w:i/>
        </w:rPr>
        <w:t>c</w:t>
      </w:r>
      <w:r>
        <w:rPr>
          <w:rFonts w:ascii="Cambria" w:eastAsia="Cambria" w:hAnsi="Cambria" w:cs="Cambria"/>
        </w:rPr>
        <w:t xml:space="preserve">) = </w:t>
      </w:r>
      <w:r>
        <w:rPr>
          <w:rFonts w:ascii="Cambria" w:eastAsia="Cambria" w:hAnsi="Cambria" w:cs="Cambria"/>
          <w:i/>
        </w:rPr>
        <w:t>c</w:t>
      </w:r>
      <w:r>
        <w:rPr>
          <w:rFonts w:ascii="Cambria" w:eastAsia="Cambria" w:hAnsi="Cambria" w:cs="Cambria"/>
          <w:vertAlign w:val="superscript"/>
        </w:rPr>
        <w:t>1−</w:t>
      </w:r>
      <w:r>
        <w:rPr>
          <w:rFonts w:ascii="Cambria" w:eastAsia="Cambria" w:hAnsi="Cambria" w:cs="Cambria"/>
          <w:i/>
          <w:vertAlign w:val="superscript"/>
        </w:rPr>
        <w:t>γ</w:t>
      </w:r>
      <w:proofErr w:type="gramStart"/>
      <w:r>
        <w:rPr>
          <w:rFonts w:ascii="Cambria" w:eastAsia="Cambria" w:hAnsi="Cambria" w:cs="Cambria"/>
          <w:i/>
        </w:rPr>
        <w:t>/</w:t>
      </w:r>
      <w:r>
        <w:rPr>
          <w:rFonts w:ascii="Cambria" w:eastAsia="Cambria" w:hAnsi="Cambria" w:cs="Cambria"/>
        </w:rPr>
        <w:t>(</w:t>
      </w:r>
      <w:proofErr w:type="gramEnd"/>
      <w:r>
        <w:rPr>
          <w:rFonts w:ascii="Cambria" w:eastAsia="Cambria" w:hAnsi="Cambria" w:cs="Cambria"/>
        </w:rPr>
        <w:t xml:space="preserve">1 − </w:t>
      </w:r>
      <w:r>
        <w:rPr>
          <w:rFonts w:ascii="Cambria" w:eastAsia="Cambria" w:hAnsi="Cambria" w:cs="Cambria"/>
          <w:i/>
        </w:rPr>
        <w:t>γ</w:t>
      </w:r>
      <w:r>
        <w:rPr>
          <w:rFonts w:ascii="Cambria" w:eastAsia="Cambria" w:hAnsi="Cambria" w:cs="Cambria"/>
        </w:rPr>
        <w:t xml:space="preserve">) </w:t>
      </w:r>
      <w:r>
        <w:t xml:space="preserve">for </w:t>
      </w:r>
      <w:r>
        <w:rPr>
          <w:rFonts w:ascii="Cambria" w:eastAsia="Cambria" w:hAnsi="Cambria" w:cs="Cambria"/>
          <w:i/>
        </w:rPr>
        <w:t xml:space="preserve">γ </w:t>
      </w:r>
      <w:r>
        <w:rPr>
          <w:rFonts w:ascii="Cambria" w:eastAsia="Cambria" w:hAnsi="Cambria" w:cs="Cambria"/>
        </w:rPr>
        <w:t xml:space="preserve">6= 1 </w:t>
      </w:r>
      <w:r>
        <w:t xml:space="preserve">and </w:t>
      </w:r>
      <w:r>
        <w:rPr>
          <w:rFonts w:ascii="Cambria" w:eastAsia="Cambria" w:hAnsi="Cambria" w:cs="Cambria"/>
          <w:i/>
        </w:rPr>
        <w:t>u</w:t>
      </w:r>
      <w:r>
        <w:rPr>
          <w:rFonts w:ascii="Cambria" w:eastAsia="Cambria" w:hAnsi="Cambria" w:cs="Cambria"/>
        </w:rPr>
        <w:t>(</w:t>
      </w:r>
      <w:r>
        <w:rPr>
          <w:rFonts w:ascii="Cambria" w:eastAsia="Cambria" w:hAnsi="Cambria" w:cs="Cambria"/>
          <w:i/>
        </w:rPr>
        <w:t>c</w:t>
      </w:r>
      <w:r>
        <w:rPr>
          <w:rFonts w:ascii="Cambria" w:eastAsia="Cambria" w:hAnsi="Cambria" w:cs="Cambria"/>
        </w:rPr>
        <w:t>) = log(</w:t>
      </w:r>
      <w:r>
        <w:rPr>
          <w:rFonts w:ascii="Cambria" w:eastAsia="Cambria" w:hAnsi="Cambria" w:cs="Cambria"/>
          <w:i/>
        </w:rPr>
        <w:t>c</w:t>
      </w:r>
      <w:r>
        <w:rPr>
          <w:rFonts w:ascii="Cambria" w:eastAsia="Cambria" w:hAnsi="Cambria" w:cs="Cambria"/>
        </w:rPr>
        <w:t xml:space="preserve">) </w:t>
      </w:r>
      <w:r>
        <w:t xml:space="preserve">for </w:t>
      </w:r>
      <w:r>
        <w:rPr>
          <w:rFonts w:ascii="Cambria" w:eastAsia="Cambria" w:hAnsi="Cambria" w:cs="Cambria"/>
          <w:i/>
        </w:rPr>
        <w:t xml:space="preserve">γ </w:t>
      </w:r>
      <w:r>
        <w:rPr>
          <w:rFonts w:ascii="Cambria" w:eastAsia="Cambria" w:hAnsi="Cambria" w:cs="Cambria"/>
        </w:rPr>
        <w:t>= 1</w:t>
      </w:r>
      <w:r>
        <w:t xml:space="preserve">, where </w:t>
      </w:r>
      <w:r>
        <w:rPr>
          <w:rFonts w:ascii="Cambria" w:eastAsia="Cambria" w:hAnsi="Cambria" w:cs="Cambria"/>
          <w:i/>
        </w:rPr>
        <w:t xml:space="preserve">γ </w:t>
      </w:r>
      <w:r>
        <w:t xml:space="preserve">is the coefficient of relative risk aversion. </w:t>
      </w:r>
      <w:r>
        <w:lastRenderedPageBreak/>
        <w:t>The optimization is subject to the budget constraint</w:t>
      </w:r>
      <w:ins w:id="314" w:author="Christopher Karlsten" w:date="2022-10-22T18:48:00Z">
        <w:r w:rsidR="002C71A8">
          <w:t>,</w:t>
        </w:r>
      </w:ins>
      <w:r>
        <w:t xml:space="preserve"> given </w:t>
      </w:r>
      <w:ins w:id="315" w:author="Christopher Karlsten" w:date="2022-10-22T18:49:00Z">
        <w:r w:rsidR="002C71A8">
          <w:t xml:space="preserve">the </w:t>
        </w:r>
      </w:ins>
      <w:r>
        <w:t xml:space="preserve">existing market resources </w:t>
      </w:r>
      <w:proofErr w:type="spellStart"/>
      <w:proofErr w:type="gramStart"/>
      <w:r>
        <w:rPr>
          <w:rFonts w:ascii="Cambria" w:eastAsia="Cambria" w:hAnsi="Cambria" w:cs="Cambria"/>
          <w:i/>
        </w:rPr>
        <w:t>m</w:t>
      </w:r>
      <w:r>
        <w:rPr>
          <w:rFonts w:ascii="Cambria" w:eastAsia="Cambria" w:hAnsi="Cambria" w:cs="Cambria"/>
          <w:i/>
          <w:vertAlign w:val="subscript"/>
        </w:rPr>
        <w:t>i,t</w:t>
      </w:r>
      <w:proofErr w:type="spellEnd"/>
      <w:proofErr w:type="gramEnd"/>
      <w:r>
        <w:rPr>
          <w:rFonts w:ascii="Cambria" w:eastAsia="Cambria" w:hAnsi="Cambria" w:cs="Cambria"/>
          <w:i/>
          <w:vertAlign w:val="subscript"/>
        </w:rPr>
        <w:t xml:space="preserve"> </w:t>
      </w:r>
      <w:r>
        <w:t>and income state, and a no-borrowing constraint:</w:t>
      </w:r>
    </w:p>
    <w:tbl>
      <w:tblPr>
        <w:tblStyle w:val="TableGrid"/>
        <w:tblW w:w="6324" w:type="dxa"/>
        <w:tblInd w:w="2605" w:type="dxa"/>
        <w:tblLook w:val="04A0" w:firstRow="1" w:lastRow="0" w:firstColumn="1" w:lastColumn="0" w:noHBand="0" w:noVBand="1"/>
      </w:tblPr>
      <w:tblGrid>
        <w:gridCol w:w="4884"/>
        <w:gridCol w:w="1440"/>
      </w:tblGrid>
      <w:tr w:rsidR="006719BC" w14:paraId="10591701" w14:textId="77777777">
        <w:trPr>
          <w:trHeight w:val="347"/>
        </w:trPr>
        <w:tc>
          <w:tcPr>
            <w:tcW w:w="4884" w:type="dxa"/>
            <w:tcBorders>
              <w:top w:val="nil"/>
              <w:left w:val="nil"/>
              <w:bottom w:val="nil"/>
              <w:right w:val="nil"/>
            </w:tcBorders>
          </w:tcPr>
          <w:p w14:paraId="75ACF073" w14:textId="4BD1E48B" w:rsidR="006719BC" w:rsidRDefault="001B5807">
            <w:pPr>
              <w:spacing w:after="0" w:line="259" w:lineRule="auto"/>
              <w:ind w:left="298" w:right="0" w:firstLine="0"/>
              <w:jc w:val="left"/>
            </w:pPr>
            <w:proofErr w:type="spellStart"/>
            <w:proofErr w:type="gramStart"/>
            <w:r>
              <w:rPr>
                <w:rFonts w:ascii="Cambria" w:eastAsia="Cambria" w:hAnsi="Cambria" w:cs="Cambria"/>
                <w:i/>
              </w:rPr>
              <w:t>a</w:t>
            </w:r>
            <w:r>
              <w:rPr>
                <w:rFonts w:ascii="Cambria" w:eastAsia="Cambria" w:hAnsi="Cambria" w:cs="Cambria"/>
                <w:i/>
                <w:sz w:val="16"/>
              </w:rPr>
              <w:t>i,t</w:t>
            </w:r>
            <w:proofErr w:type="spellEnd"/>
            <w:proofErr w:type="gram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m</w:t>
            </w:r>
            <w:r>
              <w:rPr>
                <w:rFonts w:ascii="Cambria" w:eastAsia="Cambria" w:hAnsi="Cambria" w:cs="Cambria"/>
                <w:i/>
                <w:sz w:val="16"/>
              </w:rPr>
              <w:t>i,t</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c</w:t>
            </w:r>
            <w:r>
              <w:rPr>
                <w:rFonts w:ascii="Cambria" w:eastAsia="Cambria" w:hAnsi="Cambria" w:cs="Cambria"/>
                <w:i/>
                <w:sz w:val="16"/>
              </w:rPr>
              <w:t>i,t</w:t>
            </w:r>
            <w:proofErr w:type="spellEnd"/>
            <w:ins w:id="316" w:author="Christopher Karlsten" w:date="2022-10-22T18:51:00Z">
              <w:r w:rsidR="00B13B91">
                <w:t>,</w:t>
              </w:r>
            </w:ins>
          </w:p>
        </w:tc>
        <w:tc>
          <w:tcPr>
            <w:tcW w:w="1440" w:type="dxa"/>
            <w:tcBorders>
              <w:top w:val="nil"/>
              <w:left w:val="nil"/>
              <w:bottom w:val="nil"/>
              <w:right w:val="nil"/>
            </w:tcBorders>
          </w:tcPr>
          <w:p w14:paraId="0691543B" w14:textId="77777777" w:rsidR="006719BC" w:rsidRDefault="001B5807">
            <w:pPr>
              <w:spacing w:after="0" w:line="259" w:lineRule="auto"/>
              <w:ind w:left="0" w:right="0" w:firstLine="0"/>
              <w:jc w:val="right"/>
            </w:pPr>
            <w:r>
              <w:t>(4)</w:t>
            </w:r>
          </w:p>
        </w:tc>
      </w:tr>
      <w:tr w:rsidR="006719BC" w14:paraId="55CD640C" w14:textId="77777777">
        <w:trPr>
          <w:trHeight w:val="371"/>
        </w:trPr>
        <w:tc>
          <w:tcPr>
            <w:tcW w:w="4884" w:type="dxa"/>
            <w:tcBorders>
              <w:top w:val="nil"/>
              <w:left w:val="nil"/>
              <w:bottom w:val="nil"/>
              <w:right w:val="nil"/>
            </w:tcBorders>
          </w:tcPr>
          <w:p w14:paraId="44D44459" w14:textId="4E3977D8" w:rsidR="006719BC" w:rsidRDefault="001B5807">
            <w:pPr>
              <w:spacing w:after="0" w:line="259" w:lineRule="auto"/>
              <w:ind w:left="0" w:right="0" w:firstLine="0"/>
              <w:jc w:val="left"/>
            </w:pPr>
            <w:proofErr w:type="gramStart"/>
            <w:r>
              <w:rPr>
                <w:rFonts w:ascii="Cambria" w:eastAsia="Cambria" w:hAnsi="Cambria" w:cs="Cambria"/>
                <w:i/>
              </w:rPr>
              <w:t>m</w:t>
            </w:r>
            <w:r>
              <w:rPr>
                <w:rFonts w:ascii="Cambria" w:eastAsia="Cambria" w:hAnsi="Cambria" w:cs="Cambria"/>
                <w:i/>
                <w:sz w:val="16"/>
              </w:rPr>
              <w:t>i,t</w:t>
            </w:r>
            <w:proofErr w:type="gramEnd"/>
            <w:r>
              <w:rPr>
                <w:rFonts w:ascii="Cambria" w:eastAsia="Cambria" w:hAnsi="Cambria" w:cs="Cambria"/>
                <w:sz w:val="16"/>
              </w:rPr>
              <w:t xml:space="preserve">+1 </w:t>
            </w:r>
            <w:r>
              <w:rPr>
                <w:rFonts w:ascii="Cambria" w:eastAsia="Cambria" w:hAnsi="Cambria" w:cs="Cambria"/>
              </w:rPr>
              <w:t>= (</w:t>
            </w:r>
            <w:r>
              <w:rPr>
                <w:rFonts w:ascii="Cambria" w:eastAsia="Cambria" w:hAnsi="Cambria" w:cs="Cambria"/>
                <w:i/>
              </w:rPr>
              <w:t>R/</w:t>
            </w:r>
            <w:r>
              <w:rPr>
                <w:rFonts w:ascii="Cambria" w:eastAsia="Cambria" w:hAnsi="Cambria" w:cs="Cambria"/>
              </w:rPr>
              <w:t>Γˆ</w:t>
            </w:r>
            <w:r>
              <w:rPr>
                <w:rFonts w:ascii="Cambria" w:eastAsia="Cambria" w:hAnsi="Cambria" w:cs="Cambria"/>
                <w:i/>
                <w:sz w:val="16"/>
              </w:rPr>
              <w:t>i,t</w:t>
            </w:r>
            <w:r>
              <w:rPr>
                <w:rFonts w:ascii="Cambria" w:eastAsia="Cambria" w:hAnsi="Cambria" w:cs="Cambria"/>
                <w:sz w:val="16"/>
              </w:rPr>
              <w:t>+1</w:t>
            </w:r>
            <w:r>
              <w:rPr>
                <w:rFonts w:ascii="Cambria" w:eastAsia="Cambria" w:hAnsi="Cambria" w:cs="Cambria"/>
              </w:rPr>
              <w:t>)</w:t>
            </w:r>
            <w:proofErr w:type="spellStart"/>
            <w:r>
              <w:rPr>
                <w:rFonts w:ascii="Cambria" w:eastAsia="Cambria" w:hAnsi="Cambria" w:cs="Cambria"/>
                <w:i/>
              </w:rPr>
              <w:t>a</w:t>
            </w:r>
            <w:r>
              <w:rPr>
                <w:rFonts w:ascii="Cambria" w:eastAsia="Cambria" w:hAnsi="Cambria" w:cs="Cambria"/>
                <w:i/>
                <w:sz w:val="16"/>
              </w:rPr>
              <w:t>i,t</w:t>
            </w:r>
            <w:proofErr w:type="spellEnd"/>
            <w:r>
              <w:rPr>
                <w:rFonts w:ascii="Cambria" w:eastAsia="Cambria" w:hAnsi="Cambria" w:cs="Cambria"/>
                <w:i/>
                <w:sz w:val="16"/>
              </w:rPr>
              <w:t xml:space="preserve"> </w:t>
            </w:r>
            <w:r>
              <w:rPr>
                <w:rFonts w:ascii="Cambria" w:eastAsia="Cambria" w:hAnsi="Cambria" w:cs="Cambria"/>
              </w:rPr>
              <w:t xml:space="preserve">+ (1 − </w:t>
            </w:r>
            <w:r>
              <w:rPr>
                <w:rFonts w:ascii="Cambria" w:eastAsia="Cambria" w:hAnsi="Cambria" w:cs="Cambria"/>
                <w:i/>
              </w:rPr>
              <w:t>ς</w:t>
            </w:r>
            <w:r>
              <w:rPr>
                <w:rFonts w:ascii="Cambria" w:eastAsia="Cambria" w:hAnsi="Cambria" w:cs="Cambria"/>
              </w:rPr>
              <w:t>)</w:t>
            </w:r>
            <w:r>
              <w:rPr>
                <w:rFonts w:ascii="Cambria" w:eastAsia="Cambria" w:hAnsi="Cambria" w:cs="Cambria"/>
                <w:i/>
              </w:rPr>
              <w:t>y</w:t>
            </w:r>
            <w:r>
              <w:rPr>
                <w:rFonts w:ascii="Cambria" w:eastAsia="Cambria" w:hAnsi="Cambria" w:cs="Cambria"/>
                <w:i/>
                <w:sz w:val="16"/>
              </w:rPr>
              <w:t>i,t</w:t>
            </w:r>
            <w:r>
              <w:rPr>
                <w:rFonts w:ascii="Cambria" w:eastAsia="Cambria" w:hAnsi="Cambria" w:cs="Cambria"/>
                <w:sz w:val="16"/>
              </w:rPr>
              <w:t>+1</w:t>
            </w:r>
            <w:ins w:id="317" w:author="Christopher Karlsten" w:date="2022-10-22T18:51:00Z">
              <w:r w:rsidR="00B13B91">
                <w:t>,</w:t>
              </w:r>
            </w:ins>
          </w:p>
        </w:tc>
        <w:tc>
          <w:tcPr>
            <w:tcW w:w="1440" w:type="dxa"/>
            <w:tcBorders>
              <w:top w:val="nil"/>
              <w:left w:val="nil"/>
              <w:bottom w:val="nil"/>
              <w:right w:val="nil"/>
            </w:tcBorders>
          </w:tcPr>
          <w:p w14:paraId="1E4EF302" w14:textId="77777777" w:rsidR="006719BC" w:rsidRDefault="001B5807">
            <w:pPr>
              <w:spacing w:after="0" w:line="259" w:lineRule="auto"/>
              <w:ind w:left="0" w:right="0" w:firstLine="0"/>
              <w:jc w:val="right"/>
            </w:pPr>
            <w:r>
              <w:t>(5)</w:t>
            </w:r>
          </w:p>
        </w:tc>
      </w:tr>
      <w:tr w:rsidR="006719BC" w14:paraId="7870DDAD" w14:textId="77777777">
        <w:trPr>
          <w:trHeight w:val="325"/>
        </w:trPr>
        <w:tc>
          <w:tcPr>
            <w:tcW w:w="4884" w:type="dxa"/>
            <w:tcBorders>
              <w:top w:val="nil"/>
              <w:left w:val="nil"/>
              <w:bottom w:val="nil"/>
              <w:right w:val="nil"/>
            </w:tcBorders>
          </w:tcPr>
          <w:p w14:paraId="438415C6" w14:textId="77777777" w:rsidR="006719BC" w:rsidRDefault="001B5807">
            <w:pPr>
              <w:spacing w:after="0" w:line="259" w:lineRule="auto"/>
              <w:ind w:left="298" w:right="0" w:firstLine="0"/>
              <w:jc w:val="left"/>
            </w:pPr>
            <w:proofErr w:type="spellStart"/>
            <w:proofErr w:type="gramStart"/>
            <w:r>
              <w:rPr>
                <w:rFonts w:ascii="Cambria" w:eastAsia="Cambria" w:hAnsi="Cambria" w:cs="Cambria"/>
                <w:i/>
              </w:rPr>
              <w:t>a</w:t>
            </w:r>
            <w:r>
              <w:rPr>
                <w:rFonts w:ascii="Cambria" w:eastAsia="Cambria" w:hAnsi="Cambria" w:cs="Cambria"/>
                <w:i/>
                <w:vertAlign w:val="subscript"/>
              </w:rPr>
              <w:t>i,t</w:t>
            </w:r>
            <w:proofErr w:type="spellEnd"/>
            <w:proofErr w:type="gram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p>
        </w:tc>
        <w:tc>
          <w:tcPr>
            <w:tcW w:w="1440" w:type="dxa"/>
            <w:tcBorders>
              <w:top w:val="nil"/>
              <w:left w:val="nil"/>
              <w:bottom w:val="nil"/>
              <w:right w:val="nil"/>
            </w:tcBorders>
          </w:tcPr>
          <w:p w14:paraId="3D44189C" w14:textId="77777777" w:rsidR="006719BC" w:rsidRDefault="001B5807">
            <w:pPr>
              <w:spacing w:after="0" w:line="259" w:lineRule="auto"/>
              <w:ind w:left="0" w:right="0" w:firstLine="0"/>
              <w:jc w:val="right"/>
            </w:pPr>
            <w:r>
              <w:t>(6)</w:t>
            </w:r>
          </w:p>
        </w:tc>
      </w:tr>
    </w:tbl>
    <w:p w14:paraId="1CF54137" w14:textId="2F418E42" w:rsidR="006719BC" w:rsidRDefault="001B5807">
      <w:pPr>
        <w:ind w:left="20" w:right="0"/>
      </w:pPr>
      <w:r>
        <w:t xml:space="preserve">where </w:t>
      </w:r>
      <w:r>
        <w:rPr>
          <w:rFonts w:ascii="Cambria" w:eastAsia="Cambria" w:hAnsi="Cambria" w:cs="Cambria"/>
          <w:i/>
        </w:rPr>
        <w:t xml:space="preserve">R </w:t>
      </w:r>
      <w:r>
        <w:t xml:space="preserve">is the gross interest rate on accumulated assets </w:t>
      </w:r>
      <w:proofErr w:type="spellStart"/>
      <w:proofErr w:type="gramStart"/>
      <w:r>
        <w:rPr>
          <w:rFonts w:ascii="Cambria" w:eastAsia="Cambria" w:hAnsi="Cambria" w:cs="Cambria"/>
          <w:i/>
        </w:rPr>
        <w:t>a</w:t>
      </w:r>
      <w:r>
        <w:rPr>
          <w:rFonts w:ascii="Cambria" w:eastAsia="Cambria" w:hAnsi="Cambria" w:cs="Cambria"/>
          <w:i/>
          <w:vertAlign w:val="subscript"/>
        </w:rPr>
        <w:t>i,t</w:t>
      </w:r>
      <w:proofErr w:type="spellEnd"/>
      <w:proofErr w:type="gramEnd"/>
      <w:del w:id="318" w:author="Christopher Karlsten [2]" w:date="2022-11-04T10:50:00Z">
        <w:r w:rsidDel="00F13196">
          <w:delText>,</w:delText>
        </w:r>
      </w:del>
      <w:r>
        <w:t xml:space="preserve"> and </w:t>
      </w:r>
      <w:r>
        <w:rPr>
          <w:rFonts w:ascii="Cambria" w:eastAsia="Cambria" w:hAnsi="Cambria" w:cs="Cambria"/>
        </w:rPr>
        <w:t>Γ</w:t>
      </w:r>
      <w:r>
        <w:rPr>
          <w:rFonts w:ascii="Cambria" w:eastAsia="Cambria" w:hAnsi="Cambria" w:cs="Cambria"/>
          <w:sz w:val="37"/>
          <w:vertAlign w:val="superscript"/>
        </w:rPr>
        <w:t>ˆ</w:t>
      </w:r>
      <w:r>
        <w:rPr>
          <w:rFonts w:ascii="Cambria" w:eastAsia="Cambria" w:hAnsi="Cambria" w:cs="Cambria"/>
          <w:i/>
          <w:vertAlign w:val="subscript"/>
        </w:rPr>
        <w:t>i,t</w:t>
      </w:r>
      <w:r>
        <w:rPr>
          <w:rFonts w:ascii="Cambria" w:eastAsia="Cambria" w:hAnsi="Cambria" w:cs="Cambria"/>
          <w:vertAlign w:val="subscript"/>
        </w:rPr>
        <w:t xml:space="preserve">+1 </w:t>
      </w:r>
      <w:r>
        <w:t xml:space="preserve">is the realized growth rate of permanent income from period </w:t>
      </w:r>
      <w:r>
        <w:rPr>
          <w:rFonts w:ascii="Cambria" w:eastAsia="Cambria" w:hAnsi="Cambria" w:cs="Cambria"/>
          <w:i/>
        </w:rPr>
        <w:t xml:space="preserve">t </w:t>
      </w:r>
      <w:r>
        <w:t xml:space="preserve">to </w:t>
      </w:r>
      <w:r>
        <w:rPr>
          <w:rFonts w:ascii="Cambria" w:eastAsia="Cambria" w:hAnsi="Cambria" w:cs="Cambria"/>
          <w:i/>
        </w:rPr>
        <w:t xml:space="preserve">t </w:t>
      </w:r>
      <w:r>
        <w:rPr>
          <w:rFonts w:ascii="Cambria" w:eastAsia="Cambria" w:hAnsi="Cambria" w:cs="Cambria"/>
        </w:rPr>
        <w:t>+ 1</w:t>
      </w:r>
      <w:ins w:id="319" w:author="Christopher Karlsten" w:date="2022-10-22T18:51:00Z">
        <w:r w:rsidR="00B13B91">
          <w:rPr>
            <w:rFonts w:ascii="Cambria" w:eastAsia="Cambria" w:hAnsi="Cambria" w:cs="Cambria"/>
          </w:rPr>
          <w:t>,</w:t>
        </w:r>
      </w:ins>
      <w:r>
        <w:rPr>
          <w:rFonts w:ascii="Cambria" w:eastAsia="Cambria" w:hAnsi="Cambria" w:cs="Cambria"/>
        </w:rPr>
        <w:t xml:space="preserve"> </w:t>
      </w:r>
      <w:r>
        <w:t xml:space="preserve">discussed further </w:t>
      </w:r>
      <w:del w:id="320" w:author="Christopher Karlsten" w:date="2022-10-22T18:52:00Z">
        <w:r w:rsidDel="00B13B91">
          <w:delText>below</w:delText>
        </w:r>
      </w:del>
      <w:ins w:id="321" w:author="Christopher Karlsten" w:date="2022-10-22T18:52:00Z">
        <w:r w:rsidR="00B13B91">
          <w:t>later</w:t>
        </w:r>
      </w:ins>
      <w:r>
        <w:t>.</w:t>
      </w:r>
    </w:p>
    <w:p w14:paraId="07D3AF21" w14:textId="3CC5F115" w:rsidR="006719BC" w:rsidRDefault="001B5807">
      <w:pPr>
        <w:spacing w:after="228"/>
        <w:ind w:right="0" w:firstLine="93"/>
      </w:pPr>
      <w:r>
        <w:t>The Income Process Consumers face a stochastic income process with permanent and transitory shocks to income, along with unemployment shocks. In normal times, consumers receive unemployment benefits for two quarters before they run out. Permanent income in the model is described by the following equation:</w:t>
      </w:r>
    </w:p>
    <w:p w14:paraId="5EF237CA" w14:textId="77777777" w:rsidR="006719BC" w:rsidRDefault="001B5807">
      <w:pPr>
        <w:tabs>
          <w:tab w:val="center" w:pos="4465"/>
          <w:tab w:val="right" w:pos="8929"/>
        </w:tabs>
        <w:spacing w:after="126" w:line="259" w:lineRule="auto"/>
        <w:ind w:left="0" w:right="-15" w:firstLine="0"/>
        <w:jc w:val="left"/>
      </w:pPr>
      <w:r>
        <w:rPr>
          <w:sz w:val="22"/>
        </w:rPr>
        <w:tab/>
      </w:r>
      <w:proofErr w:type="gramStart"/>
      <w:r>
        <w:rPr>
          <w:rFonts w:ascii="Cambria" w:eastAsia="Cambria" w:hAnsi="Cambria" w:cs="Cambria"/>
          <w:i/>
        </w:rPr>
        <w:t>p</w:t>
      </w:r>
      <w:r>
        <w:rPr>
          <w:rFonts w:ascii="Cambria" w:eastAsia="Cambria" w:hAnsi="Cambria" w:cs="Cambria"/>
          <w:i/>
          <w:sz w:val="16"/>
        </w:rPr>
        <w:t>i,t</w:t>
      </w:r>
      <w:proofErr w:type="gramEnd"/>
      <w:r>
        <w:rPr>
          <w:rFonts w:ascii="Cambria" w:eastAsia="Cambria" w:hAnsi="Cambria" w:cs="Cambria"/>
          <w:sz w:val="16"/>
        </w:rPr>
        <w:t xml:space="preserve">+1 </w:t>
      </w:r>
      <w:r>
        <w:rPr>
          <w:rFonts w:ascii="Cambria" w:eastAsia="Cambria" w:hAnsi="Cambria" w:cs="Cambria"/>
        </w:rPr>
        <w:t xml:space="preserve">= </w:t>
      </w:r>
      <w:r>
        <w:rPr>
          <w:rFonts w:ascii="Cambria" w:eastAsia="Cambria" w:hAnsi="Cambria" w:cs="Cambria"/>
          <w:i/>
        </w:rPr>
        <w:t>ψ</w:t>
      </w:r>
      <w:r>
        <w:rPr>
          <w:rFonts w:ascii="Cambria" w:eastAsia="Cambria" w:hAnsi="Cambria" w:cs="Cambria"/>
          <w:i/>
          <w:sz w:val="16"/>
        </w:rPr>
        <w:t>i,t</w:t>
      </w:r>
      <w:r>
        <w:rPr>
          <w:rFonts w:ascii="Cambria" w:eastAsia="Cambria" w:hAnsi="Cambria" w:cs="Cambria"/>
          <w:sz w:val="16"/>
        </w:rPr>
        <w:t>+1</w:t>
      </w:r>
      <w:r>
        <w:rPr>
          <w:rFonts w:ascii="Cambria" w:eastAsia="Cambria" w:hAnsi="Cambria" w:cs="Cambria"/>
        </w:rPr>
        <w:t>Γ</w:t>
      </w:r>
      <w:r>
        <w:rPr>
          <w:rFonts w:ascii="Cambria" w:eastAsia="Cambria" w:hAnsi="Cambria" w:cs="Cambria"/>
          <w:i/>
          <w:sz w:val="16"/>
        </w:rPr>
        <w:t>e</w:t>
      </w:r>
      <w:r>
        <w:rPr>
          <w:rFonts w:ascii="Cambria" w:eastAsia="Cambria" w:hAnsi="Cambria" w:cs="Cambria"/>
          <w:sz w:val="16"/>
        </w:rPr>
        <w:t>(</w:t>
      </w:r>
      <w:proofErr w:type="spellStart"/>
      <w:r>
        <w:rPr>
          <w:rFonts w:ascii="Cambria" w:eastAsia="Cambria" w:hAnsi="Cambria" w:cs="Cambria"/>
          <w:i/>
          <w:sz w:val="16"/>
        </w:rPr>
        <w:t>i</w:t>
      </w:r>
      <w:proofErr w:type="spellEnd"/>
      <w:r>
        <w:rPr>
          <w:rFonts w:ascii="Cambria" w:eastAsia="Cambria" w:hAnsi="Cambria" w:cs="Cambria"/>
          <w:sz w:val="16"/>
        </w:rPr>
        <w:t>)</w:t>
      </w:r>
      <w:proofErr w:type="spellStart"/>
      <w:r>
        <w:rPr>
          <w:rFonts w:ascii="Cambria" w:eastAsia="Cambria" w:hAnsi="Cambria" w:cs="Cambria"/>
          <w:i/>
        </w:rPr>
        <w:t>p</w:t>
      </w:r>
      <w:r>
        <w:rPr>
          <w:rFonts w:ascii="Cambria" w:eastAsia="Cambria" w:hAnsi="Cambria" w:cs="Cambria"/>
          <w:i/>
          <w:sz w:val="16"/>
        </w:rPr>
        <w:t>i,t</w:t>
      </w:r>
      <w:proofErr w:type="spellEnd"/>
      <w:r>
        <w:rPr>
          <w:rFonts w:ascii="Cambria" w:eastAsia="Cambria" w:hAnsi="Cambria" w:cs="Cambria"/>
          <w:i/>
        </w:rPr>
        <w:t>,</w:t>
      </w:r>
      <w:r>
        <w:rPr>
          <w:rFonts w:ascii="Cambria" w:eastAsia="Cambria" w:hAnsi="Cambria" w:cs="Cambria"/>
          <w:i/>
        </w:rPr>
        <w:tab/>
      </w:r>
      <w:r>
        <w:t>(7)</w:t>
      </w:r>
    </w:p>
    <w:p w14:paraId="0D532012" w14:textId="14ABA371" w:rsidR="006719BC" w:rsidRDefault="001B5807">
      <w:pPr>
        <w:ind w:left="20" w:right="0"/>
      </w:pPr>
      <w:r>
        <w:t xml:space="preserve">where </w:t>
      </w:r>
      <w:r>
        <w:rPr>
          <w:rFonts w:ascii="Cambria" w:eastAsia="Cambria" w:hAnsi="Cambria" w:cs="Cambria"/>
          <w:i/>
        </w:rPr>
        <w:t>ψ</w:t>
      </w:r>
      <w:proofErr w:type="gramStart"/>
      <w:r>
        <w:rPr>
          <w:rFonts w:ascii="Cambria" w:eastAsia="Cambria" w:hAnsi="Cambria" w:cs="Cambria"/>
          <w:i/>
          <w:vertAlign w:val="subscript"/>
        </w:rPr>
        <w:t>i,t</w:t>
      </w:r>
      <w:proofErr w:type="gramEnd"/>
      <w:r>
        <w:rPr>
          <w:rFonts w:ascii="Cambria" w:eastAsia="Cambria" w:hAnsi="Cambria" w:cs="Cambria"/>
          <w:vertAlign w:val="subscript"/>
        </w:rPr>
        <w:t xml:space="preserve">+1 </w:t>
      </w:r>
      <w:r>
        <w:t xml:space="preserve">is the shock to permanent income and </w:t>
      </w:r>
      <w:proofErr w:type="spellStart"/>
      <w:r>
        <w:rPr>
          <w:rFonts w:ascii="Cambria" w:eastAsia="Cambria" w:hAnsi="Cambria" w:cs="Cambria"/>
        </w:rPr>
        <w:t>Γ</w:t>
      </w:r>
      <w:r>
        <w:rPr>
          <w:rFonts w:ascii="Cambria" w:eastAsia="Cambria" w:hAnsi="Cambria" w:cs="Cambria"/>
          <w:i/>
          <w:vertAlign w:val="subscript"/>
        </w:rPr>
        <w:t>e</w:t>
      </w:r>
      <w:proofErr w:type="spellEnd"/>
      <w:r>
        <w:rPr>
          <w:rFonts w:ascii="Cambria" w:eastAsia="Cambria" w:hAnsi="Cambria" w:cs="Cambria"/>
          <w:vertAlign w:val="subscript"/>
        </w:rPr>
        <w:t>(</w:t>
      </w:r>
      <w:proofErr w:type="spellStart"/>
      <w:r>
        <w:rPr>
          <w:rFonts w:ascii="Cambria" w:eastAsia="Cambria" w:hAnsi="Cambria" w:cs="Cambria"/>
          <w:i/>
          <w:vertAlign w:val="subscript"/>
        </w:rPr>
        <w:t>i</w:t>
      </w:r>
      <w:proofErr w:type="spellEnd"/>
      <w:r>
        <w:rPr>
          <w:rFonts w:ascii="Cambria" w:eastAsia="Cambria" w:hAnsi="Cambria" w:cs="Cambria"/>
          <w:vertAlign w:val="subscript"/>
        </w:rPr>
        <w:t xml:space="preserve">) </w:t>
      </w:r>
      <w:r>
        <w:t xml:space="preserve">is the average growth rate of income for education group </w:t>
      </w:r>
      <w:r>
        <w:rPr>
          <w:rFonts w:ascii="Cambria" w:eastAsia="Cambria" w:hAnsi="Cambria" w:cs="Cambria"/>
          <w:i/>
        </w:rPr>
        <w:t>e</w:t>
      </w:r>
      <w:r>
        <w:rPr>
          <w:rFonts w:ascii="Cambria" w:eastAsia="Cambria" w:hAnsi="Cambria" w:cs="Cambria"/>
        </w:rPr>
        <w:t>(</w:t>
      </w:r>
      <w:proofErr w:type="spellStart"/>
      <w:r>
        <w:rPr>
          <w:rFonts w:ascii="Cambria" w:eastAsia="Cambria" w:hAnsi="Cambria" w:cs="Cambria"/>
          <w:i/>
        </w:rPr>
        <w:t>i</w:t>
      </w:r>
      <w:proofErr w:type="spellEnd"/>
      <w:r>
        <w:rPr>
          <w:rFonts w:ascii="Cambria" w:eastAsia="Cambria" w:hAnsi="Cambria" w:cs="Cambria"/>
        </w:rPr>
        <w:t xml:space="preserve">) </w:t>
      </w:r>
      <w:r>
        <w:t>of the consumer.</w:t>
      </w:r>
      <w:commentRangeStart w:id="322"/>
      <w:r>
        <w:rPr>
          <w:color w:val="4C0000"/>
          <w:sz w:val="18"/>
          <w:vertAlign w:val="superscript"/>
        </w:rPr>
        <w:footnoteReference w:id="8"/>
      </w:r>
      <w:r>
        <w:rPr>
          <w:color w:val="4C0000"/>
          <w:sz w:val="18"/>
          <w:vertAlign w:val="superscript"/>
        </w:rPr>
        <w:t xml:space="preserve"> </w:t>
      </w:r>
      <w:commentRangeEnd w:id="322"/>
      <w:r w:rsidR="00562A3B">
        <w:rPr>
          <w:rStyle w:val="CommentReference"/>
        </w:rPr>
        <w:commentReference w:id="322"/>
      </w:r>
      <w:r>
        <w:t xml:space="preserve">The realized growth rate of permanent income for consumer </w:t>
      </w:r>
      <w:proofErr w:type="spellStart"/>
      <w:r>
        <w:rPr>
          <w:rFonts w:ascii="Cambria" w:eastAsia="Cambria" w:hAnsi="Cambria" w:cs="Cambria"/>
          <w:i/>
        </w:rPr>
        <w:t>i</w:t>
      </w:r>
      <w:proofErr w:type="spellEnd"/>
      <w:r>
        <w:rPr>
          <w:rFonts w:ascii="Cambria" w:eastAsia="Cambria" w:hAnsi="Cambria" w:cs="Cambria"/>
          <w:i/>
        </w:rPr>
        <w:t xml:space="preserve"> </w:t>
      </w:r>
      <w:r>
        <w:t xml:space="preserve">is thus </w:t>
      </w:r>
      <w:r>
        <w:rPr>
          <w:rFonts w:ascii="Cambria" w:eastAsia="Cambria" w:hAnsi="Cambria" w:cs="Cambria"/>
        </w:rPr>
        <w:t>Γ</w:t>
      </w:r>
      <w:r>
        <w:rPr>
          <w:rFonts w:ascii="Cambria" w:eastAsia="Cambria" w:hAnsi="Cambria" w:cs="Cambria"/>
          <w:sz w:val="37"/>
          <w:vertAlign w:val="superscript"/>
        </w:rPr>
        <w:t>ˆ</w:t>
      </w:r>
      <w:r>
        <w:rPr>
          <w:rFonts w:ascii="Cambria" w:eastAsia="Cambria" w:hAnsi="Cambria" w:cs="Cambria"/>
          <w:i/>
          <w:vertAlign w:val="subscript"/>
        </w:rPr>
        <w:t>i,t</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ψ</w:t>
      </w:r>
      <w:r>
        <w:rPr>
          <w:rFonts w:ascii="Cambria" w:eastAsia="Cambria" w:hAnsi="Cambria" w:cs="Cambria"/>
          <w:i/>
          <w:vertAlign w:val="subscript"/>
        </w:rPr>
        <w:t>i,t</w:t>
      </w:r>
      <w:r>
        <w:rPr>
          <w:rFonts w:ascii="Cambria" w:eastAsia="Cambria" w:hAnsi="Cambria" w:cs="Cambria"/>
          <w:vertAlign w:val="subscript"/>
        </w:rPr>
        <w:t>+1</w:t>
      </w:r>
      <w:r>
        <w:rPr>
          <w:rFonts w:ascii="Cambria" w:eastAsia="Cambria" w:hAnsi="Cambria" w:cs="Cambria"/>
        </w:rPr>
        <w:t>Γ</w:t>
      </w:r>
      <w:r>
        <w:rPr>
          <w:rFonts w:ascii="Cambria" w:eastAsia="Cambria" w:hAnsi="Cambria" w:cs="Cambria"/>
          <w:i/>
          <w:vertAlign w:val="subscript"/>
        </w:rPr>
        <w:t>e</w:t>
      </w:r>
      <w:r>
        <w:rPr>
          <w:rFonts w:ascii="Cambria" w:eastAsia="Cambria" w:hAnsi="Cambria" w:cs="Cambria"/>
          <w:vertAlign w:val="subscript"/>
        </w:rPr>
        <w:t>(</w:t>
      </w:r>
      <w:proofErr w:type="spellStart"/>
      <w:r>
        <w:rPr>
          <w:rFonts w:ascii="Cambria" w:eastAsia="Cambria" w:hAnsi="Cambria" w:cs="Cambria"/>
          <w:i/>
          <w:vertAlign w:val="subscript"/>
        </w:rPr>
        <w:t>i</w:t>
      </w:r>
      <w:proofErr w:type="spellEnd"/>
      <w:r>
        <w:rPr>
          <w:rFonts w:ascii="Cambria" w:eastAsia="Cambria" w:hAnsi="Cambria" w:cs="Cambria"/>
          <w:vertAlign w:val="subscript"/>
        </w:rPr>
        <w:t>)</w:t>
      </w:r>
      <w:r>
        <w:t xml:space="preserve">. The shock to permanent income is normally distributed with variance </w:t>
      </w:r>
      <w:r>
        <w:rPr>
          <w:rFonts w:ascii="Cambria" w:eastAsia="Cambria" w:hAnsi="Cambria" w:cs="Cambria"/>
          <w:i/>
        </w:rPr>
        <w:t>σ</w:t>
      </w:r>
      <w:r>
        <w:rPr>
          <w:rFonts w:ascii="Cambria" w:eastAsia="Cambria" w:hAnsi="Cambria" w:cs="Cambria"/>
          <w:i/>
          <w:vertAlign w:val="subscript"/>
        </w:rPr>
        <w:t>ψ</w:t>
      </w:r>
      <w:r>
        <w:rPr>
          <w:rFonts w:ascii="Cambria" w:eastAsia="Cambria" w:hAnsi="Cambria" w:cs="Cambria"/>
          <w:vertAlign w:val="superscript"/>
        </w:rPr>
        <w:t>2</w:t>
      </w:r>
      <w:r>
        <w:t>.</w:t>
      </w:r>
    </w:p>
    <w:p w14:paraId="4902044B" w14:textId="48DDE38B" w:rsidR="006719BC" w:rsidRDefault="001B5807">
      <w:pPr>
        <w:spacing w:after="13" w:line="248" w:lineRule="auto"/>
        <w:ind w:right="0"/>
        <w:jc w:val="right"/>
      </w:pPr>
      <w:r>
        <w:t>The actual income a consumer receives will be subject to the</w:t>
      </w:r>
      <w:ins w:id="333" w:author="Christopher Karlsten [2]" w:date="2022-11-04T10:52:00Z">
        <w:r w:rsidR="00F13196">
          <w:t xml:space="preserve"> individual’s</w:t>
        </w:r>
      </w:ins>
      <w:del w:id="334" w:author="Christopher Karlsten [2]" w:date="2022-11-04T10:52:00Z">
        <w:r w:rsidDel="00F13196">
          <w:delText>ir</w:delText>
        </w:r>
      </w:del>
      <w:r>
        <w:t xml:space="preserve"> employment status as</w:t>
      </w:r>
    </w:p>
    <w:p w14:paraId="6D6B7C19" w14:textId="77777777" w:rsidR="006719BC" w:rsidRDefault="006719BC">
      <w:pPr>
        <w:sectPr w:rsidR="006719BC">
          <w:headerReference w:type="even" r:id="rId18"/>
          <w:headerReference w:type="default" r:id="rId19"/>
          <w:footerReference w:type="even" r:id="rId20"/>
          <w:footerReference w:type="default" r:id="rId21"/>
          <w:headerReference w:type="first" r:id="rId22"/>
          <w:footerReference w:type="first" r:id="rId23"/>
          <w:pgSz w:w="11906" w:h="16838"/>
          <w:pgMar w:top="1403" w:right="1488" w:bottom="2696" w:left="1488" w:header="720" w:footer="1757" w:gutter="0"/>
          <w:pgNumType w:start="1"/>
          <w:cols w:space="720"/>
        </w:sectPr>
      </w:pPr>
    </w:p>
    <w:tbl>
      <w:tblPr>
        <w:tblStyle w:val="TableGrid"/>
        <w:tblpPr w:vertAnchor="text" w:horzAnchor="margin" w:tblpX="2011" w:tblpY="429"/>
        <w:tblOverlap w:val="never"/>
        <w:tblW w:w="6918" w:type="dxa"/>
        <w:tblInd w:w="0" w:type="dxa"/>
        <w:tblLook w:val="04A0" w:firstRow="1" w:lastRow="0" w:firstColumn="1" w:lastColumn="0" w:noHBand="0" w:noVBand="1"/>
      </w:tblPr>
      <w:tblGrid>
        <w:gridCol w:w="1716"/>
        <w:gridCol w:w="4903"/>
        <w:gridCol w:w="299"/>
      </w:tblGrid>
      <w:tr w:rsidR="006719BC" w14:paraId="013BCD68" w14:textId="77777777">
        <w:trPr>
          <w:trHeight w:val="1004"/>
        </w:trPr>
        <w:tc>
          <w:tcPr>
            <w:tcW w:w="1716" w:type="dxa"/>
            <w:tcBorders>
              <w:top w:val="nil"/>
              <w:left w:val="nil"/>
              <w:bottom w:val="nil"/>
              <w:right w:val="nil"/>
            </w:tcBorders>
          </w:tcPr>
          <w:p w14:paraId="4F84B687" w14:textId="77777777" w:rsidR="006719BC" w:rsidRDefault="001B5807">
            <w:pPr>
              <w:spacing w:after="0" w:line="259" w:lineRule="auto"/>
              <w:ind w:left="605" w:right="0" w:firstLine="0"/>
              <w:jc w:val="left"/>
            </w:pPr>
            <w:r>
              <w:rPr>
                <w:rFonts w:ascii="Cambria" w:eastAsia="Cambria" w:hAnsi="Cambria" w:cs="Cambria"/>
              </w:rPr>
              <w:t></w:t>
            </w:r>
          </w:p>
          <w:p w14:paraId="315B452A" w14:textId="77777777" w:rsidR="006719BC" w:rsidRDefault="001B5807">
            <w:pPr>
              <w:spacing w:after="0" w:line="216" w:lineRule="auto"/>
              <w:ind w:left="818" w:right="160" w:hanging="213"/>
              <w:jc w:val="left"/>
            </w:pPr>
            <w:r>
              <w:rPr>
                <w:rFonts w:ascii="Cambria" w:eastAsia="Cambria" w:hAnsi="Cambria" w:cs="Cambria"/>
              </w:rPr>
              <w:t xml:space="preserve"> </w:t>
            </w:r>
            <w:proofErr w:type="spellStart"/>
            <w:proofErr w:type="gramStart"/>
            <w:r>
              <w:rPr>
                <w:rFonts w:ascii="Cambria" w:eastAsia="Cambria" w:hAnsi="Cambria" w:cs="Cambria"/>
                <w:i/>
                <w:sz w:val="16"/>
              </w:rPr>
              <w:t>i,t</w:t>
            </w:r>
            <w:r>
              <w:rPr>
                <w:rFonts w:ascii="Cambria" w:eastAsia="Cambria" w:hAnsi="Cambria" w:cs="Cambria"/>
                <w:i/>
              </w:rPr>
              <w:t>p</w:t>
            </w:r>
            <w:r>
              <w:rPr>
                <w:rFonts w:ascii="Cambria" w:eastAsia="Cambria" w:hAnsi="Cambria" w:cs="Cambria"/>
                <w:i/>
                <w:sz w:val="16"/>
              </w:rPr>
              <w:t>i</w:t>
            </w:r>
            <w:proofErr w:type="gramEnd"/>
            <w:r>
              <w:rPr>
                <w:rFonts w:ascii="Cambria" w:eastAsia="Cambria" w:hAnsi="Cambria" w:cs="Cambria"/>
                <w:i/>
                <w:sz w:val="16"/>
              </w:rPr>
              <w:t>,t</w:t>
            </w:r>
            <w:proofErr w:type="spellEnd"/>
            <w:r>
              <w:rPr>
                <w:rFonts w:ascii="Cambria" w:eastAsia="Cambria" w:hAnsi="Cambria" w:cs="Cambria"/>
                <w:i/>
              </w:rPr>
              <w:t>, ξ</w:t>
            </w:r>
          </w:p>
          <w:p w14:paraId="15793A39" w14:textId="77777777" w:rsidR="006719BC" w:rsidRDefault="001B5807">
            <w:pPr>
              <w:tabs>
                <w:tab w:val="center" w:pos="1098"/>
              </w:tabs>
              <w:spacing w:after="82" w:line="259" w:lineRule="auto"/>
              <w:ind w:left="0" w:right="0" w:firstLine="0"/>
              <w:jc w:val="left"/>
            </w:pPr>
            <w:proofErr w:type="spellStart"/>
            <w:proofErr w:type="gramStart"/>
            <w:r>
              <w:rPr>
                <w:rFonts w:ascii="Cambria" w:eastAsia="Cambria" w:hAnsi="Cambria" w:cs="Cambria"/>
                <w:i/>
              </w:rPr>
              <w:t>y</w:t>
            </w:r>
            <w:r>
              <w:rPr>
                <w:rFonts w:ascii="Cambria" w:eastAsia="Cambria" w:hAnsi="Cambria" w:cs="Cambria"/>
                <w:i/>
                <w:sz w:val="16"/>
              </w:rPr>
              <w:t>i,t</w:t>
            </w:r>
            <w:proofErr w:type="spellEnd"/>
            <w:proofErr w:type="gramEnd"/>
            <w:r>
              <w:rPr>
                <w:rFonts w:ascii="Cambria" w:eastAsia="Cambria" w:hAnsi="Cambria" w:cs="Cambria"/>
                <w:i/>
                <w:sz w:val="16"/>
              </w:rPr>
              <w:t xml:space="preserve"> </w:t>
            </w:r>
            <w:r>
              <w:rPr>
                <w:rFonts w:ascii="Cambria" w:eastAsia="Cambria" w:hAnsi="Cambria" w:cs="Cambria"/>
              </w:rPr>
              <w:t>=</w:t>
            </w:r>
            <w:r>
              <w:rPr>
                <w:rFonts w:ascii="Cambria" w:eastAsia="Cambria" w:hAnsi="Cambria" w:cs="Cambria"/>
              </w:rPr>
              <w:tab/>
            </w:r>
            <w:proofErr w:type="spellStart"/>
            <w:r>
              <w:rPr>
                <w:rFonts w:ascii="Cambria" w:eastAsia="Cambria" w:hAnsi="Cambria" w:cs="Cambria"/>
                <w:i/>
              </w:rPr>
              <w:t>ρ</w:t>
            </w:r>
            <w:r>
              <w:rPr>
                <w:rFonts w:ascii="Cambria" w:eastAsia="Cambria" w:hAnsi="Cambria" w:cs="Cambria"/>
                <w:i/>
                <w:sz w:val="16"/>
              </w:rPr>
              <w:t>b</w:t>
            </w:r>
            <w:r>
              <w:rPr>
                <w:rFonts w:ascii="Cambria" w:eastAsia="Cambria" w:hAnsi="Cambria" w:cs="Cambria"/>
                <w:i/>
              </w:rPr>
              <w:t>p</w:t>
            </w:r>
            <w:r>
              <w:rPr>
                <w:rFonts w:ascii="Cambria" w:eastAsia="Cambria" w:hAnsi="Cambria" w:cs="Cambria"/>
                <w:i/>
                <w:sz w:val="16"/>
              </w:rPr>
              <w:t>i,t</w:t>
            </w:r>
            <w:proofErr w:type="spellEnd"/>
            <w:r>
              <w:rPr>
                <w:rFonts w:ascii="Cambria" w:eastAsia="Cambria" w:hAnsi="Cambria" w:cs="Cambria"/>
                <w:i/>
              </w:rPr>
              <w:t>,</w:t>
            </w:r>
          </w:p>
          <w:p w14:paraId="66BB47A4" w14:textId="77777777" w:rsidR="006719BC" w:rsidRDefault="001B5807">
            <w:pPr>
              <w:spacing w:after="0" w:line="259" w:lineRule="auto"/>
              <w:ind w:left="605" w:right="0" w:firstLine="0"/>
              <w:jc w:val="left"/>
            </w:pPr>
            <w:r>
              <w:rPr>
                <w:rFonts w:ascii="Cambria" w:eastAsia="Cambria" w:hAnsi="Cambria" w:cs="Cambria"/>
              </w:rPr>
              <w:t></w:t>
            </w:r>
            <w:proofErr w:type="spellStart"/>
            <w:r>
              <w:rPr>
                <w:rFonts w:ascii="Cambria" w:eastAsia="Cambria" w:hAnsi="Cambria" w:cs="Cambria"/>
                <w:i/>
              </w:rPr>
              <w:t>ρ</w:t>
            </w:r>
            <w:proofErr w:type="gramStart"/>
            <w:r>
              <w:rPr>
                <w:rFonts w:ascii="Cambria" w:eastAsia="Cambria" w:hAnsi="Cambria" w:cs="Cambria"/>
                <w:i/>
                <w:sz w:val="16"/>
              </w:rPr>
              <w:t>nb</w:t>
            </w:r>
            <w:r>
              <w:rPr>
                <w:rFonts w:ascii="Cambria" w:eastAsia="Cambria" w:hAnsi="Cambria" w:cs="Cambria"/>
                <w:i/>
              </w:rPr>
              <w:t>p</w:t>
            </w:r>
            <w:r>
              <w:rPr>
                <w:rFonts w:ascii="Cambria" w:eastAsia="Cambria" w:hAnsi="Cambria" w:cs="Cambria"/>
                <w:i/>
                <w:sz w:val="16"/>
              </w:rPr>
              <w:t>i,t</w:t>
            </w:r>
            <w:proofErr w:type="spellEnd"/>
            <w:proofErr w:type="gramEnd"/>
            <w:r>
              <w:rPr>
                <w:rFonts w:ascii="Cambria" w:eastAsia="Cambria" w:hAnsi="Cambria" w:cs="Cambria"/>
                <w:i/>
              </w:rPr>
              <w:t>,</w:t>
            </w:r>
          </w:p>
        </w:tc>
        <w:tc>
          <w:tcPr>
            <w:tcW w:w="4903" w:type="dxa"/>
            <w:tcBorders>
              <w:top w:val="nil"/>
              <w:left w:val="nil"/>
              <w:bottom w:val="nil"/>
              <w:right w:val="nil"/>
            </w:tcBorders>
          </w:tcPr>
          <w:p w14:paraId="39B83B7D" w14:textId="77777777" w:rsidR="006719BC" w:rsidRDefault="001B5807">
            <w:pPr>
              <w:spacing w:after="0" w:line="259" w:lineRule="auto"/>
              <w:ind w:left="0" w:right="1736" w:firstLine="0"/>
              <w:jc w:val="left"/>
            </w:pPr>
            <w:r>
              <w:t>if employed if unemployed with benefits if unemployed without benefits</w:t>
            </w:r>
          </w:p>
        </w:tc>
        <w:tc>
          <w:tcPr>
            <w:tcW w:w="299" w:type="dxa"/>
            <w:tcBorders>
              <w:top w:val="nil"/>
              <w:left w:val="nil"/>
              <w:bottom w:val="nil"/>
              <w:right w:val="nil"/>
            </w:tcBorders>
            <w:vAlign w:val="center"/>
          </w:tcPr>
          <w:p w14:paraId="6BCF0D3D" w14:textId="77777777" w:rsidR="006719BC" w:rsidRDefault="001B5807">
            <w:pPr>
              <w:spacing w:after="0" w:line="259" w:lineRule="auto"/>
              <w:ind w:left="0" w:right="0" w:firstLine="0"/>
            </w:pPr>
            <w:r>
              <w:t>(8)</w:t>
            </w:r>
          </w:p>
        </w:tc>
      </w:tr>
    </w:tbl>
    <w:p w14:paraId="6E43C627" w14:textId="77777777" w:rsidR="006719BC" w:rsidRDefault="001B5807">
      <w:pPr>
        <w:ind w:left="20" w:right="0"/>
      </w:pPr>
      <w:r>
        <w:t xml:space="preserve">well as transitory shocks, </w:t>
      </w:r>
      <w:proofErr w:type="spellStart"/>
      <w:r>
        <w:rPr>
          <w:rFonts w:ascii="Cambria" w:eastAsia="Cambria" w:hAnsi="Cambria" w:cs="Cambria"/>
          <w:i/>
        </w:rPr>
        <w:t>ξ</w:t>
      </w:r>
      <w:proofErr w:type="gramStart"/>
      <w:r>
        <w:rPr>
          <w:rFonts w:ascii="Cambria" w:eastAsia="Cambria" w:hAnsi="Cambria" w:cs="Cambria"/>
          <w:i/>
          <w:vertAlign w:val="subscript"/>
        </w:rPr>
        <w:t>i,t</w:t>
      </w:r>
      <w:proofErr w:type="spellEnd"/>
      <w:proofErr w:type="gramEnd"/>
      <w:r>
        <w:t>:</w:t>
      </w:r>
    </w:p>
    <w:p w14:paraId="3915A8ED" w14:textId="77777777" w:rsidR="006719BC" w:rsidRDefault="006719BC">
      <w:pPr>
        <w:sectPr w:rsidR="006719BC">
          <w:type w:val="continuous"/>
          <w:pgSz w:w="11906" w:h="16838"/>
          <w:pgMar w:top="1403" w:right="7423" w:bottom="2696" w:left="1488" w:header="720" w:footer="720" w:gutter="0"/>
          <w:cols w:space="720"/>
        </w:sectPr>
      </w:pPr>
    </w:p>
    <w:p w14:paraId="0EFE5A8D" w14:textId="48034F09" w:rsidR="006719BC" w:rsidRDefault="001B5807">
      <w:pPr>
        <w:spacing w:after="4" w:line="251" w:lineRule="auto"/>
        <w:ind w:left="-5" w:right="0"/>
        <w:jc w:val="left"/>
      </w:pPr>
      <w:r>
        <w:t xml:space="preserve">where </w:t>
      </w:r>
      <w:proofErr w:type="spellStart"/>
      <w:r>
        <w:rPr>
          <w:rFonts w:ascii="Cambria" w:eastAsia="Cambria" w:hAnsi="Cambria" w:cs="Cambria"/>
          <w:i/>
        </w:rPr>
        <w:t>ξ</w:t>
      </w:r>
      <w:proofErr w:type="gramStart"/>
      <w:r>
        <w:rPr>
          <w:rFonts w:ascii="Cambria" w:eastAsia="Cambria" w:hAnsi="Cambria" w:cs="Cambria"/>
          <w:i/>
          <w:vertAlign w:val="subscript"/>
        </w:rPr>
        <w:t>i,t</w:t>
      </w:r>
      <w:proofErr w:type="spellEnd"/>
      <w:proofErr w:type="gramEnd"/>
      <w:r>
        <w:rPr>
          <w:rFonts w:ascii="Cambria" w:eastAsia="Cambria" w:hAnsi="Cambria" w:cs="Cambria"/>
          <w:i/>
          <w:vertAlign w:val="subscript"/>
        </w:rPr>
        <w:t xml:space="preserve"> </w:t>
      </w:r>
      <w:r>
        <w:t xml:space="preserve">is normally distributed with variance </w:t>
      </w:r>
      <w:r>
        <w:rPr>
          <w:rFonts w:ascii="Cambria" w:eastAsia="Cambria" w:hAnsi="Cambria" w:cs="Cambria"/>
          <w:i/>
        </w:rPr>
        <w:t>σ</w:t>
      </w:r>
      <w:r>
        <w:rPr>
          <w:rFonts w:ascii="Cambria" w:eastAsia="Cambria" w:hAnsi="Cambria" w:cs="Cambria"/>
          <w:i/>
          <w:vertAlign w:val="subscript"/>
        </w:rPr>
        <w:t>ξ</w:t>
      </w:r>
      <w:r>
        <w:rPr>
          <w:rFonts w:ascii="Cambria" w:eastAsia="Cambria" w:hAnsi="Cambria" w:cs="Cambria"/>
          <w:vertAlign w:val="superscript"/>
        </w:rPr>
        <w:t>2</w:t>
      </w:r>
      <w:del w:id="335" w:author="Christopher Karlsten" w:date="2022-10-22T19:03:00Z">
        <w:r w:rsidDel="00562A3B">
          <w:delText>,</w:delText>
        </w:r>
      </w:del>
      <w:r>
        <w:t xml:space="preserve"> and </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t xml:space="preserve">are the replacement rates for an unemployed consumer </w:t>
      </w:r>
      <w:del w:id="336" w:author="Christopher Karlsten" w:date="2022-10-22T19:03:00Z">
        <w:r w:rsidDel="00562A3B">
          <w:delText xml:space="preserve">that </w:delText>
        </w:r>
      </w:del>
      <w:ins w:id="337" w:author="Christopher Karlsten" w:date="2022-10-22T19:03:00Z">
        <w:r w:rsidR="00562A3B">
          <w:t xml:space="preserve">who </w:t>
        </w:r>
      </w:ins>
      <w:r>
        <w:t>is or is not eligible for unemployment benefits, respectively.</w:t>
      </w:r>
    </w:p>
    <w:p w14:paraId="4EE48D84" w14:textId="1D8DAE92" w:rsidR="006719BC" w:rsidRDefault="001B5807">
      <w:pPr>
        <w:spacing w:after="417"/>
        <w:ind w:right="142" w:firstLine="234"/>
      </w:pPr>
      <w:r>
        <w:t xml:space="preserve">A Markov transition matrix </w:t>
      </w:r>
      <w:r>
        <w:rPr>
          <w:rFonts w:ascii="Cambria" w:eastAsia="Cambria" w:hAnsi="Cambria" w:cs="Cambria"/>
        </w:rPr>
        <w:t xml:space="preserve">Π </w:t>
      </w:r>
      <w:r>
        <w:t xml:space="preserve">generates the unemployment dynamics where the number of states is given by </w:t>
      </w:r>
      <w:r>
        <w:rPr>
          <w:rFonts w:ascii="Cambria" w:eastAsia="Cambria" w:hAnsi="Cambria" w:cs="Cambria"/>
        </w:rPr>
        <w:t xml:space="preserve">2 </w:t>
      </w:r>
      <w:r>
        <w:t>plus the number of periods that unemployment benefits last. An employed consumer can continue being employed</w:t>
      </w:r>
      <w:del w:id="338" w:author="Christopher Karlsten" w:date="2022-10-22T19:04:00Z">
        <w:r w:rsidDel="00562A3B">
          <w:delText>,</w:delText>
        </w:r>
      </w:del>
      <w:r>
        <w:t xml:space="preserve"> or move to being unemployed with benefits.</w:t>
      </w:r>
      <w:commentRangeStart w:id="339"/>
      <w:r>
        <w:rPr>
          <w:color w:val="4C0000"/>
          <w:sz w:val="18"/>
          <w:vertAlign w:val="superscript"/>
        </w:rPr>
        <w:footnoteReference w:id="9"/>
      </w:r>
      <w:commentRangeEnd w:id="339"/>
      <w:r w:rsidR="00562A3B">
        <w:rPr>
          <w:rStyle w:val="CommentReference"/>
        </w:rPr>
        <w:commentReference w:id="339"/>
      </w:r>
      <w:r>
        <w:rPr>
          <w:color w:val="4C0000"/>
          <w:sz w:val="18"/>
          <w:vertAlign w:val="superscript"/>
        </w:rPr>
        <w:t xml:space="preserve"> </w:t>
      </w:r>
      <w:r>
        <w:t xml:space="preserve">The first row of </w:t>
      </w:r>
      <w:r>
        <w:rPr>
          <w:rFonts w:ascii="Cambria" w:eastAsia="Cambria" w:hAnsi="Cambria" w:cs="Cambria"/>
        </w:rPr>
        <w:t xml:space="preserve">Π </w:t>
      </w:r>
      <w:r>
        <w:t xml:space="preserve">is thus given by </w:t>
      </w:r>
      <w:r>
        <w:rPr>
          <w:noProof/>
        </w:rPr>
        <w:drawing>
          <wp:inline distT="0" distB="0" distL="0" distR="0" wp14:anchorId="7FCF26AF" wp14:editId="490C071A">
            <wp:extent cx="1042416" cy="195072"/>
            <wp:effectExtent l="0" t="0" r="0" b="0"/>
            <wp:docPr id="61839" name="Picture 61839"/>
            <wp:cNvGraphicFramePr/>
            <a:graphic xmlns:a="http://schemas.openxmlformats.org/drawingml/2006/main">
              <a:graphicData uri="http://schemas.openxmlformats.org/drawingml/2006/picture">
                <pic:pic xmlns:pic="http://schemas.openxmlformats.org/drawingml/2006/picture">
                  <pic:nvPicPr>
                    <pic:cNvPr id="61839" name="Picture 61839"/>
                    <pic:cNvPicPr/>
                  </pic:nvPicPr>
                  <pic:blipFill>
                    <a:blip r:embed="rId24"/>
                    <a:stretch>
                      <a:fillRect/>
                    </a:stretch>
                  </pic:blipFill>
                  <pic:spPr>
                    <a:xfrm>
                      <a:off x="0" y="0"/>
                      <a:ext cx="1042416" cy="195072"/>
                    </a:xfrm>
                    <a:prstGeom prst="rect">
                      <a:avLst/>
                    </a:prstGeom>
                  </pic:spPr>
                </pic:pic>
              </a:graphicData>
            </a:graphic>
          </wp:inline>
        </w:drawing>
      </w:r>
      <w:ins w:id="341" w:author="Christopher Karlsten" w:date="2022-10-22T19:04:00Z">
        <w:r w:rsidR="00562A3B">
          <w:t>,</w:t>
        </w:r>
      </w:ins>
      <w:r>
        <w:t xml:space="preserve"> where</w:t>
      </w:r>
      <w:r>
        <w:rPr>
          <w:noProof/>
        </w:rPr>
        <w:drawing>
          <wp:inline distT="0" distB="0" distL="0" distR="0" wp14:anchorId="6D795047" wp14:editId="620999D8">
            <wp:extent cx="249936" cy="173736"/>
            <wp:effectExtent l="0" t="0" r="0" b="0"/>
            <wp:docPr id="61840" name="Picture 61840"/>
            <wp:cNvGraphicFramePr/>
            <a:graphic xmlns:a="http://schemas.openxmlformats.org/drawingml/2006/main">
              <a:graphicData uri="http://schemas.openxmlformats.org/drawingml/2006/picture">
                <pic:pic xmlns:pic="http://schemas.openxmlformats.org/drawingml/2006/picture">
                  <pic:nvPicPr>
                    <pic:cNvPr id="61840" name="Picture 61840"/>
                    <pic:cNvPicPr/>
                  </pic:nvPicPr>
                  <pic:blipFill>
                    <a:blip r:embed="rId25"/>
                    <a:stretch>
                      <a:fillRect/>
                    </a:stretch>
                  </pic:blipFill>
                  <pic:spPr>
                    <a:xfrm>
                      <a:off x="0" y="0"/>
                      <a:ext cx="249936" cy="173736"/>
                    </a:xfrm>
                    <a:prstGeom prst="rect">
                      <a:avLst/>
                    </a:prstGeom>
                  </pic:spPr>
                </pic:pic>
              </a:graphicData>
            </a:graphic>
          </wp:inline>
        </w:drawing>
      </w:r>
      <w:r>
        <w:t xml:space="preserve"> indicates the probability of becoming unemployed from an employed state and </w:t>
      </w:r>
      <w:r>
        <w:rPr>
          <w:rFonts w:ascii="Cambria" w:eastAsia="Cambria" w:hAnsi="Cambria" w:cs="Cambria"/>
          <w:b/>
        </w:rPr>
        <w:t xml:space="preserve">0 </w:t>
      </w:r>
      <w:r>
        <w:t>is a vector of zeros of the appropriate length. Note that we allow this probability to depend o</w:t>
      </w:r>
      <w:ins w:id="342" w:author="Christopher Karlsten" w:date="2022-10-22T19:05:00Z">
        <w:r w:rsidR="00562A3B">
          <w:t>n</w:t>
        </w:r>
      </w:ins>
      <w:del w:id="343" w:author="Christopher Karlsten" w:date="2022-10-22T19:05:00Z">
        <w:r w:rsidDel="00562A3B">
          <w:delText>f</w:delText>
        </w:r>
      </w:del>
      <w:r>
        <w:t xml:space="preserve"> the education group of </w:t>
      </w:r>
      <w:proofErr w:type="gramStart"/>
      <w:r>
        <w:t>consumer</w:t>
      </w:r>
      <w:proofErr w:type="gramEnd"/>
      <w:r>
        <w:t xml:space="preserve"> </w:t>
      </w:r>
      <w:proofErr w:type="spellStart"/>
      <w:r>
        <w:rPr>
          <w:rFonts w:ascii="Cambria" w:eastAsia="Cambria" w:hAnsi="Cambria" w:cs="Cambria"/>
          <w:i/>
        </w:rPr>
        <w:t>i</w:t>
      </w:r>
      <w:proofErr w:type="spellEnd"/>
      <w:r>
        <w:rPr>
          <w:rFonts w:ascii="Cambria" w:eastAsia="Cambria" w:hAnsi="Cambria" w:cs="Cambria"/>
          <w:i/>
        </w:rPr>
        <w:t xml:space="preserve"> </w:t>
      </w:r>
      <w:r>
        <w:t xml:space="preserve">and will calibrate this parameter to match the average unemployment rate for each education group. Upon becoming unemployed, all consumers face a probability </w:t>
      </w:r>
      <w:r>
        <w:rPr>
          <w:rFonts w:ascii="Cambria" w:eastAsia="Cambria" w:hAnsi="Cambria" w:cs="Cambria"/>
          <w:i/>
        </w:rPr>
        <w:lastRenderedPageBreak/>
        <w:t>π</w:t>
      </w:r>
      <w:proofErr w:type="spellStart"/>
      <w:r>
        <w:rPr>
          <w:rFonts w:ascii="Cambria" w:eastAsia="Cambria" w:hAnsi="Cambria" w:cs="Cambria"/>
          <w:i/>
          <w:vertAlign w:val="subscript"/>
        </w:rPr>
        <w:t>ue</w:t>
      </w:r>
      <w:proofErr w:type="spellEnd"/>
      <w:r>
        <w:rPr>
          <w:rFonts w:ascii="Cambria" w:eastAsia="Cambria" w:hAnsi="Cambria" w:cs="Cambria"/>
          <w:i/>
          <w:vertAlign w:val="subscript"/>
        </w:rPr>
        <w:t xml:space="preserve"> </w:t>
      </w:r>
      <w:r>
        <w:t xml:space="preserve">of transitioning back into employment and a probability </w:t>
      </w:r>
      <w:r>
        <w:rPr>
          <w:rFonts w:ascii="Cambria" w:eastAsia="Cambria" w:hAnsi="Cambria" w:cs="Cambria"/>
        </w:rPr>
        <w:t xml:space="preserve">1 − </w:t>
      </w:r>
      <w:r>
        <w:rPr>
          <w:rFonts w:ascii="Cambria" w:eastAsia="Cambria" w:hAnsi="Cambria" w:cs="Cambria"/>
          <w:i/>
        </w:rPr>
        <w:t>π</w:t>
      </w:r>
      <w:proofErr w:type="spellStart"/>
      <w:r>
        <w:rPr>
          <w:rFonts w:ascii="Cambria" w:eastAsia="Cambria" w:hAnsi="Cambria" w:cs="Cambria"/>
          <w:i/>
          <w:vertAlign w:val="subscript"/>
        </w:rPr>
        <w:t>ue</w:t>
      </w:r>
      <w:proofErr w:type="spellEnd"/>
      <w:r>
        <w:rPr>
          <w:rFonts w:ascii="Cambria" w:eastAsia="Cambria" w:hAnsi="Cambria" w:cs="Cambria"/>
          <w:i/>
          <w:vertAlign w:val="subscript"/>
        </w:rPr>
        <w:t xml:space="preserve"> </w:t>
      </w:r>
      <w:r>
        <w:t>of remaining unemployed with one less period of remaining benefits. After transitioning into the unemployment state where the consumer is no longer eligible for benefits, the consumer will remain in this state until</w:t>
      </w:r>
      <w:del w:id="344" w:author="Christopher Karlsten [2]" w:date="2022-11-04T10:56:00Z">
        <w:r w:rsidDel="00AD7F01">
          <w:delText xml:space="preserve"> they</w:delText>
        </w:r>
      </w:del>
      <w:r>
        <w:t xml:space="preserve"> becom</w:t>
      </w:r>
      <w:ins w:id="345" w:author="Christopher Karlsten [2]" w:date="2022-11-04T10:56:00Z">
        <w:r w:rsidR="00AD7F01">
          <w:t>ing</w:t>
        </w:r>
      </w:ins>
      <w:del w:id="346" w:author="Christopher Karlsten [2]" w:date="2022-11-04T10:56:00Z">
        <w:r w:rsidDel="00AD7F01">
          <w:delText>e</w:delText>
        </w:r>
      </w:del>
      <w:r>
        <w:t xml:space="preserve"> employed again. The probability of becoming employed is thus the same for each of the unemployment states and education groups.</w:t>
      </w:r>
    </w:p>
    <w:p w14:paraId="3115E6EF" w14:textId="77777777" w:rsidR="006719BC" w:rsidRDefault="001B5807">
      <w:pPr>
        <w:pStyle w:val="Heading2"/>
        <w:ind w:left="571" w:hanging="586"/>
      </w:pPr>
      <w:bookmarkStart w:id="347" w:name="_Toc63030"/>
      <w:r>
        <w:t>Recessions and policies</w:t>
      </w:r>
      <w:bookmarkEnd w:id="347"/>
    </w:p>
    <w:p w14:paraId="30491A78" w14:textId="5B7A40E4" w:rsidR="006719BC" w:rsidRDefault="001B5807">
      <w:pPr>
        <w:spacing w:after="331"/>
        <w:ind w:left="20" w:right="142"/>
      </w:pPr>
      <w:r>
        <w:t>We model the arrival of a recession, and the government policy response to it, as an unpredictable event—an MIT shock. We have four types of shock</w:t>
      </w:r>
      <w:ins w:id="348" w:author="Christopher Karlsten" w:date="2022-10-22T19:15:00Z">
        <w:r w:rsidR="004807AE">
          <w:t>s</w:t>
        </w:r>
      </w:ins>
      <w:r>
        <w:t xml:space="preserve">: one representing a recession and one for each of the three different policy responses we consider. The policy responses are usually modeled as in addition to the recession, but we also consider a counterfactual in which the policy response occurs without a recession </w:t>
      </w:r>
      <w:proofErr w:type="gramStart"/>
      <w:r>
        <w:t>in order to</w:t>
      </w:r>
      <w:proofErr w:type="gramEnd"/>
      <w:r>
        <w:t xml:space="preserve"> understand the welfare effects of the policy.</w:t>
      </w:r>
    </w:p>
    <w:p w14:paraId="7F89378B" w14:textId="4D8A98A0" w:rsidR="006719BC" w:rsidRDefault="001B5807">
      <w:pPr>
        <w:spacing w:after="335"/>
        <w:ind w:right="142" w:firstLine="58"/>
      </w:pPr>
      <w:r>
        <w:t>Recession</w:t>
      </w:r>
      <w:ins w:id="349" w:author="Christopher Karlsten" w:date="2022-10-22T19:16:00Z">
        <w:r w:rsidR="004807AE">
          <w:t>.</w:t>
        </w:r>
      </w:ins>
      <w:r>
        <w:t xml:space="preserve"> At the onset of a recession, several changes occur. First, the unemployment rate for each education group doubles: Those who would have been unemployed in the absence of a recession are still unemployed, and an additional number of consumers move from employment to unemployment. Second, conditional on the recession continuing, the employment transition matrix is adjusted so that unemployment remains at the new high level</w:t>
      </w:r>
      <w:commentRangeStart w:id="350"/>
      <w:r>
        <w:t>,</w:t>
      </w:r>
      <w:commentRangeEnd w:id="350"/>
      <w:r w:rsidR="00122056">
        <w:rPr>
          <w:rStyle w:val="CommentReference"/>
        </w:rPr>
        <w:commentReference w:id="350"/>
      </w:r>
      <w:r>
        <w:t xml:space="preserve"> and the expected length of time for an unemployment spell increases. In our baseline calibration, discussed in detail in section </w:t>
      </w:r>
      <w:r>
        <w:rPr>
          <w:color w:val="4C0000"/>
        </w:rPr>
        <w:t>3.3</w:t>
      </w:r>
      <w:r>
        <w:t xml:space="preserve">, we set the expected length of an unemployment spell to one and a half quarters in normal times, and this </w:t>
      </w:r>
      <w:commentRangeStart w:id="351"/>
      <w:ins w:id="352" w:author="Christopher Karlsten" w:date="2022-10-22T19:18:00Z">
        <w:r w:rsidR="00F2753F">
          <w:t>length</w:t>
        </w:r>
        <w:commentRangeEnd w:id="351"/>
        <w:r w:rsidR="00F2753F">
          <w:rPr>
            <w:rStyle w:val="CommentReference"/>
          </w:rPr>
          <w:commentReference w:id="351"/>
        </w:r>
        <w:r w:rsidR="00F2753F">
          <w:t xml:space="preserve"> </w:t>
        </w:r>
      </w:ins>
      <w:r>
        <w:t>increases to four quarters in a recession. Third, the end of the recession occurs as a Bernoulli process calibrated for an average length of recession of six quarters. Finally, at the end of a recession, the employment transition matrix switches back to its original probabilities</w:t>
      </w:r>
      <w:ins w:id="353" w:author="Christopher Karlsten" w:date="2022-10-22T19:19:00Z">
        <w:r w:rsidR="00F2753F">
          <w:t>,</w:t>
        </w:r>
      </w:ins>
      <w:r>
        <w:t xml:space="preserve"> and</w:t>
      </w:r>
      <w:ins w:id="354" w:author="Christopher Karlsten" w:date="2022-10-22T19:19:00Z">
        <w:r w:rsidR="00F2753F">
          <w:t>,</w:t>
        </w:r>
      </w:ins>
      <w:r>
        <w:t xml:space="preserve"> as a result</w:t>
      </w:r>
      <w:ins w:id="355" w:author="Christopher Karlsten" w:date="2022-10-22T19:19:00Z">
        <w:r w:rsidR="00F2753F">
          <w:t>,</w:t>
        </w:r>
      </w:ins>
      <w:r>
        <w:t xml:space="preserve"> the unemployment rate </w:t>
      </w:r>
      <w:commentRangeStart w:id="356"/>
      <w:r>
        <w:t>tends</w:t>
      </w:r>
      <w:commentRangeEnd w:id="356"/>
      <w:r w:rsidR="00F2753F">
        <w:rPr>
          <w:rStyle w:val="CommentReference"/>
        </w:rPr>
        <w:commentReference w:id="356"/>
      </w:r>
      <w:r>
        <w:t xml:space="preserve"> down over time</w:t>
      </w:r>
      <w:ins w:id="357" w:author="Christopher Karlsten" w:date="2022-10-22T19:20:00Z">
        <w:r w:rsidR="00F2753F">
          <w:t>,</w:t>
        </w:r>
      </w:ins>
      <w:r>
        <w:t xml:space="preserve"> back to its steady-state level.</w:t>
      </w:r>
    </w:p>
    <w:p w14:paraId="4E24DA6A" w14:textId="67C9B0AC" w:rsidR="006719BC" w:rsidRDefault="001B5807">
      <w:pPr>
        <w:spacing w:after="347"/>
        <w:ind w:right="142" w:firstLine="83"/>
      </w:pPr>
      <w:r>
        <w:t xml:space="preserve">Stimulus </w:t>
      </w:r>
      <w:ins w:id="358" w:author="Christopher Karlsten" w:date="2022-10-22T19:20:00Z">
        <w:r w:rsidR="00F2753F">
          <w:t>c</w:t>
        </w:r>
      </w:ins>
      <w:del w:id="359" w:author="Christopher Karlsten" w:date="2022-10-22T19:20:00Z">
        <w:r w:rsidDel="00F2753F">
          <w:delText>C</w:delText>
        </w:r>
      </w:del>
      <w:r>
        <w:t>heck</w:t>
      </w:r>
      <w:ins w:id="360" w:author="Christopher Karlsten" w:date="2022-10-22T19:20:00Z">
        <w:r w:rsidR="00F2753F">
          <w:t>.</w:t>
        </w:r>
      </w:ins>
      <w:r>
        <w:t xml:space="preserve"> In this policy response, the government </w:t>
      </w:r>
      <w:proofErr w:type="spellStart"/>
      <w:r>
        <w:t>sends</w:t>
      </w:r>
      <w:proofErr w:type="spellEnd"/>
      <w:r>
        <w:t xml:space="preserve"> money to every consumer that directly increases the</w:t>
      </w:r>
      <w:del w:id="361" w:author="Christopher Karlsten [2]" w:date="2022-11-04T11:12:00Z">
        <w:r w:rsidDel="00D2000E">
          <w:delText>ir</w:delText>
        </w:r>
      </w:del>
      <w:ins w:id="362" w:author="Christopher Karlsten [2]" w:date="2022-11-04T11:11:00Z">
        <w:r w:rsidR="00D2000E">
          <w:t xml:space="preserve"> individual’s</w:t>
        </w:r>
      </w:ins>
      <w:r>
        <w:t xml:space="preserve"> market resources. The checks are means-tested depending on permanent income. A check for $1,200 is sent to every consumer with permanent income less than $100,000</w:t>
      </w:r>
      <w:ins w:id="363" w:author="Christopher Karlsten" w:date="2022-10-22T19:21:00Z">
        <w:r w:rsidR="00082060">
          <w:t>,</w:t>
        </w:r>
      </w:ins>
      <w:r>
        <w:t xml:space="preserve"> and this amount is then linearly reduced to zero for consumers with a permanent income greater than $150,000.</w:t>
      </w:r>
    </w:p>
    <w:p w14:paraId="76DBE55A" w14:textId="2EB3BE5B" w:rsidR="006719BC" w:rsidRDefault="001B5807">
      <w:pPr>
        <w:spacing w:after="335"/>
        <w:ind w:right="142" w:firstLine="78"/>
      </w:pPr>
      <w:r>
        <w:t xml:space="preserve">Extended </w:t>
      </w:r>
      <w:ins w:id="364" w:author="Christopher Karlsten" w:date="2022-10-22T19:20:00Z">
        <w:r w:rsidR="00F2753F">
          <w:t>u</w:t>
        </w:r>
      </w:ins>
      <w:del w:id="365" w:author="Christopher Karlsten" w:date="2022-10-22T19:20:00Z">
        <w:r w:rsidDel="00F2753F">
          <w:delText>U</w:delText>
        </w:r>
      </w:del>
      <w:r>
        <w:t xml:space="preserve">nemployment </w:t>
      </w:r>
      <w:ins w:id="366" w:author="Christopher Karlsten" w:date="2022-10-22T19:20:00Z">
        <w:r w:rsidR="00F2753F">
          <w:t>b</w:t>
        </w:r>
      </w:ins>
      <w:del w:id="367" w:author="Christopher Karlsten" w:date="2022-10-22T19:20:00Z">
        <w:r w:rsidDel="00F2753F">
          <w:delText>B</w:delText>
        </w:r>
      </w:del>
      <w:r>
        <w:t>enefits</w:t>
      </w:r>
      <w:ins w:id="368" w:author="Christopher Karlsten" w:date="2022-10-22T19:20:00Z">
        <w:r w:rsidR="00F2753F">
          <w:t>.</w:t>
        </w:r>
      </w:ins>
      <w:r>
        <w:t xml:space="preserve"> In this policy response, unemployment benefits are extended from </w:t>
      </w:r>
      <w:del w:id="369" w:author="Christopher Karlsten" w:date="2022-10-22T19:22:00Z">
        <w:r w:rsidDel="00082060">
          <w:delText xml:space="preserve">2 </w:delText>
        </w:r>
      </w:del>
      <w:ins w:id="370" w:author="Christopher Karlsten" w:date="2022-10-22T19:22:00Z">
        <w:r w:rsidR="00082060">
          <w:t xml:space="preserve">two </w:t>
        </w:r>
      </w:ins>
      <w:r>
        <w:t xml:space="preserve">quarters to </w:t>
      </w:r>
      <w:del w:id="371" w:author="Christopher Karlsten" w:date="2022-10-22T19:22:00Z">
        <w:r w:rsidDel="00082060">
          <w:delText xml:space="preserve">4 </w:delText>
        </w:r>
      </w:del>
      <w:ins w:id="372" w:author="Christopher Karlsten" w:date="2022-10-22T19:22:00Z">
        <w:r w:rsidR="00082060">
          <w:t xml:space="preserve">four </w:t>
        </w:r>
      </w:ins>
      <w:r>
        <w:t xml:space="preserve">quarters. That is, those who become unemployed at the start of the recession, or who were already unemployed, will receive unemployment benefits for up to four quarters (including quarters leading up to the recession). Those who become unemployed one quarter into the recession will receive up to three quarters of unemployment benefits. These extended unemployment benefits will occur regardless of </w:t>
      </w:r>
      <w:r>
        <w:lastRenderedPageBreak/>
        <w:t>whether the recession ends, and no further extensions are granted if the recession continues.</w:t>
      </w:r>
    </w:p>
    <w:p w14:paraId="6CFAAD85" w14:textId="7E8C0256" w:rsidR="006719BC" w:rsidRDefault="001B5807">
      <w:pPr>
        <w:ind w:right="142" w:firstLine="78"/>
      </w:pPr>
      <w:r>
        <w:t xml:space="preserve">Payroll </w:t>
      </w:r>
      <w:ins w:id="373" w:author="Christopher Karlsten" w:date="2022-10-22T19:23:00Z">
        <w:r w:rsidR="00082060">
          <w:t>t</w:t>
        </w:r>
      </w:ins>
      <w:del w:id="374" w:author="Christopher Karlsten" w:date="2022-10-22T19:23:00Z">
        <w:r w:rsidDel="00082060">
          <w:delText>T</w:delText>
        </w:r>
      </w:del>
      <w:r>
        <w:t xml:space="preserve">ax </w:t>
      </w:r>
      <w:ins w:id="375" w:author="Christopher Karlsten" w:date="2022-10-22T19:23:00Z">
        <w:r w:rsidR="00082060">
          <w:t>c</w:t>
        </w:r>
      </w:ins>
      <w:del w:id="376" w:author="Christopher Karlsten" w:date="2022-10-22T19:23:00Z">
        <w:r w:rsidDel="00082060">
          <w:delText>C</w:delText>
        </w:r>
      </w:del>
      <w:r>
        <w:t>ut</w:t>
      </w:r>
      <w:ins w:id="377" w:author="Christopher Karlsten" w:date="2022-10-22T19:23:00Z">
        <w:r w:rsidR="00082060">
          <w:t>.</w:t>
        </w:r>
      </w:ins>
      <w:r>
        <w:t xml:space="preserve"> In this policy response, employee-side payroll taxes are reduced for a period of </w:t>
      </w:r>
      <w:del w:id="378" w:author="Christopher Karlsten" w:date="2022-10-22T19:23:00Z">
        <w:r w:rsidDel="00082060">
          <w:delText xml:space="preserve">8 </w:delText>
        </w:r>
      </w:del>
      <w:ins w:id="379" w:author="Christopher Karlsten" w:date="2022-10-22T19:23:00Z">
        <w:r w:rsidR="00082060">
          <w:t xml:space="preserve">eight </w:t>
        </w:r>
      </w:ins>
      <w:r>
        <w:t xml:space="preserve">quarters. During this period, which continues irrespective of whether the recession continues or ends, employed consumers’ income is increased by 2 percent. The income of unemployed consumers is unchanged by this policy. Consumers also believe there is a </w:t>
      </w:r>
      <w:ins w:id="380" w:author="Christopher Karlsten" w:date="2022-10-22T19:24:00Z">
        <w:r w:rsidR="00082060">
          <w:t>50</w:t>
        </w:r>
      </w:ins>
      <w:ins w:id="381" w:author="Christopher Karlsten" w:date="2022-10-22T19:31:00Z">
        <w:r w:rsidR="00082060">
          <w:t>–</w:t>
        </w:r>
      </w:ins>
      <w:del w:id="382" w:author="Christopher Karlsten" w:date="2022-10-22T19:24:00Z">
        <w:r w:rsidDel="00082060">
          <w:delText>fifty</w:delText>
        </w:r>
      </w:del>
      <w:del w:id="383" w:author="Christopher Karlsten" w:date="2022-10-22T19:31:00Z">
        <w:r w:rsidDel="00082060">
          <w:delText>-</w:delText>
        </w:r>
      </w:del>
      <w:ins w:id="384" w:author="Christopher Karlsten" w:date="2022-10-22T19:24:00Z">
        <w:r w:rsidR="00082060">
          <w:t>50</w:t>
        </w:r>
      </w:ins>
      <w:del w:id="385" w:author="Christopher Karlsten" w:date="2022-10-22T19:24:00Z">
        <w:r w:rsidDel="00082060">
          <w:delText>fifty</w:delText>
        </w:r>
      </w:del>
      <w:r>
        <w:t xml:space="preserve"> chance that the tax cut will be extended by another two years if the recession has not ended when the first tax cut expires.</w:t>
      </w:r>
      <w:r>
        <w:rPr>
          <w:color w:val="4C0000"/>
          <w:sz w:val="18"/>
          <w:vertAlign w:val="superscript"/>
        </w:rPr>
        <w:footnoteReference w:id="10"/>
      </w:r>
    </w:p>
    <w:p w14:paraId="67DFC305" w14:textId="11C02770" w:rsidR="006719BC" w:rsidRDefault="001B5807">
      <w:pPr>
        <w:ind w:right="142" w:firstLine="63"/>
      </w:pPr>
      <w:r>
        <w:t>Financing the policies</w:t>
      </w:r>
      <w:ins w:id="386" w:author="Christopher Karlsten" w:date="2022-10-22T19:32:00Z">
        <w:r w:rsidR="00330968">
          <w:t>.</w:t>
        </w:r>
      </w:ins>
      <w:r>
        <w:t xml:space="preserve"> Some work in the HA macro literature has shown that if taxes are raised immediately to offset any fiscal stimulus, results can be very different than they would be if, as </w:t>
      </w:r>
      <w:proofErr w:type="gramStart"/>
      <w:r>
        <w:t>occurs in reality, recessionary</w:t>
      </w:r>
      <w:proofErr w:type="gramEnd"/>
      <w:r>
        <w:t xml:space="preserve"> policies are debt financed. Typical fiscal rules assume that any increase in debt gets financed over a long interval. Since much of our analysis effectively normalizes our policies’ size so that the total cost of each policy (and </w:t>
      </w:r>
      <w:ins w:id="387" w:author="Christopher Karlsten" w:date="2022-10-22T19:32:00Z">
        <w:r w:rsidR="00330968">
          <w:t>t</w:t>
        </w:r>
      </w:ins>
      <w:r>
        <w:t xml:space="preserve">herefore the associated debt) is the same, almost </w:t>
      </w:r>
      <w:proofErr w:type="gramStart"/>
      <w:r>
        <w:t>all of</w:t>
      </w:r>
      <w:proofErr w:type="gramEnd"/>
      <w:r>
        <w:t xml:space="preserve"> the effects of any particular fiscal rule should be very similar for each of our policies</w:t>
      </w:r>
      <w:del w:id="388" w:author="Christopher Karlsten [2]" w:date="2022-11-04T11:15:00Z">
        <w:r w:rsidDel="00481A1D">
          <w:delText>,</w:delText>
        </w:r>
      </w:del>
      <w:r>
        <w:t xml:space="preserve"> so long as the great majority of the debt is repaid after the short recessionary period that is our main focus.</w:t>
      </w:r>
    </w:p>
    <w:p w14:paraId="0E4992D3" w14:textId="540EB3A3" w:rsidR="006719BC" w:rsidRDefault="001B5807">
      <w:pPr>
        <w:spacing w:after="425"/>
        <w:ind w:right="142" w:firstLine="234"/>
      </w:pPr>
      <w:r>
        <w:t>To keep our analysis as simple as possible, we assume that our policies are debt</w:t>
      </w:r>
      <w:ins w:id="389" w:author="Christopher Karlsten" w:date="2022-10-22T19:33:00Z">
        <w:r w:rsidR="00330968">
          <w:t xml:space="preserve"> </w:t>
        </w:r>
      </w:ins>
      <w:r>
        <w:t xml:space="preserve">financed and that none of the policy-induced government debt is repaid during that short period. Any of a variety of fiscal rules could be imposed for the period following our short period of interest, but we did not want to choose any </w:t>
      </w:r>
      <w:proofErr w:type="gramStart"/>
      <w:r>
        <w:t>particular fiscal</w:t>
      </w:r>
      <w:proofErr w:type="gramEnd"/>
      <w:r>
        <w:t xml:space="preserve"> rule in order to avoid making a choice that should have little consequence for our key question. Advocates of alternative fiscal rules likely already have intuitions about how such rules’ economic consequences differ, but under our approach</w:t>
      </w:r>
      <w:ins w:id="390" w:author="Christopher Karlsten" w:date="2022-10-22T19:33:00Z">
        <w:r w:rsidR="00330968">
          <w:t>,</w:t>
        </w:r>
      </w:ins>
      <w:r>
        <w:t xml:space="preserve"> those consequences should be nearly the same for all three policies we consider. Alternative choices of fiscal rules should therefore not affect the ranking of policies </w:t>
      </w:r>
      <w:commentRangeStart w:id="391"/>
      <w:r>
        <w:t xml:space="preserve">that is our </w:t>
      </w:r>
      <w:proofErr w:type="gramStart"/>
      <w:r>
        <w:t>main focus</w:t>
      </w:r>
      <w:commentRangeEnd w:id="391"/>
      <w:proofErr w:type="gramEnd"/>
      <w:r w:rsidR="00481A1D">
        <w:rPr>
          <w:rStyle w:val="CommentReference"/>
        </w:rPr>
        <w:commentReference w:id="391"/>
      </w:r>
      <w:r>
        <w:t>.</w:t>
      </w:r>
    </w:p>
    <w:p w14:paraId="379273BB" w14:textId="24A838B8" w:rsidR="006719BC" w:rsidRDefault="001B5807">
      <w:pPr>
        <w:pStyle w:val="Heading2"/>
        <w:ind w:left="571" w:hanging="586"/>
      </w:pPr>
      <w:bookmarkStart w:id="392" w:name="_Toc63031"/>
      <w:r>
        <w:t xml:space="preserve">Aggregate </w:t>
      </w:r>
      <w:ins w:id="393" w:author="Christopher Karlsten" w:date="2022-10-22T19:34:00Z">
        <w:r w:rsidR="00330968">
          <w:t>d</w:t>
        </w:r>
      </w:ins>
      <w:del w:id="394" w:author="Christopher Karlsten" w:date="2022-10-22T19:34:00Z">
        <w:r w:rsidDel="00330968">
          <w:delText>D</w:delText>
        </w:r>
      </w:del>
      <w:r>
        <w:t xml:space="preserve">emand </w:t>
      </w:r>
      <w:ins w:id="395" w:author="Christopher Karlsten" w:date="2022-10-22T19:34:00Z">
        <w:r w:rsidR="00330968">
          <w:t>e</w:t>
        </w:r>
      </w:ins>
      <w:del w:id="396" w:author="Christopher Karlsten" w:date="2022-10-22T19:34:00Z">
        <w:r w:rsidDel="00330968">
          <w:delText>E</w:delText>
        </w:r>
      </w:del>
      <w:r>
        <w:t>ffects</w:t>
      </w:r>
      <w:bookmarkEnd w:id="392"/>
    </w:p>
    <w:p w14:paraId="086EA6ED" w14:textId="775CD2E9" w:rsidR="006719BC" w:rsidRDefault="001B5807">
      <w:pPr>
        <w:ind w:left="20" w:right="142"/>
      </w:pPr>
      <w:r>
        <w:t>Our baseline model is a partial equilibrium model that does not include any feedback from aggregate consumption to income. In an extension to the model, we add aggregate demand effects during the recession. With this extension, any changes in consumption away from the steady</w:t>
      </w:r>
      <w:ins w:id="397" w:author="Christopher Karlsten" w:date="2022-10-23T16:29:00Z">
        <w:r w:rsidR="00682643">
          <w:t>-</w:t>
        </w:r>
      </w:ins>
      <w:del w:id="398" w:author="Christopher Karlsten" w:date="2022-10-23T16:29:00Z">
        <w:r w:rsidDel="00682643">
          <w:delText xml:space="preserve"> </w:delText>
        </w:r>
      </w:del>
      <w:r>
        <w:t>state consumption level feed back into labor income. Aggregate demand effects are evaluated as</w:t>
      </w:r>
      <w:del w:id="399" w:author="Christopher Karlsten" w:date="2022-10-23T16:30:00Z">
        <w:r w:rsidDel="00682643">
          <w:delText>:</w:delText>
        </w:r>
      </w:del>
    </w:p>
    <w:p w14:paraId="18068B58" w14:textId="77777777" w:rsidR="006719BC" w:rsidRDefault="001B5807">
      <w:pPr>
        <w:spacing w:after="0" w:line="259" w:lineRule="auto"/>
        <w:ind w:left="3657" w:right="0" w:firstLine="0"/>
        <w:jc w:val="left"/>
      </w:pPr>
      <w:r>
        <w:rPr>
          <w:rFonts w:ascii="Cambria" w:eastAsia="Cambria" w:hAnsi="Cambria" w:cs="Cambria"/>
        </w:rPr>
        <w:t>(</w:t>
      </w:r>
    </w:p>
    <w:p w14:paraId="4E1C801E" w14:textId="77777777" w:rsidR="006719BC" w:rsidRDefault="001B5807">
      <w:pPr>
        <w:tabs>
          <w:tab w:val="center" w:pos="4106"/>
          <w:tab w:val="center" w:pos="4511"/>
          <w:tab w:val="center" w:pos="5569"/>
        </w:tabs>
        <w:spacing w:after="0" w:line="259" w:lineRule="auto"/>
        <w:ind w:left="0" w:right="0" w:firstLine="0"/>
        <w:jc w:val="left"/>
      </w:pPr>
      <w:r>
        <w:rPr>
          <w:noProof/>
        </w:rPr>
        <w:drawing>
          <wp:anchor distT="0" distB="0" distL="114300" distR="114300" simplePos="0" relativeHeight="251658240" behindDoc="0" locked="0" layoutInCell="1" allowOverlap="0" wp14:anchorId="255FDC98" wp14:editId="699E86FD">
            <wp:simplePos x="0" y="0"/>
            <wp:positionH relativeFrom="column">
              <wp:posOffset>2433207</wp:posOffset>
            </wp:positionH>
            <wp:positionV relativeFrom="paragraph">
              <wp:posOffset>-92029</wp:posOffset>
            </wp:positionV>
            <wp:extent cx="368808" cy="283464"/>
            <wp:effectExtent l="0" t="0" r="0" b="0"/>
            <wp:wrapSquare wrapText="bothSides"/>
            <wp:docPr id="61841" name="Picture 61841"/>
            <wp:cNvGraphicFramePr/>
            <a:graphic xmlns:a="http://schemas.openxmlformats.org/drawingml/2006/main">
              <a:graphicData uri="http://schemas.openxmlformats.org/drawingml/2006/picture">
                <pic:pic xmlns:pic="http://schemas.openxmlformats.org/drawingml/2006/picture">
                  <pic:nvPicPr>
                    <pic:cNvPr id="61841" name="Picture 61841"/>
                    <pic:cNvPicPr/>
                  </pic:nvPicPr>
                  <pic:blipFill>
                    <a:blip r:embed="rId26"/>
                    <a:stretch>
                      <a:fillRect/>
                    </a:stretch>
                  </pic:blipFill>
                  <pic:spPr>
                    <a:xfrm>
                      <a:off x="0" y="0"/>
                      <a:ext cx="368808" cy="283464"/>
                    </a:xfrm>
                    <a:prstGeom prst="rect">
                      <a:avLst/>
                    </a:prstGeom>
                  </pic:spPr>
                </pic:pic>
              </a:graphicData>
            </a:graphic>
          </wp:anchor>
        </w:drawing>
      </w:r>
      <w:r>
        <w:rPr>
          <w:sz w:val="22"/>
        </w:rPr>
        <w:tab/>
      </w:r>
      <w:r>
        <w:rPr>
          <w:rFonts w:ascii="Cambria" w:eastAsia="Cambria" w:hAnsi="Cambria" w:cs="Cambria"/>
          <w:i/>
          <w:vertAlign w:val="subscript"/>
        </w:rPr>
        <w:t>C</w:t>
      </w:r>
      <w:r>
        <w:rPr>
          <w:rFonts w:ascii="Cambria" w:eastAsia="Cambria" w:hAnsi="Cambria" w:cs="Cambria"/>
          <w:sz w:val="16"/>
        </w:rPr>
        <w:t>˜</w:t>
      </w:r>
      <w:r>
        <w:rPr>
          <w:rFonts w:ascii="Cambria" w:eastAsia="Cambria" w:hAnsi="Cambria" w:cs="Cambria"/>
          <w:sz w:val="16"/>
        </w:rPr>
        <w:tab/>
      </w:r>
      <w:r>
        <w:rPr>
          <w:rFonts w:ascii="Cambria" w:eastAsia="Cambria" w:hAnsi="Cambria" w:cs="Cambria"/>
          <w:i/>
        </w:rPr>
        <w:t>,</w:t>
      </w:r>
      <w:r>
        <w:rPr>
          <w:rFonts w:ascii="Cambria" w:eastAsia="Cambria" w:hAnsi="Cambria" w:cs="Cambria"/>
          <w:i/>
        </w:rPr>
        <w:tab/>
      </w:r>
      <w:r>
        <w:t>if in a recession</w:t>
      </w:r>
    </w:p>
    <w:p w14:paraId="366BCDE0" w14:textId="5494CDCB" w:rsidR="006719BC" w:rsidRDefault="001B5807">
      <w:pPr>
        <w:spacing w:after="185"/>
        <w:ind w:left="3850" w:right="0" w:hanging="1305"/>
      </w:pPr>
      <w:r>
        <w:rPr>
          <w:rFonts w:ascii="Cambria" w:eastAsia="Cambria" w:hAnsi="Cambria" w:cs="Cambria"/>
          <w:i/>
        </w:rPr>
        <w:t>AD</w:t>
      </w:r>
      <w:r>
        <w:rPr>
          <w:rFonts w:ascii="Cambria" w:eastAsia="Cambria" w:hAnsi="Cambria" w:cs="Cambria"/>
        </w:rPr>
        <w:t>(</w:t>
      </w:r>
      <w:r>
        <w:rPr>
          <w:rFonts w:ascii="Cambria" w:eastAsia="Cambria" w:hAnsi="Cambria" w:cs="Cambria"/>
          <w:i/>
        </w:rPr>
        <w:t>C</w:t>
      </w:r>
      <w:r>
        <w:rPr>
          <w:rFonts w:ascii="Cambria" w:eastAsia="Cambria" w:hAnsi="Cambria" w:cs="Cambria"/>
          <w:i/>
          <w:vertAlign w:val="subscript"/>
        </w:rPr>
        <w:t>t</w:t>
      </w:r>
      <w:r>
        <w:rPr>
          <w:rFonts w:ascii="Cambria" w:eastAsia="Cambria" w:hAnsi="Cambria" w:cs="Cambria"/>
        </w:rPr>
        <w:t xml:space="preserve">) </w:t>
      </w:r>
      <w:proofErr w:type="gramStart"/>
      <w:r>
        <w:rPr>
          <w:rFonts w:ascii="Cambria" w:eastAsia="Cambria" w:hAnsi="Cambria" w:cs="Cambria"/>
        </w:rPr>
        <w:t>=</w:t>
      </w:r>
      <w:r>
        <w:t>(</w:t>
      </w:r>
      <w:proofErr w:type="gramEnd"/>
      <w:r>
        <w:t xml:space="preserve">9) </w:t>
      </w:r>
      <w:r>
        <w:rPr>
          <w:rFonts w:ascii="Cambria" w:eastAsia="Cambria" w:hAnsi="Cambria" w:cs="Cambria"/>
        </w:rPr>
        <w:t>1</w:t>
      </w:r>
      <w:r>
        <w:rPr>
          <w:rFonts w:ascii="Cambria" w:eastAsia="Cambria" w:hAnsi="Cambria" w:cs="Cambria"/>
          <w:i/>
        </w:rPr>
        <w:t>,</w:t>
      </w:r>
      <w:r>
        <w:rPr>
          <w:rFonts w:ascii="Cambria" w:eastAsia="Cambria" w:hAnsi="Cambria" w:cs="Cambria"/>
          <w:i/>
        </w:rPr>
        <w:tab/>
      </w:r>
      <w:r>
        <w:t>otherwise</w:t>
      </w:r>
      <w:ins w:id="400" w:author="Christopher Karlsten" w:date="2022-10-23T16:30:00Z">
        <w:r w:rsidR="00682643">
          <w:t>,</w:t>
        </w:r>
      </w:ins>
    </w:p>
    <w:p w14:paraId="60C5CF15" w14:textId="593B01CC" w:rsidR="006719BC" w:rsidRDefault="001B5807">
      <w:pPr>
        <w:spacing w:after="194"/>
        <w:ind w:left="20" w:right="0"/>
      </w:pPr>
      <w:r>
        <w:lastRenderedPageBreak/>
        <w:t xml:space="preserve">where </w:t>
      </w:r>
      <w:r>
        <w:rPr>
          <w:rFonts w:ascii="Cambria" w:eastAsia="Cambria" w:hAnsi="Cambria" w:cs="Cambria"/>
          <w:i/>
        </w:rPr>
        <w:t>C</w:t>
      </w:r>
      <w:r>
        <w:rPr>
          <w:rFonts w:ascii="Cambria" w:eastAsia="Cambria" w:hAnsi="Cambria" w:cs="Cambria"/>
          <w:sz w:val="37"/>
          <w:vertAlign w:val="superscript"/>
        </w:rPr>
        <w:t xml:space="preserve">˜ </w:t>
      </w:r>
      <w:r>
        <w:t xml:space="preserve">is the level of consumption in </w:t>
      </w:r>
      <w:ins w:id="401" w:author="Christopher Karlsten" w:date="2022-10-23T16:31:00Z">
        <w:r w:rsidR="00682643">
          <w:t xml:space="preserve">the </w:t>
        </w:r>
      </w:ins>
      <w:r>
        <w:t xml:space="preserve">steady state. Idiosyncratic income in the aggregate demand extension is multiplied by </w:t>
      </w:r>
      <w:r>
        <w:rPr>
          <w:rFonts w:ascii="Cambria" w:eastAsia="Cambria" w:hAnsi="Cambria" w:cs="Cambria"/>
          <w:i/>
        </w:rPr>
        <w:t>AD</w:t>
      </w:r>
      <w:r>
        <w:rPr>
          <w:rFonts w:ascii="Cambria" w:eastAsia="Cambria" w:hAnsi="Cambria" w:cs="Cambria"/>
        </w:rPr>
        <w:t>(</w:t>
      </w:r>
      <w:r>
        <w:rPr>
          <w:rFonts w:ascii="Cambria" w:eastAsia="Cambria" w:hAnsi="Cambria" w:cs="Cambria"/>
          <w:i/>
        </w:rPr>
        <w:t>C</w:t>
      </w:r>
      <w:r>
        <w:rPr>
          <w:rFonts w:ascii="Cambria" w:eastAsia="Cambria" w:hAnsi="Cambria" w:cs="Cambria"/>
          <w:i/>
          <w:vertAlign w:val="subscript"/>
        </w:rPr>
        <w:t>t</w:t>
      </w:r>
      <w:r>
        <w:rPr>
          <w:rFonts w:ascii="Cambria" w:eastAsia="Cambria" w:hAnsi="Cambria" w:cs="Cambria"/>
        </w:rPr>
        <w:t>)</w:t>
      </w:r>
      <w:r>
        <w:t>:</w:t>
      </w:r>
    </w:p>
    <w:p w14:paraId="1FA64820" w14:textId="61788F09" w:rsidR="006719BC" w:rsidRDefault="001B5807">
      <w:pPr>
        <w:tabs>
          <w:tab w:val="center" w:pos="4460"/>
          <w:tab w:val="right" w:pos="9071"/>
        </w:tabs>
        <w:spacing w:after="126" w:line="259" w:lineRule="auto"/>
        <w:ind w:left="0" w:right="0" w:firstLine="0"/>
        <w:jc w:val="left"/>
      </w:pPr>
      <w:r>
        <w:rPr>
          <w:sz w:val="22"/>
        </w:rPr>
        <w:tab/>
      </w:r>
      <w:proofErr w:type="spellStart"/>
      <w:proofErr w:type="gramStart"/>
      <w:r>
        <w:rPr>
          <w:rFonts w:ascii="Cambria" w:eastAsia="Cambria" w:hAnsi="Cambria" w:cs="Cambria"/>
          <w:i/>
        </w:rPr>
        <w:t>y</w:t>
      </w:r>
      <w:r>
        <w:rPr>
          <w:rFonts w:ascii="Cambria" w:eastAsia="Cambria" w:hAnsi="Cambria" w:cs="Cambria"/>
          <w:i/>
          <w:sz w:val="16"/>
        </w:rPr>
        <w:t>AD,i</w:t>
      </w:r>
      <w:proofErr w:type="gramEnd"/>
      <w:r>
        <w:rPr>
          <w:rFonts w:ascii="Cambria" w:eastAsia="Cambria" w:hAnsi="Cambria" w:cs="Cambria"/>
          <w:i/>
          <w:sz w:val="16"/>
        </w:rPr>
        <w:t>,t</w:t>
      </w:r>
      <w:proofErr w:type="spell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AD</w:t>
      </w:r>
      <w:r>
        <w:rPr>
          <w:rFonts w:ascii="Cambria" w:eastAsia="Cambria" w:hAnsi="Cambria" w:cs="Cambria"/>
        </w:rPr>
        <w:t>(</w:t>
      </w:r>
      <w:r>
        <w:rPr>
          <w:rFonts w:ascii="Cambria" w:eastAsia="Cambria" w:hAnsi="Cambria" w:cs="Cambria"/>
          <w:i/>
        </w:rPr>
        <w:t>C</w:t>
      </w:r>
      <w:r>
        <w:rPr>
          <w:rFonts w:ascii="Cambria" w:eastAsia="Cambria" w:hAnsi="Cambria" w:cs="Cambria"/>
          <w:i/>
          <w:sz w:val="16"/>
        </w:rPr>
        <w:t>t</w:t>
      </w:r>
      <w:r>
        <w:rPr>
          <w:rFonts w:ascii="Cambria" w:eastAsia="Cambria" w:hAnsi="Cambria" w:cs="Cambria"/>
        </w:rPr>
        <w:t>)</w:t>
      </w:r>
      <w:proofErr w:type="spellStart"/>
      <w:r>
        <w:rPr>
          <w:rFonts w:ascii="Cambria" w:eastAsia="Cambria" w:hAnsi="Cambria" w:cs="Cambria"/>
          <w:i/>
        </w:rPr>
        <w:t>y</w:t>
      </w:r>
      <w:r>
        <w:rPr>
          <w:rFonts w:ascii="Cambria" w:eastAsia="Cambria" w:hAnsi="Cambria" w:cs="Cambria"/>
          <w:i/>
          <w:sz w:val="16"/>
        </w:rPr>
        <w:t>i,t</w:t>
      </w:r>
      <w:proofErr w:type="spellEnd"/>
      <w:ins w:id="402" w:author="Christopher Karlsten" w:date="2022-10-23T16:32:00Z">
        <w:r w:rsidR="00682643">
          <w:t>.</w:t>
        </w:r>
      </w:ins>
      <w:r>
        <w:rPr>
          <w:rFonts w:ascii="Cambria" w:eastAsia="Cambria" w:hAnsi="Cambria" w:cs="Cambria"/>
          <w:i/>
          <w:sz w:val="16"/>
        </w:rPr>
        <w:tab/>
      </w:r>
      <w:r>
        <w:t>(10)</w:t>
      </w:r>
    </w:p>
    <w:p w14:paraId="4929B1E4" w14:textId="54464768" w:rsidR="006719BC" w:rsidRDefault="001B5807">
      <w:pPr>
        <w:spacing w:after="522"/>
        <w:ind w:left="20" w:right="288"/>
      </w:pPr>
      <w:r>
        <w:t xml:space="preserve">The series </w:t>
      </w:r>
      <w:proofErr w:type="spellStart"/>
      <w:proofErr w:type="gramStart"/>
      <w:r>
        <w:rPr>
          <w:rFonts w:ascii="Cambria" w:eastAsia="Cambria" w:hAnsi="Cambria" w:cs="Cambria"/>
          <w:i/>
        </w:rPr>
        <w:t>y</w:t>
      </w:r>
      <w:r>
        <w:rPr>
          <w:rFonts w:ascii="Cambria" w:eastAsia="Cambria" w:hAnsi="Cambria" w:cs="Cambria"/>
          <w:i/>
          <w:vertAlign w:val="subscript"/>
        </w:rPr>
        <w:t>AD,i</w:t>
      </w:r>
      <w:proofErr w:type="gramEnd"/>
      <w:r>
        <w:rPr>
          <w:rFonts w:ascii="Cambria" w:eastAsia="Cambria" w:hAnsi="Cambria" w:cs="Cambria"/>
          <w:i/>
          <w:vertAlign w:val="subscript"/>
        </w:rPr>
        <w:t>,t</w:t>
      </w:r>
      <w:proofErr w:type="spellEnd"/>
      <w:r>
        <w:rPr>
          <w:rFonts w:ascii="Cambria" w:eastAsia="Cambria" w:hAnsi="Cambria" w:cs="Cambria"/>
          <w:i/>
          <w:vertAlign w:val="subscript"/>
        </w:rPr>
        <w:t xml:space="preserve"> </w:t>
      </w:r>
      <w:r>
        <w:t>is then used for each consumer</w:t>
      </w:r>
      <w:ins w:id="403" w:author="Christopher Karlsten" w:date="2022-10-23T16:33:00Z">
        <w:r w:rsidR="00682643">
          <w:t>’</w:t>
        </w:r>
      </w:ins>
      <w:r>
        <w:t>s</w:t>
      </w:r>
      <w:del w:id="404" w:author="Christopher Karlsten" w:date="2022-10-23T16:33:00Z">
        <w:r w:rsidDel="00682643">
          <w:delText>’s</w:delText>
        </w:r>
      </w:del>
      <w:r>
        <w:t xml:space="preserve"> budget constraint.</w:t>
      </w:r>
    </w:p>
    <w:p w14:paraId="5F9A4F7E" w14:textId="77777777" w:rsidR="006719BC" w:rsidRDefault="001B5807">
      <w:pPr>
        <w:pStyle w:val="Heading1"/>
        <w:ind w:left="384" w:hanging="399"/>
      </w:pPr>
      <w:bookmarkStart w:id="405" w:name="_Toc63032"/>
      <w:r>
        <w:t>Parameterizing the model</w:t>
      </w:r>
      <w:bookmarkEnd w:id="405"/>
    </w:p>
    <w:p w14:paraId="3DE8828B" w14:textId="3EDEE341" w:rsidR="006719BC" w:rsidRDefault="001B5807">
      <w:pPr>
        <w:ind w:left="20" w:right="142"/>
      </w:pPr>
      <w:r>
        <w:t xml:space="preserve">This section describes how we set the various parameters of the model. First, we estimate the extent to which consumers </w:t>
      </w:r>
      <w:del w:id="406" w:author="Christopher Karlsten [2]" w:date="2022-11-04T10:35:00Z">
        <w:r w:rsidDel="00894D89">
          <w:delText>“</w:delText>
        </w:r>
      </w:del>
      <w:r>
        <w:t>splurge</w:t>
      </w:r>
      <w:del w:id="407" w:author="Christopher Karlsten [2]" w:date="2022-11-04T10:35:00Z">
        <w:r w:rsidDel="00894D89">
          <w:delText>”</w:delText>
        </w:r>
      </w:del>
      <w:r>
        <w:t xml:space="preserve"> when receiving an income shock. We do so </w:t>
      </w:r>
      <w:proofErr w:type="gramStart"/>
      <w:r>
        <w:t>using</w:t>
      </w:r>
      <w:proofErr w:type="gramEnd"/>
      <w:r>
        <w:t xml:space="preserve"> Norwegian data to be consistent with the best available evidence on the time profile of the </w:t>
      </w:r>
      <w:del w:id="408" w:author="Christopher Karlsten" w:date="2022-10-23T16:34:00Z">
        <w:r w:rsidDel="00682643">
          <w:delText>marginal propensity to consume</w:delText>
        </w:r>
      </w:del>
      <w:ins w:id="409" w:author="Christopher Karlsten" w:date="2022-10-23T16:34:00Z">
        <w:r w:rsidR="00682643">
          <w:t>MPC</w:t>
        </w:r>
      </w:ins>
      <w:r>
        <w:t xml:space="preserve"> provided by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w:t>
      </w:r>
    </w:p>
    <w:p w14:paraId="1BE4EC4F" w14:textId="566380E8" w:rsidR="006719BC" w:rsidRDefault="001B5807">
      <w:pPr>
        <w:ind w:left="20" w:right="288"/>
      </w:pPr>
      <w:r>
        <w:t>For this exercise</w:t>
      </w:r>
      <w:ins w:id="410" w:author="Christopher Karlsten" w:date="2022-10-23T16:35:00Z">
        <w:r w:rsidR="00682643">
          <w:t>,</w:t>
        </w:r>
      </w:ins>
      <w:r>
        <w:t xml:space="preserve"> we use a version of the model calibrated to the Norwegian economy.</w:t>
      </w:r>
    </w:p>
    <w:p w14:paraId="384A5610" w14:textId="46D6D140" w:rsidR="006719BC" w:rsidRDefault="001B5807">
      <w:pPr>
        <w:spacing w:after="425"/>
        <w:ind w:right="142" w:firstLine="234"/>
      </w:pPr>
      <w:r>
        <w:t>Second, we calibrate the full model on U</w:t>
      </w:r>
      <w:ins w:id="411" w:author="Christopher Karlsten" w:date="2022-10-23T16:35:00Z">
        <w:r w:rsidR="00682643">
          <w:t>.</w:t>
        </w:r>
      </w:ins>
      <w:r>
        <w:t>S</w:t>
      </w:r>
      <w:ins w:id="412" w:author="Christopher Karlsten" w:date="2022-10-23T16:35:00Z">
        <w:r w:rsidR="00682643">
          <w:t>.</w:t>
        </w:r>
      </w:ins>
      <w:r>
        <w:t xml:space="preserve"> data</w:t>
      </w:r>
      <w:ins w:id="413" w:author="Christopher Karlsten" w:date="2022-10-23T16:36:00Z">
        <w:r w:rsidR="00682643">
          <w:t>,</w:t>
        </w:r>
      </w:ins>
      <w:r>
        <w:t xml:space="preserve"> taking the splurge</w:t>
      </w:r>
      <w:ins w:id="414" w:author="Christopher Karlsten" w:date="2022-10-23T16:37:00Z">
        <w:r w:rsidR="00682643">
          <w:t xml:space="preserve"> </w:t>
        </w:r>
      </w:ins>
      <w:del w:id="415" w:author="Christopher Karlsten" w:date="2022-10-23T16:35:00Z">
        <w:r w:rsidDel="00682643">
          <w:delText>-</w:delText>
        </w:r>
      </w:del>
      <w:r>
        <w:t xml:space="preserve">factor as given from the Norwegian calibration. In the model, agents differ according to their level of education and their subjective discount factors. Some parameters are calibrated equally for </w:t>
      </w:r>
      <w:proofErr w:type="gramStart"/>
      <w:r>
        <w:t>all of</w:t>
      </w:r>
      <w:proofErr w:type="gramEnd"/>
      <w:r>
        <w:t xml:space="preserve"> these different types, while some parameters are calibrated separately for each education group. Finally, a distribution of subjective discount factors is estimated separately for each education group to match features of the liquid wealth distribution within that group.</w:t>
      </w:r>
    </w:p>
    <w:p w14:paraId="16D4629B" w14:textId="77777777" w:rsidR="006719BC" w:rsidRDefault="001B5807">
      <w:pPr>
        <w:pStyle w:val="Heading2"/>
        <w:ind w:left="571" w:hanging="586"/>
      </w:pPr>
      <w:bookmarkStart w:id="416" w:name="_Toc63033"/>
      <w:r>
        <w:t xml:space="preserve">Estimation of the </w:t>
      </w:r>
      <w:del w:id="417" w:author="Christopher Karlsten [2]" w:date="2022-11-04T10:37:00Z">
        <w:r w:rsidDel="00894D89">
          <w:delText>“</w:delText>
        </w:r>
      </w:del>
      <w:r>
        <w:t>splurge</w:t>
      </w:r>
      <w:del w:id="418" w:author="Christopher Karlsten [2]" w:date="2022-11-04T10:37:00Z">
        <w:r w:rsidDel="00894D89">
          <w:delText>”</w:delText>
        </w:r>
      </w:del>
      <w:r>
        <w:t xml:space="preserve"> factor</w:t>
      </w:r>
      <w:bookmarkEnd w:id="416"/>
    </w:p>
    <w:p w14:paraId="6CD79006" w14:textId="2C75B9EC" w:rsidR="006719BC" w:rsidRDefault="001B5807">
      <w:pPr>
        <w:ind w:left="20" w:right="142"/>
      </w:pPr>
      <w:r>
        <w:t>We define splurging as the free spending of current labor income without concern for intertemporal maximization of utility. As we will show in this section, the splurge allows us to capture the shorter</w:t>
      </w:r>
      <w:ins w:id="419" w:author="Christopher Karlsten" w:date="2022-10-23T16:38:00Z">
        <w:r w:rsidR="00690C76">
          <w:t>-</w:t>
        </w:r>
      </w:ins>
      <w:r>
        <w:t xml:space="preserve"> and longer</w:t>
      </w:r>
      <w:ins w:id="420" w:author="Christopher Karlsten" w:date="2022-10-23T16:38:00Z">
        <w:r w:rsidR="00690C76">
          <w:t>-</w:t>
        </w:r>
      </w:ins>
      <w:del w:id="421" w:author="Christopher Karlsten" w:date="2022-10-23T16:38:00Z">
        <w:r w:rsidDel="00690C76">
          <w:delText xml:space="preserve"> </w:delText>
        </w:r>
      </w:del>
      <w:r>
        <w:t xml:space="preserve">term response of consumption to income shocks, especially for consumers with significant liquid wealth, that a standard buffer-stock model cannot. Specifically, we show that our model can account well for the results of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 xml:space="preserve">), who study the </w:t>
      </w:r>
      <w:ins w:id="422" w:author="Christopher Karlsten" w:date="2022-10-23T16:39:00Z">
        <w:r w:rsidR="000824B7">
          <w:t>effe</w:t>
        </w:r>
      </w:ins>
      <w:del w:id="423" w:author="Christopher Karlsten" w:date="2022-10-23T16:39:00Z">
        <w:r w:rsidDel="000824B7">
          <w:delText>impa</w:delText>
        </w:r>
      </w:del>
      <w:r>
        <w:t>ct of lottery winnings in Norway on consumption using millions of data</w:t>
      </w:r>
      <w:ins w:id="424" w:author="Christopher Karlsten" w:date="2022-10-23T16:41:00Z">
        <w:r w:rsidR="000824B7">
          <w:t xml:space="preserve"> </w:t>
        </w:r>
      </w:ins>
      <w:r>
        <w:t>points from the Norwegian population registry. To do so</w:t>
      </w:r>
      <w:ins w:id="425" w:author="Christopher Karlsten" w:date="2022-10-23T16:42:00Z">
        <w:r w:rsidR="000824B7">
          <w:t>,</w:t>
        </w:r>
      </w:ins>
      <w:r>
        <w:t xml:space="preserve"> we calibrate our model to reflect the Norwegian economy and estimate the splurge factor, as well as the distribution of discount factors in the population</w:t>
      </w:r>
      <w:ins w:id="426" w:author="Christopher Karlsten [2]" w:date="2022-11-07T16:22:00Z">
        <w:r w:rsidR="002752A4">
          <w:t>,</w:t>
        </w:r>
      </w:ins>
      <w:r>
        <w:t xml:space="preserve"> to match two empirical moments.</w:t>
      </w:r>
    </w:p>
    <w:p w14:paraId="24BD2D78" w14:textId="71C307D3" w:rsidR="006719BC" w:rsidRDefault="001B5807">
      <w:pPr>
        <w:ind w:right="142" w:firstLine="234"/>
      </w:pPr>
      <w:r>
        <w:t xml:space="preserve">First, we take from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 xml:space="preserve">) the </w:t>
      </w:r>
      <w:del w:id="427" w:author="Christopher Karlsten" w:date="2022-10-23T16:43:00Z">
        <w:r w:rsidDel="000824B7">
          <w:delText>marginal propensity to consume</w:delText>
        </w:r>
      </w:del>
      <w:ins w:id="428" w:author="Christopher Karlsten" w:date="2022-10-23T16:43:00Z">
        <w:r w:rsidR="000824B7">
          <w:t>MPC</w:t>
        </w:r>
      </w:ins>
      <w:r>
        <w:t xml:space="preserve"> out of a one-period income shock. We </w:t>
      </w:r>
      <w:del w:id="429" w:author="Christopher Karlsten" w:date="2022-10-23T16:44:00Z">
        <w:r w:rsidDel="000824B7">
          <w:delText xml:space="preserve">not only </w:delText>
        </w:r>
      </w:del>
      <w:r>
        <w:t xml:space="preserve">target </w:t>
      </w:r>
      <w:ins w:id="430" w:author="Christopher Karlsten" w:date="2022-10-23T16:44:00Z">
        <w:r w:rsidR="000824B7">
          <w:t xml:space="preserve">not only </w:t>
        </w:r>
      </w:ins>
      <w:r>
        <w:t>the initial response of consumption to the income shock, but also the subsequent effect on consumption in years one through four after the shock. The share</w:t>
      </w:r>
      <w:ins w:id="431" w:author="Christopher Karlsten" w:date="2022-10-23T16:44:00Z">
        <w:r w:rsidR="000824B7">
          <w:t>s</w:t>
        </w:r>
      </w:ins>
      <w:r>
        <w:t xml:space="preserve"> of lottery winnings expended at different time horizons, as found in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 xml:space="preserve">), are plotted in figure </w:t>
      </w:r>
      <w:r>
        <w:rPr>
          <w:color w:val="4C0000"/>
        </w:rPr>
        <w:t>1a</w:t>
      </w:r>
      <w:r>
        <w:t>. Note that the first</w:t>
      </w:r>
      <w:ins w:id="432" w:author="Christopher Karlsten" w:date="2022-10-23T16:45:00Z">
        <w:r w:rsidR="000824B7">
          <w:t>-</w:t>
        </w:r>
      </w:ins>
      <w:del w:id="433" w:author="Christopher Karlsten" w:date="2022-10-23T16:45:00Z">
        <w:r w:rsidDel="000824B7">
          <w:delText xml:space="preserve"> </w:delText>
        </w:r>
      </w:del>
      <w:r>
        <w:t xml:space="preserve">year expenditure, shown in figure </w:t>
      </w:r>
      <w:r>
        <w:rPr>
          <w:color w:val="4C0000"/>
        </w:rPr>
        <w:t xml:space="preserve">1a </w:t>
      </w:r>
      <w:r>
        <w:t xml:space="preserve">to be around 0.5, is not equivalent to the initial annual MPC because the lottery winnings may occur toward the end of the year.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 estimate their data points to an initial annual MPC of 0.63.</w:t>
      </w:r>
    </w:p>
    <w:p w14:paraId="08860EAB" w14:textId="1EEFA3A5" w:rsidR="006719BC" w:rsidRDefault="001B5807">
      <w:pPr>
        <w:ind w:right="142" w:firstLine="234"/>
      </w:pPr>
      <w:r>
        <w:lastRenderedPageBreak/>
        <w:t xml:space="preserve">Second, we match the steady-state distribution of liquid wealth in the model to its empirical counterpart. </w:t>
      </w:r>
      <w:del w:id="434" w:author="Christopher Karlsten" w:date="2022-10-23T16:46:00Z">
        <w:r w:rsidDel="000824B7">
          <w:delText>Due to</w:delText>
        </w:r>
      </w:del>
      <w:ins w:id="435" w:author="Christopher Karlsten" w:date="2022-10-23T16:46:00Z">
        <w:r w:rsidR="000824B7">
          <w:t>Because of</w:t>
        </w:r>
      </w:ins>
      <w:r>
        <w:t xml:space="preserve"> the lack of data on the liquid wealth distribution in Norway, we use the corresponding data from the U</w:t>
      </w:r>
      <w:ins w:id="436" w:author="Christopher Karlsten" w:date="2022-10-23T16:46:00Z">
        <w:r w:rsidR="000824B7">
          <w:t xml:space="preserve">nited </w:t>
        </w:r>
      </w:ins>
      <w:r>
        <w:t>S</w:t>
      </w:r>
      <w:ins w:id="437" w:author="Christopher Karlsten" w:date="2022-10-23T16:46:00Z">
        <w:r w:rsidR="000824B7">
          <w:t>tates</w:t>
        </w:r>
      </w:ins>
      <w:del w:id="438" w:author="Christopher Karlsten" w:date="2022-10-23T16:46:00Z">
        <w:r w:rsidDel="000824B7">
          <w:delText xml:space="preserve"> - </w:delText>
        </w:r>
      </w:del>
      <w:ins w:id="439" w:author="Christopher Karlsten" w:date="2022-10-23T16:46:00Z">
        <w:r w:rsidR="000824B7">
          <w:t>—</w:t>
        </w:r>
      </w:ins>
      <w:r>
        <w:t>assuming that liquid wealth inequality is comparable across these countries.</w:t>
      </w:r>
      <w:r>
        <w:rPr>
          <w:color w:val="4C0000"/>
          <w:sz w:val="18"/>
          <w:vertAlign w:val="superscript"/>
        </w:rPr>
        <w:footnoteReference w:id="11"/>
      </w:r>
      <w:r>
        <w:rPr>
          <w:color w:val="4C0000"/>
          <w:sz w:val="18"/>
          <w:vertAlign w:val="superscript"/>
        </w:rPr>
        <w:t xml:space="preserve"> </w:t>
      </w:r>
      <w:r>
        <w:t>Specifically, we impose as targets the cumulative liquid wealth share</w:t>
      </w:r>
      <w:ins w:id="445" w:author="Christopher Karlsten [2]" w:date="2022-11-04T11:39:00Z">
        <w:r w:rsidR="00F82D29">
          <w:t>s</w:t>
        </w:r>
      </w:ins>
      <w:r>
        <w:t xml:space="preserve"> for the entire population at the 20th, 40th, 60th</w:t>
      </w:r>
      <w:ins w:id="446" w:author="Christopher Karlsten" w:date="2022-10-23T16:46:00Z">
        <w:r w:rsidR="000824B7">
          <w:t>,</w:t>
        </w:r>
      </w:ins>
      <w:r>
        <w:t xml:space="preserve"> and 80th income percentile</w:t>
      </w:r>
      <w:ins w:id="447" w:author="Christopher Karlsten" w:date="2022-10-23T16:47:00Z">
        <w:r w:rsidR="000824B7">
          <w:t>s</w:t>
        </w:r>
      </w:ins>
      <w:r>
        <w:t>, which</w:t>
      </w:r>
      <w:ins w:id="448" w:author="Christopher Karlsten" w:date="2022-10-23T16:47:00Z">
        <w:r w:rsidR="000824B7">
          <w:t>,</w:t>
        </w:r>
      </w:ins>
      <w:r>
        <w:t xml:space="preserve"> in data from the Survey of Consumer Finance</w:t>
      </w:r>
      <w:ins w:id="449" w:author="Christopher Karlsten" w:date="2022-10-23T16:47:00Z">
        <w:r w:rsidR="000824B7">
          <w:t>s</w:t>
        </w:r>
      </w:ins>
      <w:r>
        <w:t xml:space="preserve"> </w:t>
      </w:r>
      <w:ins w:id="450" w:author="Christopher Karlsten" w:date="2022-10-27T10:47:00Z">
        <w:r w:rsidR="004B2419">
          <w:t xml:space="preserve">(SCF) </w:t>
        </w:r>
      </w:ins>
      <w:r>
        <w:t>in 2004</w:t>
      </w:r>
      <w:ins w:id="451" w:author="Christopher Karlsten" w:date="2022-10-23T16:47:00Z">
        <w:r w:rsidR="000824B7">
          <w:t>,</w:t>
        </w:r>
      </w:ins>
      <w:r>
        <w:t xml:space="preserve"> equal</w:t>
      </w:r>
    </w:p>
    <w:p w14:paraId="19ED60D5" w14:textId="28F530C2" w:rsidR="006719BC" w:rsidRDefault="001B5807">
      <w:pPr>
        <w:ind w:left="20" w:right="0"/>
      </w:pPr>
      <w:r>
        <w:rPr>
          <w:rFonts w:ascii="Cambria" w:eastAsia="Cambria" w:hAnsi="Cambria" w:cs="Cambria"/>
        </w:rPr>
        <w:t>0</w:t>
      </w:r>
      <w:r>
        <w:rPr>
          <w:rFonts w:ascii="Cambria" w:eastAsia="Cambria" w:hAnsi="Cambria" w:cs="Cambria"/>
          <w:i/>
        </w:rPr>
        <w:t>.</w:t>
      </w:r>
      <w:r>
        <w:rPr>
          <w:rFonts w:ascii="Cambria" w:eastAsia="Cambria" w:hAnsi="Cambria" w:cs="Cambria"/>
        </w:rPr>
        <w:t xml:space="preserve">03 </w:t>
      </w:r>
      <w:r>
        <w:t xml:space="preserve">percent, </w:t>
      </w:r>
      <w:r>
        <w:rPr>
          <w:rFonts w:ascii="Cambria" w:eastAsia="Cambria" w:hAnsi="Cambria" w:cs="Cambria"/>
        </w:rPr>
        <w:t>0</w:t>
      </w:r>
      <w:r>
        <w:rPr>
          <w:rFonts w:ascii="Cambria" w:eastAsia="Cambria" w:hAnsi="Cambria" w:cs="Cambria"/>
          <w:i/>
        </w:rPr>
        <w:t>.</w:t>
      </w:r>
      <w:r>
        <w:rPr>
          <w:rFonts w:ascii="Cambria" w:eastAsia="Cambria" w:hAnsi="Cambria" w:cs="Cambria"/>
        </w:rPr>
        <w:t xml:space="preserve">35 </w:t>
      </w:r>
      <w:r>
        <w:t xml:space="preserve">percent, </w:t>
      </w:r>
      <w:r>
        <w:rPr>
          <w:rFonts w:ascii="Cambria" w:eastAsia="Cambria" w:hAnsi="Cambria" w:cs="Cambria"/>
        </w:rPr>
        <w:t>1</w:t>
      </w:r>
      <w:r>
        <w:rPr>
          <w:rFonts w:ascii="Cambria" w:eastAsia="Cambria" w:hAnsi="Cambria" w:cs="Cambria"/>
          <w:i/>
        </w:rPr>
        <w:t>.</w:t>
      </w:r>
      <w:r>
        <w:rPr>
          <w:rFonts w:ascii="Cambria" w:eastAsia="Cambria" w:hAnsi="Cambria" w:cs="Cambria"/>
        </w:rPr>
        <w:t xml:space="preserve">84 </w:t>
      </w:r>
      <w:r>
        <w:t xml:space="preserve">percent, and </w:t>
      </w:r>
      <w:r>
        <w:rPr>
          <w:rFonts w:ascii="Cambria" w:eastAsia="Cambria" w:hAnsi="Cambria" w:cs="Cambria"/>
        </w:rPr>
        <w:t>7</w:t>
      </w:r>
      <w:r>
        <w:rPr>
          <w:rFonts w:ascii="Cambria" w:eastAsia="Cambria" w:hAnsi="Cambria" w:cs="Cambria"/>
          <w:i/>
        </w:rPr>
        <w:t>.</w:t>
      </w:r>
      <w:r>
        <w:rPr>
          <w:rFonts w:ascii="Cambria" w:eastAsia="Cambria" w:hAnsi="Cambria" w:cs="Cambria"/>
        </w:rPr>
        <w:t xml:space="preserve">42 </w:t>
      </w:r>
      <w:r>
        <w:t>percent</w:t>
      </w:r>
      <w:ins w:id="452" w:author="Christopher Karlsten" w:date="2022-10-23T16:48:00Z">
        <w:r w:rsidR="000824B7">
          <w:t>, respectively</w:t>
        </w:r>
      </w:ins>
      <w:r>
        <w:t>.</w:t>
      </w:r>
      <w:r>
        <w:rPr>
          <w:color w:val="4C0000"/>
          <w:sz w:val="18"/>
          <w:vertAlign w:val="superscript"/>
        </w:rPr>
        <w:footnoteReference w:id="12"/>
      </w:r>
      <w:r>
        <w:rPr>
          <w:color w:val="4C0000"/>
          <w:sz w:val="18"/>
          <w:vertAlign w:val="superscript"/>
        </w:rPr>
        <w:t xml:space="preserve"> </w:t>
      </w:r>
      <w:r>
        <w:t xml:space="preserve">Hence, </w:t>
      </w:r>
      <w:r>
        <w:rPr>
          <w:rFonts w:ascii="Cambria" w:eastAsia="Cambria" w:hAnsi="Cambria" w:cs="Cambria"/>
        </w:rPr>
        <w:t>92</w:t>
      </w:r>
      <w:r>
        <w:rPr>
          <w:rFonts w:ascii="Cambria" w:eastAsia="Cambria" w:hAnsi="Cambria" w:cs="Cambria"/>
          <w:i/>
        </w:rPr>
        <w:t>.</w:t>
      </w:r>
      <w:r>
        <w:rPr>
          <w:rFonts w:ascii="Cambria" w:eastAsia="Cambria" w:hAnsi="Cambria" w:cs="Cambria"/>
        </w:rPr>
        <w:t xml:space="preserve">6 </w:t>
      </w:r>
      <w:r>
        <w:t xml:space="preserve">percent of the total liquid wealth is held by the top income quintile. The data </w:t>
      </w:r>
      <w:del w:id="453" w:author="Christopher Karlsten" w:date="2022-10-23T16:49:00Z">
        <w:r w:rsidDel="002B76D0">
          <w:delText xml:space="preserve">is </w:delText>
        </w:r>
      </w:del>
      <w:ins w:id="454" w:author="Christopher Karlsten" w:date="2022-10-23T16:49:00Z">
        <w:r w:rsidR="002B76D0">
          <w:t xml:space="preserve">are </w:t>
        </w:r>
      </w:ins>
      <w:r>
        <w:t xml:space="preserve">plotted in figure </w:t>
      </w:r>
      <w:r>
        <w:rPr>
          <w:color w:val="4C0000"/>
        </w:rPr>
        <w:t>1b</w:t>
      </w:r>
      <w:r>
        <w:t>.</w:t>
      </w:r>
    </w:p>
    <w:p w14:paraId="42A89363" w14:textId="4A084C3D" w:rsidR="006719BC" w:rsidRDefault="001B5807">
      <w:pPr>
        <w:ind w:right="142" w:firstLine="234"/>
      </w:pPr>
      <w:r>
        <w:t xml:space="preserve">For this estimation exercise, the remaining model parameters are calibrated to reflect the Norwegian economy. Specifically, we set the real interest rate to </w:t>
      </w:r>
      <w:r>
        <w:rPr>
          <w:rFonts w:ascii="Cambria" w:eastAsia="Cambria" w:hAnsi="Cambria" w:cs="Cambria"/>
        </w:rPr>
        <w:t xml:space="preserve">2 </w:t>
      </w:r>
      <w:r>
        <w:t xml:space="preserve">percent annually and the unemployment rate to </w:t>
      </w:r>
      <w:r>
        <w:rPr>
          <w:rFonts w:ascii="Cambria" w:eastAsia="Cambria" w:hAnsi="Cambria" w:cs="Cambria"/>
        </w:rPr>
        <w:t>4</w:t>
      </w:r>
      <w:r>
        <w:rPr>
          <w:rFonts w:ascii="Cambria" w:eastAsia="Cambria" w:hAnsi="Cambria" w:cs="Cambria"/>
          <w:i/>
        </w:rPr>
        <w:t>.</w:t>
      </w:r>
      <w:r>
        <w:rPr>
          <w:rFonts w:ascii="Cambria" w:eastAsia="Cambria" w:hAnsi="Cambria" w:cs="Cambria"/>
        </w:rPr>
        <w:t xml:space="preserve">4 </w:t>
      </w:r>
      <w:r>
        <w:t xml:space="preserve">percent, in line with </w:t>
      </w:r>
      <w:proofErr w:type="spellStart"/>
      <w:r>
        <w:rPr>
          <w:color w:val="19184C"/>
        </w:rPr>
        <w:t>Aursland</w:t>
      </w:r>
      <w:proofErr w:type="spellEnd"/>
      <w:r>
        <w:rPr>
          <w:color w:val="19184C"/>
        </w:rPr>
        <w:t xml:space="preserve">, </w:t>
      </w:r>
      <w:proofErr w:type="spellStart"/>
      <w:r>
        <w:rPr>
          <w:color w:val="19184C"/>
        </w:rPr>
        <w:t>Frankovic</w:t>
      </w:r>
      <w:proofErr w:type="spellEnd"/>
      <w:r>
        <w:rPr>
          <w:color w:val="19184C"/>
        </w:rPr>
        <w:t xml:space="preserve">, </w:t>
      </w:r>
      <w:proofErr w:type="spellStart"/>
      <w:r>
        <w:rPr>
          <w:color w:val="19184C"/>
        </w:rPr>
        <w:t>Kanik</w:t>
      </w:r>
      <w:proofErr w:type="spellEnd"/>
      <w:r>
        <w:rPr>
          <w:color w:val="19184C"/>
        </w:rPr>
        <w:t>,</w:t>
      </w:r>
    </w:p>
    <w:p w14:paraId="582B05CB" w14:textId="77777777" w:rsidR="006719BC" w:rsidRDefault="001B5807">
      <w:pPr>
        <w:spacing w:after="0" w:line="259" w:lineRule="auto"/>
        <w:ind w:left="265" w:right="0" w:firstLine="0"/>
        <w:jc w:val="left"/>
      </w:pPr>
      <w:r>
        <w:rPr>
          <w:noProof/>
          <w:sz w:val="22"/>
        </w:rPr>
        <mc:AlternateContent>
          <mc:Choice Requires="wpg">
            <w:drawing>
              <wp:inline distT="0" distB="0" distL="0" distR="0" wp14:anchorId="01AD749A" wp14:editId="765EDF81">
                <wp:extent cx="5140621" cy="1391914"/>
                <wp:effectExtent l="0" t="0" r="0" b="0"/>
                <wp:docPr id="62022" name="Group 62022"/>
                <wp:cNvGraphicFramePr/>
                <a:graphic xmlns:a="http://schemas.openxmlformats.org/drawingml/2006/main">
                  <a:graphicData uri="http://schemas.microsoft.com/office/word/2010/wordprocessingGroup">
                    <wpg:wgp>
                      <wpg:cNvGrpSpPr/>
                      <wpg:grpSpPr>
                        <a:xfrm>
                          <a:off x="0" y="0"/>
                          <a:ext cx="5140621" cy="1391914"/>
                          <a:chOff x="0" y="0"/>
                          <a:chExt cx="5140621" cy="1391914"/>
                        </a:xfrm>
                      </wpg:grpSpPr>
                      <wps:wsp>
                        <wps:cNvPr id="1380" name="Shape 1380"/>
                        <wps:cNvSpPr/>
                        <wps:spPr>
                          <a:xfrm>
                            <a:off x="355788" y="61802"/>
                            <a:ext cx="37800" cy="37800"/>
                          </a:xfrm>
                          <a:custGeom>
                            <a:avLst/>
                            <a:gdLst/>
                            <a:ahLst/>
                            <a:cxnLst/>
                            <a:rect l="0" t="0" r="0" b="0"/>
                            <a:pathLst>
                              <a:path w="37800" h="37800">
                                <a:moveTo>
                                  <a:pt x="18900" y="0"/>
                                </a:moveTo>
                                <a:cubicBezTo>
                                  <a:pt x="23912" y="0"/>
                                  <a:pt x="28720" y="1991"/>
                                  <a:pt x="32264" y="5536"/>
                                </a:cubicBezTo>
                                <a:cubicBezTo>
                                  <a:pt x="35808" y="9080"/>
                                  <a:pt x="37800" y="13888"/>
                                  <a:pt x="37800" y="18900"/>
                                </a:cubicBezTo>
                                <a:cubicBezTo>
                                  <a:pt x="37800" y="23912"/>
                                  <a:pt x="35808"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381" name="Shape 1381"/>
                        <wps:cNvSpPr/>
                        <wps:spPr>
                          <a:xfrm>
                            <a:off x="825890" y="906094"/>
                            <a:ext cx="37800" cy="37800"/>
                          </a:xfrm>
                          <a:custGeom>
                            <a:avLst/>
                            <a:gdLst/>
                            <a:ahLst/>
                            <a:cxnLst/>
                            <a:rect l="0" t="0" r="0" b="0"/>
                            <a:pathLst>
                              <a:path w="37800" h="37800">
                                <a:moveTo>
                                  <a:pt x="18900" y="0"/>
                                </a:moveTo>
                                <a:cubicBezTo>
                                  <a:pt x="23912" y="0"/>
                                  <a:pt x="28720" y="1991"/>
                                  <a:pt x="32264" y="5536"/>
                                </a:cubicBezTo>
                                <a:cubicBezTo>
                                  <a:pt x="35808" y="9080"/>
                                  <a:pt x="37800" y="13888"/>
                                  <a:pt x="37800" y="18900"/>
                                </a:cubicBezTo>
                                <a:cubicBezTo>
                                  <a:pt x="37800" y="23912"/>
                                  <a:pt x="35808"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382" name="Shape 1382"/>
                        <wps:cNvSpPr/>
                        <wps:spPr>
                          <a:xfrm>
                            <a:off x="1295993" y="1091437"/>
                            <a:ext cx="37800" cy="37800"/>
                          </a:xfrm>
                          <a:custGeom>
                            <a:avLst/>
                            <a:gdLst/>
                            <a:ahLst/>
                            <a:cxnLst/>
                            <a:rect l="0" t="0" r="0" b="0"/>
                            <a:pathLst>
                              <a:path w="37800" h="37800">
                                <a:moveTo>
                                  <a:pt x="18900" y="0"/>
                                </a:moveTo>
                                <a:cubicBezTo>
                                  <a:pt x="23912" y="0"/>
                                  <a:pt x="28720" y="1991"/>
                                  <a:pt x="32264" y="5536"/>
                                </a:cubicBezTo>
                                <a:cubicBezTo>
                                  <a:pt x="35808" y="9080"/>
                                  <a:pt x="37800" y="13888"/>
                                  <a:pt x="37800" y="18900"/>
                                </a:cubicBezTo>
                                <a:cubicBezTo>
                                  <a:pt x="37800" y="23912"/>
                                  <a:pt x="35808"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383" name="Shape 1383"/>
                        <wps:cNvSpPr/>
                        <wps:spPr>
                          <a:xfrm>
                            <a:off x="1766095" y="1242713"/>
                            <a:ext cx="37800" cy="37800"/>
                          </a:xfrm>
                          <a:custGeom>
                            <a:avLst/>
                            <a:gdLst/>
                            <a:ahLst/>
                            <a:cxnLst/>
                            <a:rect l="0" t="0" r="0" b="0"/>
                            <a:pathLst>
                              <a:path w="37800" h="37800">
                                <a:moveTo>
                                  <a:pt x="18900" y="0"/>
                                </a:moveTo>
                                <a:cubicBezTo>
                                  <a:pt x="23912" y="0"/>
                                  <a:pt x="28720" y="1991"/>
                                  <a:pt x="32264" y="5536"/>
                                </a:cubicBezTo>
                                <a:cubicBezTo>
                                  <a:pt x="35808" y="9080"/>
                                  <a:pt x="37800" y="13888"/>
                                  <a:pt x="37800" y="18900"/>
                                </a:cubicBezTo>
                                <a:cubicBezTo>
                                  <a:pt x="37800" y="23912"/>
                                  <a:pt x="35808"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384" name="Shape 1384"/>
                        <wps:cNvSpPr/>
                        <wps:spPr>
                          <a:xfrm>
                            <a:off x="2236198" y="1270263"/>
                            <a:ext cx="37800" cy="37800"/>
                          </a:xfrm>
                          <a:custGeom>
                            <a:avLst/>
                            <a:gdLst/>
                            <a:ahLst/>
                            <a:cxnLst/>
                            <a:rect l="0" t="0" r="0" b="0"/>
                            <a:pathLst>
                              <a:path w="37800" h="37800">
                                <a:moveTo>
                                  <a:pt x="18900" y="0"/>
                                </a:moveTo>
                                <a:cubicBezTo>
                                  <a:pt x="23912" y="0"/>
                                  <a:pt x="28720" y="1991"/>
                                  <a:pt x="32264" y="5536"/>
                                </a:cubicBezTo>
                                <a:cubicBezTo>
                                  <a:pt x="35809" y="9080"/>
                                  <a:pt x="37800" y="13888"/>
                                  <a:pt x="37800" y="18900"/>
                                </a:cubicBezTo>
                                <a:cubicBezTo>
                                  <a:pt x="37800" y="23912"/>
                                  <a:pt x="35809"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385" name="Shape 1385"/>
                        <wps:cNvSpPr/>
                        <wps:spPr>
                          <a:xfrm>
                            <a:off x="374688"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387" name="Shape 1387"/>
                        <wps:cNvSpPr/>
                        <wps:spPr>
                          <a:xfrm>
                            <a:off x="844790"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389" name="Shape 1389"/>
                        <wps:cNvSpPr/>
                        <wps:spPr>
                          <a:xfrm>
                            <a:off x="1314893"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391" name="Shape 1391"/>
                        <wps:cNvSpPr/>
                        <wps:spPr>
                          <a:xfrm>
                            <a:off x="1784995"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393" name="Shape 1393"/>
                        <wps:cNvSpPr/>
                        <wps:spPr>
                          <a:xfrm>
                            <a:off x="2255098"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396" name="Shape 1396"/>
                        <wps:cNvSpPr/>
                        <wps:spPr>
                          <a:xfrm>
                            <a:off x="238229" y="1119325"/>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397" name="Rectangle 1397"/>
                        <wps:cNvSpPr/>
                        <wps:spPr>
                          <a:xfrm>
                            <a:off x="115970" y="1065566"/>
                            <a:ext cx="133225" cy="142106"/>
                          </a:xfrm>
                          <a:prstGeom prst="rect">
                            <a:avLst/>
                          </a:prstGeom>
                          <a:ln>
                            <a:noFill/>
                          </a:ln>
                        </wps:spPr>
                        <wps:txbx>
                          <w:txbxContent>
                            <w:p w14:paraId="7172CD8E" w14:textId="77777777" w:rsidR="006719BC" w:rsidRDefault="001B5807">
                              <w:pPr>
                                <w:spacing w:after="160" w:line="259" w:lineRule="auto"/>
                                <w:ind w:left="0" w:right="0" w:firstLine="0"/>
                                <w:jc w:val="left"/>
                              </w:pPr>
                              <w:r>
                                <w:rPr>
                                  <w:w w:val="126"/>
                                  <w:sz w:val="10"/>
                                </w:rPr>
                                <w:t>0.1</w:t>
                              </w:r>
                            </w:p>
                          </w:txbxContent>
                        </wps:txbx>
                        <wps:bodyPr horzOverflow="overflow" vert="horz" lIns="0" tIns="0" rIns="0" bIns="0" rtlCol="0">
                          <a:noAutofit/>
                        </wps:bodyPr>
                      </wps:wsp>
                      <wps:wsp>
                        <wps:cNvPr id="1398" name="Shape 1398"/>
                        <wps:cNvSpPr/>
                        <wps:spPr>
                          <a:xfrm>
                            <a:off x="238229" y="863307"/>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399" name="Rectangle 1399"/>
                        <wps:cNvSpPr/>
                        <wps:spPr>
                          <a:xfrm>
                            <a:off x="115970" y="809549"/>
                            <a:ext cx="133225" cy="142107"/>
                          </a:xfrm>
                          <a:prstGeom prst="rect">
                            <a:avLst/>
                          </a:prstGeom>
                          <a:ln>
                            <a:noFill/>
                          </a:ln>
                        </wps:spPr>
                        <wps:txbx>
                          <w:txbxContent>
                            <w:p w14:paraId="5465B0E7" w14:textId="77777777" w:rsidR="006719BC" w:rsidRDefault="001B5807">
                              <w:pPr>
                                <w:spacing w:after="160" w:line="259" w:lineRule="auto"/>
                                <w:ind w:left="0" w:right="0" w:firstLine="0"/>
                                <w:jc w:val="left"/>
                              </w:pPr>
                              <w:r>
                                <w:rPr>
                                  <w:w w:val="126"/>
                                  <w:sz w:val="10"/>
                                </w:rPr>
                                <w:t>0.2</w:t>
                              </w:r>
                            </w:p>
                          </w:txbxContent>
                        </wps:txbx>
                        <wps:bodyPr horzOverflow="overflow" vert="horz" lIns="0" tIns="0" rIns="0" bIns="0" rtlCol="0">
                          <a:noAutofit/>
                        </wps:bodyPr>
                      </wps:wsp>
                      <wps:wsp>
                        <wps:cNvPr id="1400" name="Shape 1400"/>
                        <wps:cNvSpPr/>
                        <wps:spPr>
                          <a:xfrm>
                            <a:off x="238229" y="607290"/>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01" name="Rectangle 1401"/>
                        <wps:cNvSpPr/>
                        <wps:spPr>
                          <a:xfrm>
                            <a:off x="115970" y="553532"/>
                            <a:ext cx="133225" cy="142105"/>
                          </a:xfrm>
                          <a:prstGeom prst="rect">
                            <a:avLst/>
                          </a:prstGeom>
                          <a:ln>
                            <a:noFill/>
                          </a:ln>
                        </wps:spPr>
                        <wps:txbx>
                          <w:txbxContent>
                            <w:p w14:paraId="2E82E785" w14:textId="77777777" w:rsidR="006719BC" w:rsidRDefault="001B5807">
                              <w:pPr>
                                <w:spacing w:after="160" w:line="259" w:lineRule="auto"/>
                                <w:ind w:left="0" w:right="0" w:firstLine="0"/>
                                <w:jc w:val="left"/>
                              </w:pPr>
                              <w:r>
                                <w:rPr>
                                  <w:w w:val="126"/>
                                  <w:sz w:val="10"/>
                                </w:rPr>
                                <w:t>0.3</w:t>
                              </w:r>
                            </w:p>
                          </w:txbxContent>
                        </wps:txbx>
                        <wps:bodyPr horzOverflow="overflow" vert="horz" lIns="0" tIns="0" rIns="0" bIns="0" rtlCol="0">
                          <a:noAutofit/>
                        </wps:bodyPr>
                      </wps:wsp>
                      <wps:wsp>
                        <wps:cNvPr id="1402" name="Shape 1402"/>
                        <wps:cNvSpPr/>
                        <wps:spPr>
                          <a:xfrm>
                            <a:off x="238229" y="351272"/>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03" name="Rectangle 1403"/>
                        <wps:cNvSpPr/>
                        <wps:spPr>
                          <a:xfrm>
                            <a:off x="115970" y="297514"/>
                            <a:ext cx="133225" cy="142107"/>
                          </a:xfrm>
                          <a:prstGeom prst="rect">
                            <a:avLst/>
                          </a:prstGeom>
                          <a:ln>
                            <a:noFill/>
                          </a:ln>
                        </wps:spPr>
                        <wps:txbx>
                          <w:txbxContent>
                            <w:p w14:paraId="53FB4E5A" w14:textId="77777777" w:rsidR="006719BC" w:rsidRDefault="001B5807">
                              <w:pPr>
                                <w:spacing w:after="160" w:line="259" w:lineRule="auto"/>
                                <w:ind w:left="0" w:right="0" w:firstLine="0"/>
                                <w:jc w:val="left"/>
                              </w:pPr>
                              <w:r>
                                <w:rPr>
                                  <w:w w:val="126"/>
                                  <w:sz w:val="10"/>
                                </w:rPr>
                                <w:t>0.4</w:t>
                              </w:r>
                            </w:p>
                          </w:txbxContent>
                        </wps:txbx>
                        <wps:bodyPr horzOverflow="overflow" vert="horz" lIns="0" tIns="0" rIns="0" bIns="0" rtlCol="0">
                          <a:noAutofit/>
                        </wps:bodyPr>
                      </wps:wsp>
                      <wps:wsp>
                        <wps:cNvPr id="1404" name="Shape 1404"/>
                        <wps:cNvSpPr/>
                        <wps:spPr>
                          <a:xfrm>
                            <a:off x="238229" y="95255"/>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05" name="Rectangle 1405"/>
                        <wps:cNvSpPr/>
                        <wps:spPr>
                          <a:xfrm>
                            <a:off x="115970" y="41497"/>
                            <a:ext cx="133225" cy="142107"/>
                          </a:xfrm>
                          <a:prstGeom prst="rect">
                            <a:avLst/>
                          </a:prstGeom>
                          <a:ln>
                            <a:noFill/>
                          </a:ln>
                        </wps:spPr>
                        <wps:txbx>
                          <w:txbxContent>
                            <w:p w14:paraId="089EC6F6" w14:textId="77777777" w:rsidR="006719BC" w:rsidRDefault="001B5807">
                              <w:pPr>
                                <w:spacing w:after="160" w:line="259" w:lineRule="auto"/>
                                <w:ind w:left="0" w:right="0" w:firstLine="0"/>
                                <w:jc w:val="left"/>
                              </w:pPr>
                              <w:r>
                                <w:rPr>
                                  <w:w w:val="126"/>
                                  <w:sz w:val="10"/>
                                </w:rPr>
                                <w:t>0.5</w:t>
                              </w:r>
                            </w:p>
                          </w:txbxContent>
                        </wps:txbx>
                        <wps:bodyPr horzOverflow="overflow" vert="horz" lIns="0" tIns="0" rIns="0" bIns="0" rtlCol="0">
                          <a:noAutofit/>
                        </wps:bodyPr>
                      </wps:wsp>
                      <wps:wsp>
                        <wps:cNvPr id="1406" name="Rectangle 1406"/>
                        <wps:cNvSpPr/>
                        <wps:spPr>
                          <a:xfrm rot="-5399999">
                            <a:off x="-389998" y="499717"/>
                            <a:ext cx="922104" cy="142107"/>
                          </a:xfrm>
                          <a:prstGeom prst="rect">
                            <a:avLst/>
                          </a:prstGeom>
                          <a:ln>
                            <a:noFill/>
                          </a:ln>
                        </wps:spPr>
                        <wps:txbx>
                          <w:txbxContent>
                            <w:p w14:paraId="0E2C78BB" w14:textId="77777777" w:rsidR="006719BC" w:rsidRDefault="001B5807">
                              <w:pPr>
                                <w:spacing w:after="160" w:line="259" w:lineRule="auto"/>
                                <w:ind w:left="0" w:right="0" w:firstLine="0"/>
                                <w:jc w:val="left"/>
                              </w:pPr>
                              <w:r>
                                <w:rPr>
                                  <w:sz w:val="10"/>
                                </w:rPr>
                                <w:t>%</w:t>
                              </w:r>
                              <w:r>
                                <w:rPr>
                                  <w:spacing w:val="-191"/>
                                  <w:sz w:val="10"/>
                                </w:rPr>
                                <w:t xml:space="preserve"> </w:t>
                              </w:r>
                              <w:r>
                                <w:rPr>
                                  <w:sz w:val="10"/>
                                </w:rPr>
                                <w:t>of</w:t>
                              </w:r>
                              <w:r>
                                <w:rPr>
                                  <w:spacing w:val="-191"/>
                                  <w:sz w:val="10"/>
                                </w:rPr>
                                <w:t xml:space="preserve"> </w:t>
                              </w:r>
                              <w:r>
                                <w:rPr>
                                  <w:sz w:val="10"/>
                                </w:rPr>
                                <w:t>lottery</w:t>
                              </w:r>
                              <w:r>
                                <w:rPr>
                                  <w:spacing w:val="-191"/>
                                  <w:sz w:val="10"/>
                                </w:rPr>
                                <w:t xml:space="preserve"> </w:t>
                              </w:r>
                              <w:r>
                                <w:rPr>
                                  <w:sz w:val="10"/>
                                </w:rPr>
                                <w:t>win</w:t>
                              </w:r>
                              <w:r>
                                <w:rPr>
                                  <w:spacing w:val="-191"/>
                                  <w:sz w:val="10"/>
                                </w:rPr>
                                <w:t xml:space="preserve"> </w:t>
                              </w:r>
                              <w:r>
                                <w:rPr>
                                  <w:sz w:val="10"/>
                                </w:rPr>
                                <w:t>spent</w:t>
                              </w:r>
                            </w:p>
                          </w:txbxContent>
                        </wps:txbx>
                        <wps:bodyPr horzOverflow="overflow" vert="horz" lIns="0" tIns="0" rIns="0" bIns="0" rtlCol="0">
                          <a:noAutofit/>
                        </wps:bodyPr>
                      </wps:wsp>
                      <wps:wsp>
                        <wps:cNvPr id="1407" name="Shape 1407"/>
                        <wps:cNvSpPr/>
                        <wps:spPr>
                          <a:xfrm>
                            <a:off x="374688" y="83425"/>
                            <a:ext cx="1880410" cy="1214687"/>
                          </a:xfrm>
                          <a:custGeom>
                            <a:avLst/>
                            <a:gdLst/>
                            <a:ahLst/>
                            <a:cxnLst/>
                            <a:rect l="0" t="0" r="0" b="0"/>
                            <a:pathLst>
                              <a:path w="1880410" h="1214687">
                                <a:moveTo>
                                  <a:pt x="0" y="0"/>
                                </a:moveTo>
                                <a:lnTo>
                                  <a:pt x="470103" y="833373"/>
                                </a:lnTo>
                                <a:lnTo>
                                  <a:pt x="940205" y="1059975"/>
                                </a:lnTo>
                                <a:lnTo>
                                  <a:pt x="1410308" y="1163760"/>
                                </a:lnTo>
                                <a:lnTo>
                                  <a:pt x="1880410" y="1214687"/>
                                </a:lnTo>
                              </a:path>
                            </a:pathLst>
                          </a:custGeom>
                          <a:ln w="12600" cap="sq">
                            <a:round/>
                          </a:ln>
                        </wps:spPr>
                        <wps:style>
                          <a:lnRef idx="1">
                            <a:srgbClr val="0000FF"/>
                          </a:lnRef>
                          <a:fillRef idx="0">
                            <a:srgbClr val="000000">
                              <a:alpha val="0"/>
                            </a:srgbClr>
                          </a:fillRef>
                          <a:effectRef idx="0">
                            <a:scrgbClr r="0" g="0" b="0"/>
                          </a:effectRef>
                          <a:fontRef idx="none"/>
                        </wps:style>
                        <wps:bodyPr/>
                      </wps:wsp>
                      <wps:wsp>
                        <wps:cNvPr id="1408" name="Shape 1408"/>
                        <wps:cNvSpPr/>
                        <wps:spPr>
                          <a:xfrm>
                            <a:off x="260279" y="0"/>
                            <a:ext cx="0" cy="1369864"/>
                          </a:xfrm>
                          <a:custGeom>
                            <a:avLst/>
                            <a:gdLst/>
                            <a:ahLst/>
                            <a:cxnLst/>
                            <a:rect l="0" t="0" r="0" b="0"/>
                            <a:pathLst>
                              <a:path h="1369864">
                                <a:moveTo>
                                  <a:pt x="0" y="1369864"/>
                                </a:moveTo>
                                <a:lnTo>
                                  <a:pt x="0"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09" name="Shape 1409"/>
                        <wps:cNvSpPr/>
                        <wps:spPr>
                          <a:xfrm>
                            <a:off x="2369506" y="0"/>
                            <a:ext cx="0" cy="1369864"/>
                          </a:xfrm>
                          <a:custGeom>
                            <a:avLst/>
                            <a:gdLst/>
                            <a:ahLst/>
                            <a:cxnLst/>
                            <a:rect l="0" t="0" r="0" b="0"/>
                            <a:pathLst>
                              <a:path h="1369864">
                                <a:moveTo>
                                  <a:pt x="0" y="1369864"/>
                                </a:moveTo>
                                <a:lnTo>
                                  <a:pt x="0"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10" name="Shape 1410"/>
                        <wps:cNvSpPr/>
                        <wps:spPr>
                          <a:xfrm>
                            <a:off x="260279" y="1369864"/>
                            <a:ext cx="2109227" cy="0"/>
                          </a:xfrm>
                          <a:custGeom>
                            <a:avLst/>
                            <a:gdLst/>
                            <a:ahLst/>
                            <a:cxnLst/>
                            <a:rect l="0" t="0" r="0" b="0"/>
                            <a:pathLst>
                              <a:path w="2109227">
                                <a:moveTo>
                                  <a:pt x="0" y="0"/>
                                </a:moveTo>
                                <a:lnTo>
                                  <a:pt x="2109227"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260279" y="0"/>
                            <a:ext cx="2109227" cy="0"/>
                          </a:xfrm>
                          <a:custGeom>
                            <a:avLst/>
                            <a:gdLst/>
                            <a:ahLst/>
                            <a:cxnLst/>
                            <a:rect l="0" t="0" r="0" b="0"/>
                            <a:pathLst>
                              <a:path w="2109227">
                                <a:moveTo>
                                  <a:pt x="0" y="0"/>
                                </a:moveTo>
                                <a:lnTo>
                                  <a:pt x="2109227"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1017968" y="31500"/>
                            <a:ext cx="1320039" cy="203764"/>
                          </a:xfrm>
                          <a:custGeom>
                            <a:avLst/>
                            <a:gdLst/>
                            <a:ahLst/>
                            <a:cxnLst/>
                            <a:rect l="0" t="0" r="0" b="0"/>
                            <a:pathLst>
                              <a:path w="1320039" h="203764">
                                <a:moveTo>
                                  <a:pt x="12600" y="0"/>
                                </a:moveTo>
                                <a:lnTo>
                                  <a:pt x="1307439" y="0"/>
                                </a:lnTo>
                                <a:cubicBezTo>
                                  <a:pt x="1315839" y="0"/>
                                  <a:pt x="1320039" y="4200"/>
                                  <a:pt x="1320039" y="12600"/>
                                </a:cubicBezTo>
                                <a:lnTo>
                                  <a:pt x="1320039" y="191165"/>
                                </a:lnTo>
                                <a:cubicBezTo>
                                  <a:pt x="1320039" y="199564"/>
                                  <a:pt x="1315839" y="203764"/>
                                  <a:pt x="1307439" y="203764"/>
                                </a:cubicBezTo>
                                <a:lnTo>
                                  <a:pt x="12600" y="203764"/>
                                </a:lnTo>
                                <a:cubicBezTo>
                                  <a:pt x="4200" y="203764"/>
                                  <a:pt x="0" y="199564"/>
                                  <a:pt x="0" y="191165"/>
                                </a:cubicBezTo>
                                <a:lnTo>
                                  <a:pt x="0" y="12600"/>
                                </a:lnTo>
                                <a:cubicBezTo>
                                  <a:pt x="0" y="4200"/>
                                  <a:pt x="4200" y="0"/>
                                  <a:pt x="12600" y="0"/>
                                </a:cubicBezTo>
                                <a:close/>
                              </a:path>
                            </a:pathLst>
                          </a:custGeom>
                          <a:ln w="6300"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1413" name="Shape 1413"/>
                        <wps:cNvSpPr/>
                        <wps:spPr>
                          <a:xfrm>
                            <a:off x="1043167" y="82490"/>
                            <a:ext cx="125999" cy="0"/>
                          </a:xfrm>
                          <a:custGeom>
                            <a:avLst/>
                            <a:gdLst/>
                            <a:ahLst/>
                            <a:cxnLst/>
                            <a:rect l="0" t="0" r="0" b="0"/>
                            <a:pathLst>
                              <a:path w="125999">
                                <a:moveTo>
                                  <a:pt x="0" y="0"/>
                                </a:moveTo>
                                <a:lnTo>
                                  <a:pt x="125999" y="0"/>
                                </a:lnTo>
                              </a:path>
                            </a:pathLst>
                          </a:custGeom>
                          <a:ln w="12600" cap="sq">
                            <a:round/>
                          </a:ln>
                        </wps:spPr>
                        <wps:style>
                          <a:lnRef idx="1">
                            <a:srgbClr val="0000FF"/>
                          </a:lnRef>
                          <a:fillRef idx="0">
                            <a:srgbClr val="000000">
                              <a:alpha val="0"/>
                            </a:srgbClr>
                          </a:fillRef>
                          <a:effectRef idx="0">
                            <a:scrgbClr r="0" g="0" b="0"/>
                          </a:effectRef>
                          <a:fontRef idx="none"/>
                        </wps:style>
                        <wps:bodyPr/>
                      </wps:wsp>
                      <wps:wsp>
                        <wps:cNvPr id="1414" name="Rectangle 1414"/>
                        <wps:cNvSpPr/>
                        <wps:spPr>
                          <a:xfrm>
                            <a:off x="1219566" y="26862"/>
                            <a:ext cx="251620" cy="142107"/>
                          </a:xfrm>
                          <a:prstGeom prst="rect">
                            <a:avLst/>
                          </a:prstGeom>
                          <a:ln>
                            <a:noFill/>
                          </a:ln>
                        </wps:spPr>
                        <wps:txbx>
                          <w:txbxContent>
                            <w:p w14:paraId="02A931C5" w14:textId="77777777" w:rsidR="006719BC" w:rsidRDefault="001B5807">
                              <w:pPr>
                                <w:spacing w:after="160" w:line="259" w:lineRule="auto"/>
                                <w:ind w:left="0" w:right="0" w:firstLine="0"/>
                                <w:jc w:val="left"/>
                              </w:pPr>
                              <w:r>
                                <w:rPr>
                                  <w:w w:val="115"/>
                                  <w:sz w:val="10"/>
                                </w:rPr>
                                <w:t>Model</w:t>
                              </w:r>
                            </w:p>
                          </w:txbxContent>
                        </wps:txbx>
                        <wps:bodyPr horzOverflow="overflow" vert="horz" lIns="0" tIns="0" rIns="0" bIns="0" rtlCol="0">
                          <a:noAutofit/>
                        </wps:bodyPr>
                      </wps:wsp>
                      <wps:wsp>
                        <wps:cNvPr id="1415" name="Shape 1415"/>
                        <wps:cNvSpPr/>
                        <wps:spPr>
                          <a:xfrm>
                            <a:off x="1087267" y="161535"/>
                            <a:ext cx="37800" cy="37800"/>
                          </a:xfrm>
                          <a:custGeom>
                            <a:avLst/>
                            <a:gdLst/>
                            <a:ahLst/>
                            <a:cxnLst/>
                            <a:rect l="0" t="0" r="0" b="0"/>
                            <a:pathLst>
                              <a:path w="37800" h="37800">
                                <a:moveTo>
                                  <a:pt x="18900" y="0"/>
                                </a:moveTo>
                                <a:cubicBezTo>
                                  <a:pt x="23912" y="0"/>
                                  <a:pt x="28720" y="1991"/>
                                  <a:pt x="32264" y="5536"/>
                                </a:cubicBezTo>
                                <a:cubicBezTo>
                                  <a:pt x="35808" y="9080"/>
                                  <a:pt x="37800" y="13888"/>
                                  <a:pt x="37800" y="18900"/>
                                </a:cubicBezTo>
                                <a:cubicBezTo>
                                  <a:pt x="37800" y="23912"/>
                                  <a:pt x="35808" y="28720"/>
                                  <a:pt x="32264" y="32264"/>
                                </a:cubicBezTo>
                                <a:cubicBezTo>
                                  <a:pt x="28720" y="35808"/>
                                  <a:pt x="23912" y="37800"/>
                                  <a:pt x="18900" y="37800"/>
                                </a:cubicBezTo>
                                <a:cubicBezTo>
                                  <a:pt x="13888" y="37800"/>
                                  <a:pt x="9080" y="35808"/>
                                  <a:pt x="5536" y="32264"/>
                                </a:cubicBezTo>
                                <a:cubicBezTo>
                                  <a:pt x="1992" y="28720"/>
                                  <a:pt x="0" y="23912"/>
                                  <a:pt x="0" y="18900"/>
                                </a:cubicBezTo>
                                <a:cubicBezTo>
                                  <a:pt x="0" y="13888"/>
                                  <a:pt x="1992"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416" name="Rectangle 1416"/>
                        <wps:cNvSpPr/>
                        <wps:spPr>
                          <a:xfrm>
                            <a:off x="1219566" y="119294"/>
                            <a:ext cx="1453496" cy="142107"/>
                          </a:xfrm>
                          <a:prstGeom prst="rect">
                            <a:avLst/>
                          </a:prstGeom>
                          <a:ln>
                            <a:noFill/>
                          </a:ln>
                        </wps:spPr>
                        <wps:txbx>
                          <w:txbxContent>
                            <w:p w14:paraId="49D1C8D9" w14:textId="77777777" w:rsidR="006719BC" w:rsidRDefault="001B5807">
                              <w:pPr>
                                <w:spacing w:after="160" w:line="259" w:lineRule="auto"/>
                                <w:ind w:left="0" w:right="0" w:firstLine="0"/>
                                <w:jc w:val="left"/>
                              </w:pPr>
                              <w:r>
                                <w:rPr>
                                  <w:w w:val="125"/>
                                  <w:sz w:val="10"/>
                                </w:rPr>
                                <w:t>Fagereng,</w:t>
                              </w:r>
                              <w:r>
                                <w:rPr>
                                  <w:spacing w:val="9"/>
                                  <w:w w:val="125"/>
                                  <w:sz w:val="10"/>
                                </w:rPr>
                                <w:t xml:space="preserve"> </w:t>
                              </w:r>
                              <w:r>
                                <w:rPr>
                                  <w:w w:val="125"/>
                                  <w:sz w:val="10"/>
                                </w:rPr>
                                <w:t>Holm</w:t>
                              </w:r>
                              <w:r>
                                <w:rPr>
                                  <w:spacing w:val="9"/>
                                  <w:w w:val="125"/>
                                  <w:sz w:val="10"/>
                                </w:rPr>
                                <w:t xml:space="preserve"> </w:t>
                              </w:r>
                              <w:r>
                                <w:rPr>
                                  <w:w w:val="125"/>
                                  <w:sz w:val="10"/>
                                </w:rPr>
                                <w:t>and</w:t>
                              </w:r>
                              <w:r>
                                <w:rPr>
                                  <w:spacing w:val="9"/>
                                  <w:w w:val="125"/>
                                  <w:sz w:val="10"/>
                                </w:rPr>
                                <w:t xml:space="preserve"> </w:t>
                              </w:r>
                              <w:r>
                                <w:rPr>
                                  <w:w w:val="125"/>
                                  <w:sz w:val="10"/>
                                </w:rPr>
                                <w:t>Natvik</w:t>
                              </w:r>
                              <w:r>
                                <w:rPr>
                                  <w:spacing w:val="9"/>
                                  <w:w w:val="125"/>
                                  <w:sz w:val="10"/>
                                </w:rPr>
                                <w:t xml:space="preserve"> </w:t>
                              </w:r>
                              <w:r>
                                <w:rPr>
                                  <w:w w:val="125"/>
                                  <w:sz w:val="10"/>
                                </w:rPr>
                                <w:t>(2021)</w:t>
                              </w:r>
                            </w:p>
                          </w:txbxContent>
                        </wps:txbx>
                        <wps:bodyPr horzOverflow="overflow" vert="horz" lIns="0" tIns="0" rIns="0" bIns="0" rtlCol="0">
                          <a:noAutofit/>
                        </wps:bodyPr>
                      </wps:wsp>
                      <wps:wsp>
                        <wps:cNvPr id="1421" name="Shape 1421"/>
                        <wps:cNvSpPr/>
                        <wps:spPr>
                          <a:xfrm>
                            <a:off x="3488121" y="1270349"/>
                            <a:ext cx="37800" cy="37800"/>
                          </a:xfrm>
                          <a:custGeom>
                            <a:avLst/>
                            <a:gdLst/>
                            <a:ahLst/>
                            <a:cxnLst/>
                            <a:rect l="0" t="0" r="0" b="0"/>
                            <a:pathLst>
                              <a:path w="37800" h="37800">
                                <a:moveTo>
                                  <a:pt x="18900" y="0"/>
                                </a:moveTo>
                                <a:cubicBezTo>
                                  <a:pt x="23912" y="0"/>
                                  <a:pt x="28720" y="1991"/>
                                  <a:pt x="32264" y="5536"/>
                                </a:cubicBezTo>
                                <a:cubicBezTo>
                                  <a:pt x="35809" y="9080"/>
                                  <a:pt x="37800" y="13888"/>
                                  <a:pt x="37800" y="18900"/>
                                </a:cubicBezTo>
                                <a:cubicBezTo>
                                  <a:pt x="37800" y="23912"/>
                                  <a:pt x="35809"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422" name="Shape 1422"/>
                        <wps:cNvSpPr/>
                        <wps:spPr>
                          <a:xfrm>
                            <a:off x="3867873" y="1266420"/>
                            <a:ext cx="37800" cy="37800"/>
                          </a:xfrm>
                          <a:custGeom>
                            <a:avLst/>
                            <a:gdLst/>
                            <a:ahLst/>
                            <a:cxnLst/>
                            <a:rect l="0" t="0" r="0" b="0"/>
                            <a:pathLst>
                              <a:path w="37800" h="37800">
                                <a:moveTo>
                                  <a:pt x="18900" y="0"/>
                                </a:moveTo>
                                <a:cubicBezTo>
                                  <a:pt x="23912" y="0"/>
                                  <a:pt x="28720" y="1991"/>
                                  <a:pt x="32264" y="5536"/>
                                </a:cubicBezTo>
                                <a:cubicBezTo>
                                  <a:pt x="35809" y="9080"/>
                                  <a:pt x="37800" y="13888"/>
                                  <a:pt x="37800" y="18900"/>
                                </a:cubicBezTo>
                                <a:cubicBezTo>
                                  <a:pt x="37800" y="23912"/>
                                  <a:pt x="35809"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423" name="Shape 1423"/>
                        <wps:cNvSpPr/>
                        <wps:spPr>
                          <a:xfrm>
                            <a:off x="4247626" y="1248455"/>
                            <a:ext cx="37800" cy="37800"/>
                          </a:xfrm>
                          <a:custGeom>
                            <a:avLst/>
                            <a:gdLst/>
                            <a:ahLst/>
                            <a:cxnLst/>
                            <a:rect l="0" t="0" r="0" b="0"/>
                            <a:pathLst>
                              <a:path w="37800" h="37800">
                                <a:moveTo>
                                  <a:pt x="18900" y="0"/>
                                </a:moveTo>
                                <a:cubicBezTo>
                                  <a:pt x="23912" y="0"/>
                                  <a:pt x="28720" y="1991"/>
                                  <a:pt x="32264" y="5536"/>
                                </a:cubicBezTo>
                                <a:cubicBezTo>
                                  <a:pt x="35809" y="9080"/>
                                  <a:pt x="37800" y="13888"/>
                                  <a:pt x="37800" y="18900"/>
                                </a:cubicBezTo>
                                <a:cubicBezTo>
                                  <a:pt x="37800" y="23912"/>
                                  <a:pt x="35809"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424" name="Shape 1424"/>
                        <wps:cNvSpPr/>
                        <wps:spPr>
                          <a:xfrm>
                            <a:off x="4627379" y="1180993"/>
                            <a:ext cx="37800" cy="37800"/>
                          </a:xfrm>
                          <a:custGeom>
                            <a:avLst/>
                            <a:gdLst/>
                            <a:ahLst/>
                            <a:cxnLst/>
                            <a:rect l="0" t="0" r="0" b="0"/>
                            <a:pathLst>
                              <a:path w="37800" h="37800">
                                <a:moveTo>
                                  <a:pt x="18900" y="0"/>
                                </a:moveTo>
                                <a:cubicBezTo>
                                  <a:pt x="23912" y="0"/>
                                  <a:pt x="28720" y="1991"/>
                                  <a:pt x="32264" y="5536"/>
                                </a:cubicBezTo>
                                <a:cubicBezTo>
                                  <a:pt x="35809" y="9080"/>
                                  <a:pt x="37800" y="13888"/>
                                  <a:pt x="37800" y="18900"/>
                                </a:cubicBezTo>
                                <a:cubicBezTo>
                                  <a:pt x="37800" y="23912"/>
                                  <a:pt x="35809"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425" name="Shape 1425"/>
                        <wps:cNvSpPr/>
                        <wps:spPr>
                          <a:xfrm>
                            <a:off x="5007132" y="61715"/>
                            <a:ext cx="37800" cy="37800"/>
                          </a:xfrm>
                          <a:custGeom>
                            <a:avLst/>
                            <a:gdLst/>
                            <a:ahLst/>
                            <a:cxnLst/>
                            <a:rect l="0" t="0" r="0" b="0"/>
                            <a:pathLst>
                              <a:path w="37800" h="37800">
                                <a:moveTo>
                                  <a:pt x="18900" y="0"/>
                                </a:moveTo>
                                <a:cubicBezTo>
                                  <a:pt x="23912" y="0"/>
                                  <a:pt x="28720" y="1991"/>
                                  <a:pt x="32264" y="5536"/>
                                </a:cubicBezTo>
                                <a:cubicBezTo>
                                  <a:pt x="35809" y="9080"/>
                                  <a:pt x="37800" y="13888"/>
                                  <a:pt x="37800" y="18900"/>
                                </a:cubicBezTo>
                                <a:cubicBezTo>
                                  <a:pt x="37800" y="23912"/>
                                  <a:pt x="35809" y="28720"/>
                                  <a:pt x="32264" y="32264"/>
                                </a:cubicBezTo>
                                <a:cubicBezTo>
                                  <a:pt x="28720" y="35808"/>
                                  <a:pt x="23912" y="37800"/>
                                  <a:pt x="18900" y="37800"/>
                                </a:cubicBezTo>
                                <a:cubicBezTo>
                                  <a:pt x="13888" y="37800"/>
                                  <a:pt x="9080" y="35808"/>
                                  <a:pt x="5536" y="32264"/>
                                </a:cubicBezTo>
                                <a:cubicBezTo>
                                  <a:pt x="1991" y="28720"/>
                                  <a:pt x="0" y="23912"/>
                                  <a:pt x="0" y="18900"/>
                                </a:cubicBezTo>
                                <a:cubicBezTo>
                                  <a:pt x="0" y="13888"/>
                                  <a:pt x="1991" y="9080"/>
                                  <a:pt x="5536"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426" name="Shape 1426"/>
                        <wps:cNvSpPr/>
                        <wps:spPr>
                          <a:xfrm>
                            <a:off x="3127268"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28" name="Shape 1428"/>
                        <wps:cNvSpPr/>
                        <wps:spPr>
                          <a:xfrm>
                            <a:off x="3507021"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30" name="Shape 1430"/>
                        <wps:cNvSpPr/>
                        <wps:spPr>
                          <a:xfrm>
                            <a:off x="3886773"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32" name="Shape 1432"/>
                        <wps:cNvSpPr/>
                        <wps:spPr>
                          <a:xfrm>
                            <a:off x="4266526"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34" name="Shape 1434"/>
                        <wps:cNvSpPr/>
                        <wps:spPr>
                          <a:xfrm>
                            <a:off x="4646279"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36" name="Shape 1436"/>
                        <wps:cNvSpPr/>
                        <wps:spPr>
                          <a:xfrm>
                            <a:off x="5026032" y="1369864"/>
                            <a:ext cx="0" cy="22050"/>
                          </a:xfrm>
                          <a:custGeom>
                            <a:avLst/>
                            <a:gdLst/>
                            <a:ahLst/>
                            <a:cxnLst/>
                            <a:rect l="0" t="0" r="0" b="0"/>
                            <a:pathLst>
                              <a:path h="22050">
                                <a:moveTo>
                                  <a:pt x="0" y="2205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39" name="Shape 1439"/>
                        <wps:cNvSpPr/>
                        <wps:spPr>
                          <a:xfrm>
                            <a:off x="3009344" y="1289600"/>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40" name="Rectangle 1440"/>
                        <wps:cNvSpPr/>
                        <wps:spPr>
                          <a:xfrm>
                            <a:off x="2887086" y="1235842"/>
                            <a:ext cx="133225" cy="142106"/>
                          </a:xfrm>
                          <a:prstGeom prst="rect">
                            <a:avLst/>
                          </a:prstGeom>
                          <a:ln>
                            <a:noFill/>
                          </a:ln>
                        </wps:spPr>
                        <wps:txbx>
                          <w:txbxContent>
                            <w:p w14:paraId="43D732F6" w14:textId="77777777" w:rsidR="006719BC" w:rsidRDefault="001B5807">
                              <w:pPr>
                                <w:spacing w:after="160" w:line="259" w:lineRule="auto"/>
                                <w:ind w:left="0" w:right="0" w:firstLine="0"/>
                                <w:jc w:val="left"/>
                              </w:pPr>
                              <w:r>
                                <w:rPr>
                                  <w:w w:val="126"/>
                                  <w:sz w:val="10"/>
                                </w:rPr>
                                <w:t>0.0</w:t>
                              </w:r>
                            </w:p>
                          </w:txbxContent>
                        </wps:txbx>
                        <wps:bodyPr horzOverflow="overflow" vert="horz" lIns="0" tIns="0" rIns="0" bIns="0" rtlCol="0">
                          <a:noAutofit/>
                        </wps:bodyPr>
                      </wps:wsp>
                      <wps:wsp>
                        <wps:cNvPr id="1441" name="Shape 1441"/>
                        <wps:cNvSpPr/>
                        <wps:spPr>
                          <a:xfrm>
                            <a:off x="3009344" y="1047803"/>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42" name="Rectangle 1442"/>
                        <wps:cNvSpPr/>
                        <wps:spPr>
                          <a:xfrm>
                            <a:off x="2887086" y="994045"/>
                            <a:ext cx="133225" cy="142107"/>
                          </a:xfrm>
                          <a:prstGeom prst="rect">
                            <a:avLst/>
                          </a:prstGeom>
                          <a:ln>
                            <a:noFill/>
                          </a:ln>
                        </wps:spPr>
                        <wps:txbx>
                          <w:txbxContent>
                            <w:p w14:paraId="4D03B8E3" w14:textId="77777777" w:rsidR="006719BC" w:rsidRDefault="001B5807">
                              <w:pPr>
                                <w:spacing w:after="160" w:line="259" w:lineRule="auto"/>
                                <w:ind w:left="0" w:right="0" w:firstLine="0"/>
                                <w:jc w:val="left"/>
                              </w:pPr>
                              <w:r>
                                <w:rPr>
                                  <w:w w:val="126"/>
                                  <w:sz w:val="10"/>
                                </w:rPr>
                                <w:t>0.2</w:t>
                              </w:r>
                            </w:p>
                          </w:txbxContent>
                        </wps:txbx>
                        <wps:bodyPr horzOverflow="overflow" vert="horz" lIns="0" tIns="0" rIns="0" bIns="0" rtlCol="0">
                          <a:noAutofit/>
                        </wps:bodyPr>
                      </wps:wsp>
                      <wps:wsp>
                        <wps:cNvPr id="1443" name="Shape 1443"/>
                        <wps:cNvSpPr/>
                        <wps:spPr>
                          <a:xfrm>
                            <a:off x="3009344" y="806006"/>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44" name="Rectangle 1444"/>
                        <wps:cNvSpPr/>
                        <wps:spPr>
                          <a:xfrm>
                            <a:off x="2887086" y="752248"/>
                            <a:ext cx="133225" cy="142105"/>
                          </a:xfrm>
                          <a:prstGeom prst="rect">
                            <a:avLst/>
                          </a:prstGeom>
                          <a:ln>
                            <a:noFill/>
                          </a:ln>
                        </wps:spPr>
                        <wps:txbx>
                          <w:txbxContent>
                            <w:p w14:paraId="6D3B9280" w14:textId="77777777" w:rsidR="006719BC" w:rsidRDefault="001B5807">
                              <w:pPr>
                                <w:spacing w:after="160" w:line="259" w:lineRule="auto"/>
                                <w:ind w:left="0" w:right="0" w:firstLine="0"/>
                                <w:jc w:val="left"/>
                              </w:pPr>
                              <w:r>
                                <w:rPr>
                                  <w:w w:val="126"/>
                                  <w:sz w:val="10"/>
                                </w:rPr>
                                <w:t>0.4</w:t>
                              </w:r>
                            </w:p>
                          </w:txbxContent>
                        </wps:txbx>
                        <wps:bodyPr horzOverflow="overflow" vert="horz" lIns="0" tIns="0" rIns="0" bIns="0" rtlCol="0">
                          <a:noAutofit/>
                        </wps:bodyPr>
                      </wps:wsp>
                      <wps:wsp>
                        <wps:cNvPr id="1445" name="Shape 1445"/>
                        <wps:cNvSpPr/>
                        <wps:spPr>
                          <a:xfrm>
                            <a:off x="3009344" y="564209"/>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46" name="Rectangle 1446"/>
                        <wps:cNvSpPr/>
                        <wps:spPr>
                          <a:xfrm>
                            <a:off x="2887086" y="510450"/>
                            <a:ext cx="133225" cy="142107"/>
                          </a:xfrm>
                          <a:prstGeom prst="rect">
                            <a:avLst/>
                          </a:prstGeom>
                          <a:ln>
                            <a:noFill/>
                          </a:ln>
                        </wps:spPr>
                        <wps:txbx>
                          <w:txbxContent>
                            <w:p w14:paraId="657EEE47" w14:textId="77777777" w:rsidR="006719BC" w:rsidRDefault="001B5807">
                              <w:pPr>
                                <w:spacing w:after="160" w:line="259" w:lineRule="auto"/>
                                <w:ind w:left="0" w:right="0" w:firstLine="0"/>
                                <w:jc w:val="left"/>
                              </w:pPr>
                              <w:r>
                                <w:rPr>
                                  <w:w w:val="126"/>
                                  <w:sz w:val="10"/>
                                </w:rPr>
                                <w:t>0.6</w:t>
                              </w:r>
                            </w:p>
                          </w:txbxContent>
                        </wps:txbx>
                        <wps:bodyPr horzOverflow="overflow" vert="horz" lIns="0" tIns="0" rIns="0" bIns="0" rtlCol="0">
                          <a:noAutofit/>
                        </wps:bodyPr>
                      </wps:wsp>
                      <wps:wsp>
                        <wps:cNvPr id="1447" name="Shape 1447"/>
                        <wps:cNvSpPr/>
                        <wps:spPr>
                          <a:xfrm>
                            <a:off x="3009344" y="322412"/>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48" name="Rectangle 1448"/>
                        <wps:cNvSpPr/>
                        <wps:spPr>
                          <a:xfrm>
                            <a:off x="2887086" y="268654"/>
                            <a:ext cx="133225" cy="142106"/>
                          </a:xfrm>
                          <a:prstGeom prst="rect">
                            <a:avLst/>
                          </a:prstGeom>
                          <a:ln>
                            <a:noFill/>
                          </a:ln>
                        </wps:spPr>
                        <wps:txbx>
                          <w:txbxContent>
                            <w:p w14:paraId="684F7760" w14:textId="77777777" w:rsidR="006719BC" w:rsidRDefault="001B5807">
                              <w:pPr>
                                <w:spacing w:after="160" w:line="259" w:lineRule="auto"/>
                                <w:ind w:left="0" w:right="0" w:firstLine="0"/>
                                <w:jc w:val="left"/>
                              </w:pPr>
                              <w:r>
                                <w:rPr>
                                  <w:w w:val="126"/>
                                  <w:sz w:val="10"/>
                                </w:rPr>
                                <w:t>0.8</w:t>
                              </w:r>
                            </w:p>
                          </w:txbxContent>
                        </wps:txbx>
                        <wps:bodyPr horzOverflow="overflow" vert="horz" lIns="0" tIns="0" rIns="0" bIns="0" rtlCol="0">
                          <a:noAutofit/>
                        </wps:bodyPr>
                      </wps:wsp>
                      <wps:wsp>
                        <wps:cNvPr id="1449" name="Shape 1449"/>
                        <wps:cNvSpPr/>
                        <wps:spPr>
                          <a:xfrm>
                            <a:off x="3009344" y="80615"/>
                            <a:ext cx="22050" cy="0"/>
                          </a:xfrm>
                          <a:custGeom>
                            <a:avLst/>
                            <a:gdLst/>
                            <a:ahLst/>
                            <a:cxnLst/>
                            <a:rect l="0" t="0" r="0" b="0"/>
                            <a:pathLst>
                              <a:path w="22050">
                                <a:moveTo>
                                  <a:pt x="22050" y="0"/>
                                </a:moveTo>
                                <a:lnTo>
                                  <a:pt x="0" y="0"/>
                                </a:lnTo>
                                <a:close/>
                              </a:path>
                            </a:pathLst>
                          </a:custGeom>
                          <a:ln w="5040" cap="flat">
                            <a:round/>
                          </a:ln>
                        </wps:spPr>
                        <wps:style>
                          <a:lnRef idx="1">
                            <a:srgbClr val="000000"/>
                          </a:lnRef>
                          <a:fillRef idx="1">
                            <a:srgbClr val="000000"/>
                          </a:fillRef>
                          <a:effectRef idx="0">
                            <a:scrgbClr r="0" g="0" b="0"/>
                          </a:effectRef>
                          <a:fontRef idx="none"/>
                        </wps:style>
                        <wps:bodyPr/>
                      </wps:wsp>
                      <wps:wsp>
                        <wps:cNvPr id="1450" name="Rectangle 1450"/>
                        <wps:cNvSpPr/>
                        <wps:spPr>
                          <a:xfrm>
                            <a:off x="2887086" y="26857"/>
                            <a:ext cx="133225" cy="142107"/>
                          </a:xfrm>
                          <a:prstGeom prst="rect">
                            <a:avLst/>
                          </a:prstGeom>
                          <a:ln>
                            <a:noFill/>
                          </a:ln>
                        </wps:spPr>
                        <wps:txbx>
                          <w:txbxContent>
                            <w:p w14:paraId="5A794A8A" w14:textId="77777777" w:rsidR="006719BC" w:rsidRDefault="001B5807">
                              <w:pPr>
                                <w:spacing w:after="160" w:line="259" w:lineRule="auto"/>
                                <w:ind w:left="0" w:right="0" w:firstLine="0"/>
                                <w:jc w:val="left"/>
                              </w:pPr>
                              <w:r>
                                <w:rPr>
                                  <w:w w:val="126"/>
                                  <w:sz w:val="10"/>
                                </w:rPr>
                                <w:t>1.0</w:t>
                              </w:r>
                            </w:p>
                          </w:txbxContent>
                        </wps:txbx>
                        <wps:bodyPr horzOverflow="overflow" vert="horz" lIns="0" tIns="0" rIns="0" bIns="0" rtlCol="0">
                          <a:noAutofit/>
                        </wps:bodyPr>
                      </wps:wsp>
                      <wps:wsp>
                        <wps:cNvPr id="1451" name="Rectangle 1451"/>
                        <wps:cNvSpPr/>
                        <wps:spPr>
                          <a:xfrm rot="-5399999">
                            <a:off x="2056732" y="405783"/>
                            <a:ext cx="1562908" cy="170528"/>
                          </a:xfrm>
                          <a:prstGeom prst="rect">
                            <a:avLst/>
                          </a:prstGeom>
                          <a:ln>
                            <a:noFill/>
                          </a:ln>
                        </wps:spPr>
                        <wps:txbx>
                          <w:txbxContent>
                            <w:p w14:paraId="3A69F116" w14:textId="77777777" w:rsidR="006719BC" w:rsidRDefault="001B5807">
                              <w:pPr>
                                <w:spacing w:after="160" w:line="259" w:lineRule="auto"/>
                                <w:ind w:left="0" w:right="0" w:firstLine="0"/>
                                <w:jc w:val="left"/>
                              </w:pPr>
                              <w:r>
                                <w:rPr>
                                  <w:sz w:val="12"/>
                                </w:rPr>
                                <w:t>Cumulative</w:t>
                              </w:r>
                              <w:r>
                                <w:rPr>
                                  <w:spacing w:val="-229"/>
                                  <w:sz w:val="12"/>
                                </w:rPr>
                                <w:t xml:space="preserve"> </w:t>
                              </w:r>
                              <w:r>
                                <w:rPr>
                                  <w:sz w:val="12"/>
                                </w:rPr>
                                <w:t>liquid</w:t>
                              </w:r>
                              <w:r>
                                <w:rPr>
                                  <w:spacing w:val="-229"/>
                                  <w:sz w:val="12"/>
                                </w:rPr>
                                <w:t xml:space="preserve"> </w:t>
                              </w:r>
                              <w:r>
                                <w:rPr>
                                  <w:sz w:val="12"/>
                                </w:rPr>
                                <w:t>wealth</w:t>
                              </w:r>
                              <w:r>
                                <w:rPr>
                                  <w:spacing w:val="-229"/>
                                  <w:sz w:val="12"/>
                                </w:rPr>
                                <w:t xml:space="preserve"> </w:t>
                              </w:r>
                              <w:r>
                                <w:rPr>
                                  <w:sz w:val="12"/>
                                </w:rPr>
                                <w:t>share</w:t>
                              </w:r>
                            </w:p>
                          </w:txbxContent>
                        </wps:txbx>
                        <wps:bodyPr horzOverflow="overflow" vert="horz" lIns="0" tIns="0" rIns="0" bIns="0" rtlCol="0">
                          <a:noAutofit/>
                        </wps:bodyPr>
                      </wps:wsp>
                      <wps:wsp>
                        <wps:cNvPr id="1452" name="Shape 1452"/>
                        <wps:cNvSpPr/>
                        <wps:spPr>
                          <a:xfrm>
                            <a:off x="3127268" y="80615"/>
                            <a:ext cx="1898764" cy="1208985"/>
                          </a:xfrm>
                          <a:custGeom>
                            <a:avLst/>
                            <a:gdLst/>
                            <a:ahLst/>
                            <a:cxnLst/>
                            <a:rect l="0" t="0" r="0" b="0"/>
                            <a:pathLst>
                              <a:path w="1898764" h="1208985">
                                <a:moveTo>
                                  <a:pt x="0" y="1208985"/>
                                </a:moveTo>
                                <a:lnTo>
                                  <a:pt x="18988" y="1208985"/>
                                </a:lnTo>
                                <a:lnTo>
                                  <a:pt x="37975" y="1208984"/>
                                </a:lnTo>
                                <a:lnTo>
                                  <a:pt x="56963" y="1208960"/>
                                </a:lnTo>
                                <a:lnTo>
                                  <a:pt x="75951" y="1208897"/>
                                </a:lnTo>
                                <a:lnTo>
                                  <a:pt x="94938" y="1208800"/>
                                </a:lnTo>
                                <a:lnTo>
                                  <a:pt x="113926" y="1208676"/>
                                </a:lnTo>
                                <a:lnTo>
                                  <a:pt x="132914" y="1208523"/>
                                </a:lnTo>
                                <a:lnTo>
                                  <a:pt x="151901" y="1208341"/>
                                </a:lnTo>
                                <a:lnTo>
                                  <a:pt x="170889" y="1208128"/>
                                </a:lnTo>
                                <a:lnTo>
                                  <a:pt x="189876" y="1207885"/>
                                </a:lnTo>
                                <a:lnTo>
                                  <a:pt x="208864" y="1207618"/>
                                </a:lnTo>
                                <a:lnTo>
                                  <a:pt x="227852" y="1207327"/>
                                </a:lnTo>
                                <a:lnTo>
                                  <a:pt x="246840" y="1207014"/>
                                </a:lnTo>
                                <a:lnTo>
                                  <a:pt x="265827" y="1206676"/>
                                </a:lnTo>
                                <a:lnTo>
                                  <a:pt x="284815" y="1206314"/>
                                </a:lnTo>
                                <a:lnTo>
                                  <a:pt x="303802" y="1205929"/>
                                </a:lnTo>
                                <a:lnTo>
                                  <a:pt x="322790" y="1205520"/>
                                </a:lnTo>
                                <a:lnTo>
                                  <a:pt x="341778" y="1205089"/>
                                </a:lnTo>
                                <a:lnTo>
                                  <a:pt x="360765" y="1204634"/>
                                </a:lnTo>
                                <a:lnTo>
                                  <a:pt x="379753" y="1204158"/>
                                </a:lnTo>
                                <a:lnTo>
                                  <a:pt x="398741" y="1203659"/>
                                </a:lnTo>
                                <a:lnTo>
                                  <a:pt x="417728" y="1203135"/>
                                </a:lnTo>
                                <a:lnTo>
                                  <a:pt x="436716" y="1202586"/>
                                </a:lnTo>
                                <a:lnTo>
                                  <a:pt x="455703" y="1202015"/>
                                </a:lnTo>
                                <a:lnTo>
                                  <a:pt x="474691" y="1201421"/>
                                </a:lnTo>
                                <a:lnTo>
                                  <a:pt x="493679" y="1200808"/>
                                </a:lnTo>
                                <a:lnTo>
                                  <a:pt x="512666" y="1200175"/>
                                </a:lnTo>
                                <a:lnTo>
                                  <a:pt x="531654" y="1199523"/>
                                </a:lnTo>
                                <a:lnTo>
                                  <a:pt x="550642" y="1198852"/>
                                </a:lnTo>
                                <a:lnTo>
                                  <a:pt x="569629" y="1198161"/>
                                </a:lnTo>
                                <a:lnTo>
                                  <a:pt x="588617" y="1197450"/>
                                </a:lnTo>
                                <a:lnTo>
                                  <a:pt x="607605" y="1196719"/>
                                </a:lnTo>
                                <a:lnTo>
                                  <a:pt x="626592" y="1195970"/>
                                </a:lnTo>
                                <a:lnTo>
                                  <a:pt x="645580" y="1195201"/>
                                </a:lnTo>
                                <a:lnTo>
                                  <a:pt x="664568" y="1194414"/>
                                </a:lnTo>
                                <a:lnTo>
                                  <a:pt x="683555" y="1193608"/>
                                </a:lnTo>
                                <a:lnTo>
                                  <a:pt x="702543" y="1192788"/>
                                </a:lnTo>
                                <a:lnTo>
                                  <a:pt x="721530" y="1191958"/>
                                </a:lnTo>
                                <a:lnTo>
                                  <a:pt x="740518" y="1191108"/>
                                </a:lnTo>
                                <a:lnTo>
                                  <a:pt x="759506" y="1190240"/>
                                </a:lnTo>
                                <a:lnTo>
                                  <a:pt x="778493" y="1189351"/>
                                </a:lnTo>
                                <a:lnTo>
                                  <a:pt x="797481" y="1188443"/>
                                </a:lnTo>
                                <a:lnTo>
                                  <a:pt x="816469" y="1187515"/>
                                </a:lnTo>
                                <a:lnTo>
                                  <a:pt x="835456" y="1186566"/>
                                </a:lnTo>
                                <a:lnTo>
                                  <a:pt x="854444" y="1185596"/>
                                </a:lnTo>
                                <a:lnTo>
                                  <a:pt x="873432" y="1184603"/>
                                </a:lnTo>
                                <a:lnTo>
                                  <a:pt x="892419" y="1183589"/>
                                </a:lnTo>
                                <a:lnTo>
                                  <a:pt x="911407" y="1182550"/>
                                </a:lnTo>
                                <a:lnTo>
                                  <a:pt x="930394" y="1181488"/>
                                </a:lnTo>
                                <a:lnTo>
                                  <a:pt x="949382" y="1180402"/>
                                </a:lnTo>
                                <a:lnTo>
                                  <a:pt x="968370" y="1179292"/>
                                </a:lnTo>
                                <a:lnTo>
                                  <a:pt x="987358" y="1178155"/>
                                </a:lnTo>
                                <a:lnTo>
                                  <a:pt x="1006345" y="1176992"/>
                                </a:lnTo>
                                <a:lnTo>
                                  <a:pt x="1025333" y="1175804"/>
                                </a:lnTo>
                                <a:lnTo>
                                  <a:pt x="1044320" y="1174588"/>
                                </a:lnTo>
                                <a:lnTo>
                                  <a:pt x="1063308" y="1173344"/>
                                </a:lnTo>
                                <a:lnTo>
                                  <a:pt x="1082296" y="1172069"/>
                                </a:lnTo>
                                <a:lnTo>
                                  <a:pt x="1101283" y="1170766"/>
                                </a:lnTo>
                                <a:lnTo>
                                  <a:pt x="1120271" y="1169434"/>
                                </a:lnTo>
                                <a:lnTo>
                                  <a:pt x="1139258" y="1168073"/>
                                </a:lnTo>
                                <a:lnTo>
                                  <a:pt x="1158246" y="1166678"/>
                                </a:lnTo>
                                <a:lnTo>
                                  <a:pt x="1177234" y="1165249"/>
                                </a:lnTo>
                                <a:lnTo>
                                  <a:pt x="1196222" y="1163784"/>
                                </a:lnTo>
                                <a:lnTo>
                                  <a:pt x="1215209" y="1162281"/>
                                </a:lnTo>
                                <a:lnTo>
                                  <a:pt x="1234197" y="1160737"/>
                                </a:lnTo>
                                <a:lnTo>
                                  <a:pt x="1253184" y="1159152"/>
                                </a:lnTo>
                                <a:lnTo>
                                  <a:pt x="1272172" y="1157523"/>
                                </a:lnTo>
                                <a:lnTo>
                                  <a:pt x="1291160" y="1155848"/>
                                </a:lnTo>
                                <a:lnTo>
                                  <a:pt x="1310147" y="1154127"/>
                                </a:lnTo>
                                <a:lnTo>
                                  <a:pt x="1329135" y="1152356"/>
                                </a:lnTo>
                                <a:lnTo>
                                  <a:pt x="1348122" y="1150531"/>
                                </a:lnTo>
                                <a:lnTo>
                                  <a:pt x="1367110" y="1148645"/>
                                </a:lnTo>
                                <a:lnTo>
                                  <a:pt x="1386098" y="1146693"/>
                                </a:lnTo>
                                <a:lnTo>
                                  <a:pt x="1405086" y="1144671"/>
                                </a:lnTo>
                                <a:lnTo>
                                  <a:pt x="1424073" y="1142566"/>
                                </a:lnTo>
                                <a:lnTo>
                                  <a:pt x="1443061" y="1140371"/>
                                </a:lnTo>
                                <a:lnTo>
                                  <a:pt x="1462048" y="1138080"/>
                                </a:lnTo>
                                <a:lnTo>
                                  <a:pt x="1481036" y="1135675"/>
                                </a:lnTo>
                                <a:lnTo>
                                  <a:pt x="1500024" y="1133139"/>
                                </a:lnTo>
                                <a:lnTo>
                                  <a:pt x="1519011" y="1130447"/>
                                </a:lnTo>
                                <a:lnTo>
                                  <a:pt x="1537999" y="1127569"/>
                                </a:lnTo>
                                <a:lnTo>
                                  <a:pt x="1556986" y="1124469"/>
                                </a:lnTo>
                                <a:lnTo>
                                  <a:pt x="1575974" y="1121116"/>
                                </a:lnTo>
                                <a:lnTo>
                                  <a:pt x="1594962" y="1117447"/>
                                </a:lnTo>
                                <a:lnTo>
                                  <a:pt x="1613950" y="1113396"/>
                                </a:lnTo>
                                <a:lnTo>
                                  <a:pt x="1632937" y="1108841"/>
                                </a:lnTo>
                                <a:lnTo>
                                  <a:pt x="1651925" y="1103623"/>
                                </a:lnTo>
                                <a:lnTo>
                                  <a:pt x="1670912" y="1097431"/>
                                </a:lnTo>
                                <a:lnTo>
                                  <a:pt x="1689900" y="1088881"/>
                                </a:lnTo>
                                <a:lnTo>
                                  <a:pt x="1708888" y="1074927"/>
                                </a:lnTo>
                                <a:lnTo>
                                  <a:pt x="1727875" y="1053538"/>
                                </a:lnTo>
                                <a:lnTo>
                                  <a:pt x="1746863" y="1023682"/>
                                </a:lnTo>
                                <a:lnTo>
                                  <a:pt x="1765850" y="983893"/>
                                </a:lnTo>
                                <a:lnTo>
                                  <a:pt x="1784838" y="931829"/>
                                </a:lnTo>
                                <a:lnTo>
                                  <a:pt x="1803826" y="865139"/>
                                </a:lnTo>
                                <a:lnTo>
                                  <a:pt x="1822814" y="780813"/>
                                </a:lnTo>
                                <a:lnTo>
                                  <a:pt x="1841801" y="674464"/>
                                </a:lnTo>
                                <a:lnTo>
                                  <a:pt x="1860789" y="537828"/>
                                </a:lnTo>
                                <a:lnTo>
                                  <a:pt x="1879776" y="347700"/>
                                </a:lnTo>
                                <a:lnTo>
                                  <a:pt x="1898764" y="0"/>
                                </a:lnTo>
                              </a:path>
                            </a:pathLst>
                          </a:custGeom>
                          <a:ln w="12600" cap="sq">
                            <a:round/>
                          </a:ln>
                        </wps:spPr>
                        <wps:style>
                          <a:lnRef idx="1">
                            <a:srgbClr val="0000FF"/>
                          </a:lnRef>
                          <a:fillRef idx="0">
                            <a:srgbClr val="000000">
                              <a:alpha val="0"/>
                            </a:srgbClr>
                          </a:fillRef>
                          <a:effectRef idx="0">
                            <a:scrgbClr r="0" g="0" b="0"/>
                          </a:effectRef>
                          <a:fontRef idx="none"/>
                        </wps:style>
                        <wps:bodyPr/>
                      </wps:wsp>
                      <wps:wsp>
                        <wps:cNvPr id="1453" name="Shape 1453"/>
                        <wps:cNvSpPr/>
                        <wps:spPr>
                          <a:xfrm>
                            <a:off x="3031394" y="0"/>
                            <a:ext cx="0" cy="1369864"/>
                          </a:xfrm>
                          <a:custGeom>
                            <a:avLst/>
                            <a:gdLst/>
                            <a:ahLst/>
                            <a:cxnLst/>
                            <a:rect l="0" t="0" r="0" b="0"/>
                            <a:pathLst>
                              <a:path h="1369864">
                                <a:moveTo>
                                  <a:pt x="0" y="1369864"/>
                                </a:moveTo>
                                <a:lnTo>
                                  <a:pt x="0"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54" name="Shape 1454"/>
                        <wps:cNvSpPr/>
                        <wps:spPr>
                          <a:xfrm>
                            <a:off x="5140621" y="0"/>
                            <a:ext cx="0" cy="1369864"/>
                          </a:xfrm>
                          <a:custGeom>
                            <a:avLst/>
                            <a:gdLst/>
                            <a:ahLst/>
                            <a:cxnLst/>
                            <a:rect l="0" t="0" r="0" b="0"/>
                            <a:pathLst>
                              <a:path h="1369864">
                                <a:moveTo>
                                  <a:pt x="0" y="1369864"/>
                                </a:moveTo>
                                <a:lnTo>
                                  <a:pt x="0"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3031394" y="1369864"/>
                            <a:ext cx="2109228" cy="0"/>
                          </a:xfrm>
                          <a:custGeom>
                            <a:avLst/>
                            <a:gdLst/>
                            <a:ahLst/>
                            <a:cxnLst/>
                            <a:rect l="0" t="0" r="0" b="0"/>
                            <a:pathLst>
                              <a:path w="2109228">
                                <a:moveTo>
                                  <a:pt x="0" y="0"/>
                                </a:moveTo>
                                <a:lnTo>
                                  <a:pt x="2109228"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56" name="Shape 1456"/>
                        <wps:cNvSpPr/>
                        <wps:spPr>
                          <a:xfrm>
                            <a:off x="3031394" y="0"/>
                            <a:ext cx="2109228" cy="0"/>
                          </a:xfrm>
                          <a:custGeom>
                            <a:avLst/>
                            <a:gdLst/>
                            <a:ahLst/>
                            <a:cxnLst/>
                            <a:rect l="0" t="0" r="0" b="0"/>
                            <a:pathLst>
                              <a:path w="2109228">
                                <a:moveTo>
                                  <a:pt x="0" y="0"/>
                                </a:moveTo>
                                <a:lnTo>
                                  <a:pt x="2109228" y="0"/>
                                </a:lnTo>
                              </a:path>
                            </a:pathLst>
                          </a:custGeom>
                          <a:ln w="5040" cap="sq">
                            <a:miter lim="127000"/>
                          </a:ln>
                        </wps:spPr>
                        <wps:style>
                          <a:lnRef idx="1">
                            <a:srgbClr val="000000"/>
                          </a:lnRef>
                          <a:fillRef idx="0">
                            <a:srgbClr val="000000">
                              <a:alpha val="0"/>
                            </a:srgbClr>
                          </a:fillRef>
                          <a:effectRef idx="0">
                            <a:scrgbClr r="0" g="0" b="0"/>
                          </a:effectRef>
                          <a:fontRef idx="none"/>
                        </wps:style>
                        <wps:bodyPr/>
                      </wps:wsp>
                      <wps:wsp>
                        <wps:cNvPr id="1457" name="Shape 1457"/>
                        <wps:cNvSpPr/>
                        <wps:spPr>
                          <a:xfrm>
                            <a:off x="3062894" y="31500"/>
                            <a:ext cx="415994" cy="203764"/>
                          </a:xfrm>
                          <a:custGeom>
                            <a:avLst/>
                            <a:gdLst/>
                            <a:ahLst/>
                            <a:cxnLst/>
                            <a:rect l="0" t="0" r="0" b="0"/>
                            <a:pathLst>
                              <a:path w="415994" h="203764">
                                <a:moveTo>
                                  <a:pt x="12600" y="0"/>
                                </a:moveTo>
                                <a:lnTo>
                                  <a:pt x="403394" y="0"/>
                                </a:lnTo>
                                <a:cubicBezTo>
                                  <a:pt x="411794" y="0"/>
                                  <a:pt x="415994" y="4200"/>
                                  <a:pt x="415994" y="12600"/>
                                </a:cubicBezTo>
                                <a:lnTo>
                                  <a:pt x="415994" y="191165"/>
                                </a:lnTo>
                                <a:cubicBezTo>
                                  <a:pt x="415994" y="199564"/>
                                  <a:pt x="411794" y="203764"/>
                                  <a:pt x="403394" y="203764"/>
                                </a:cubicBezTo>
                                <a:lnTo>
                                  <a:pt x="12600" y="203764"/>
                                </a:lnTo>
                                <a:cubicBezTo>
                                  <a:pt x="4200" y="203764"/>
                                  <a:pt x="0" y="199564"/>
                                  <a:pt x="0" y="191165"/>
                                </a:cubicBezTo>
                                <a:lnTo>
                                  <a:pt x="0" y="12600"/>
                                </a:lnTo>
                                <a:cubicBezTo>
                                  <a:pt x="0" y="4200"/>
                                  <a:pt x="4200" y="0"/>
                                  <a:pt x="12600" y="0"/>
                                </a:cubicBezTo>
                                <a:close/>
                              </a:path>
                            </a:pathLst>
                          </a:custGeom>
                          <a:ln w="6300"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1458" name="Shape 1458"/>
                        <wps:cNvSpPr/>
                        <wps:spPr>
                          <a:xfrm>
                            <a:off x="3088093" y="82490"/>
                            <a:ext cx="125999" cy="0"/>
                          </a:xfrm>
                          <a:custGeom>
                            <a:avLst/>
                            <a:gdLst/>
                            <a:ahLst/>
                            <a:cxnLst/>
                            <a:rect l="0" t="0" r="0" b="0"/>
                            <a:pathLst>
                              <a:path w="125999">
                                <a:moveTo>
                                  <a:pt x="0" y="0"/>
                                </a:moveTo>
                                <a:lnTo>
                                  <a:pt x="125999" y="0"/>
                                </a:lnTo>
                              </a:path>
                            </a:pathLst>
                          </a:custGeom>
                          <a:ln w="12600" cap="sq">
                            <a:round/>
                          </a:ln>
                        </wps:spPr>
                        <wps:style>
                          <a:lnRef idx="1">
                            <a:srgbClr val="0000FF"/>
                          </a:lnRef>
                          <a:fillRef idx="0">
                            <a:srgbClr val="000000">
                              <a:alpha val="0"/>
                            </a:srgbClr>
                          </a:fillRef>
                          <a:effectRef idx="0">
                            <a:scrgbClr r="0" g="0" b="0"/>
                          </a:effectRef>
                          <a:fontRef idx="none"/>
                        </wps:style>
                        <wps:bodyPr/>
                      </wps:wsp>
                      <wps:wsp>
                        <wps:cNvPr id="1459" name="Rectangle 1459"/>
                        <wps:cNvSpPr/>
                        <wps:spPr>
                          <a:xfrm>
                            <a:off x="3264492" y="26862"/>
                            <a:ext cx="251620" cy="142107"/>
                          </a:xfrm>
                          <a:prstGeom prst="rect">
                            <a:avLst/>
                          </a:prstGeom>
                          <a:ln>
                            <a:noFill/>
                          </a:ln>
                        </wps:spPr>
                        <wps:txbx>
                          <w:txbxContent>
                            <w:p w14:paraId="3A2495B9" w14:textId="77777777" w:rsidR="006719BC" w:rsidRDefault="001B5807">
                              <w:pPr>
                                <w:spacing w:after="160" w:line="259" w:lineRule="auto"/>
                                <w:ind w:left="0" w:right="0" w:firstLine="0"/>
                                <w:jc w:val="left"/>
                              </w:pPr>
                              <w:r>
                                <w:rPr>
                                  <w:w w:val="115"/>
                                  <w:sz w:val="10"/>
                                </w:rPr>
                                <w:t>Model</w:t>
                              </w:r>
                            </w:p>
                          </w:txbxContent>
                        </wps:txbx>
                        <wps:bodyPr horzOverflow="overflow" vert="horz" lIns="0" tIns="0" rIns="0" bIns="0" rtlCol="0">
                          <a:noAutofit/>
                        </wps:bodyPr>
                      </wps:wsp>
                      <wps:wsp>
                        <wps:cNvPr id="1460" name="Shape 1460"/>
                        <wps:cNvSpPr/>
                        <wps:spPr>
                          <a:xfrm>
                            <a:off x="3132193" y="161535"/>
                            <a:ext cx="37800" cy="37800"/>
                          </a:xfrm>
                          <a:custGeom>
                            <a:avLst/>
                            <a:gdLst/>
                            <a:ahLst/>
                            <a:cxnLst/>
                            <a:rect l="0" t="0" r="0" b="0"/>
                            <a:pathLst>
                              <a:path w="37800" h="37800">
                                <a:moveTo>
                                  <a:pt x="18900" y="0"/>
                                </a:moveTo>
                                <a:cubicBezTo>
                                  <a:pt x="23912" y="0"/>
                                  <a:pt x="28720" y="1991"/>
                                  <a:pt x="32264" y="5536"/>
                                </a:cubicBezTo>
                                <a:cubicBezTo>
                                  <a:pt x="35808" y="9080"/>
                                  <a:pt x="37800" y="13888"/>
                                  <a:pt x="37800" y="18900"/>
                                </a:cubicBezTo>
                                <a:cubicBezTo>
                                  <a:pt x="37800" y="23912"/>
                                  <a:pt x="35808" y="28720"/>
                                  <a:pt x="32264" y="32264"/>
                                </a:cubicBezTo>
                                <a:cubicBezTo>
                                  <a:pt x="28720" y="35808"/>
                                  <a:pt x="23912" y="37800"/>
                                  <a:pt x="18900" y="37800"/>
                                </a:cubicBezTo>
                                <a:cubicBezTo>
                                  <a:pt x="13888" y="37800"/>
                                  <a:pt x="9080" y="35808"/>
                                  <a:pt x="5535" y="32264"/>
                                </a:cubicBezTo>
                                <a:cubicBezTo>
                                  <a:pt x="1991" y="28720"/>
                                  <a:pt x="0" y="23912"/>
                                  <a:pt x="0" y="18900"/>
                                </a:cubicBezTo>
                                <a:cubicBezTo>
                                  <a:pt x="0" y="13888"/>
                                  <a:pt x="1991" y="9080"/>
                                  <a:pt x="5535" y="5536"/>
                                </a:cubicBezTo>
                                <a:cubicBezTo>
                                  <a:pt x="9080" y="1991"/>
                                  <a:pt x="13888" y="0"/>
                                  <a:pt x="18900" y="0"/>
                                </a:cubicBezTo>
                                <a:close/>
                              </a:path>
                            </a:pathLst>
                          </a:custGeom>
                          <a:ln w="6300" cap="flat">
                            <a:round/>
                          </a:ln>
                        </wps:spPr>
                        <wps:style>
                          <a:lnRef idx="1">
                            <a:srgbClr val="000000"/>
                          </a:lnRef>
                          <a:fillRef idx="1">
                            <a:srgbClr val="000000"/>
                          </a:fillRef>
                          <a:effectRef idx="0">
                            <a:scrgbClr r="0" g="0" b="0"/>
                          </a:effectRef>
                          <a:fontRef idx="none"/>
                        </wps:style>
                        <wps:bodyPr/>
                      </wps:wsp>
                      <wps:wsp>
                        <wps:cNvPr id="1461" name="Rectangle 1461"/>
                        <wps:cNvSpPr/>
                        <wps:spPr>
                          <a:xfrm>
                            <a:off x="3264492" y="119294"/>
                            <a:ext cx="200089" cy="142107"/>
                          </a:xfrm>
                          <a:prstGeom prst="rect">
                            <a:avLst/>
                          </a:prstGeom>
                          <a:ln>
                            <a:noFill/>
                          </a:ln>
                        </wps:spPr>
                        <wps:txbx>
                          <w:txbxContent>
                            <w:p w14:paraId="50021CEE" w14:textId="77777777" w:rsidR="006719BC" w:rsidRDefault="001B5807">
                              <w:pPr>
                                <w:spacing w:after="160" w:line="259" w:lineRule="auto"/>
                                <w:ind w:left="0" w:right="0" w:firstLine="0"/>
                                <w:jc w:val="left"/>
                              </w:pPr>
                              <w:r>
                                <w:rPr>
                                  <w:w w:val="127"/>
                                  <w:sz w:val="10"/>
                                </w:rPr>
                                <w:t>Data</w:t>
                              </w:r>
                            </w:p>
                          </w:txbxContent>
                        </wps:txbx>
                        <wps:bodyPr horzOverflow="overflow" vert="horz" lIns="0" tIns="0" rIns="0" bIns="0" rtlCol="0">
                          <a:noAutofit/>
                        </wps:bodyPr>
                      </wps:wsp>
                    </wpg:wgp>
                  </a:graphicData>
                </a:graphic>
              </wp:inline>
            </w:drawing>
          </mc:Choice>
          <mc:Fallback>
            <w:pict>
              <v:group w14:anchorId="01AD749A" id="Group 62022" o:spid="_x0000_s1026" style="width:404.75pt;height:109.6pt;mso-position-horizontal-relative:char;mso-position-vertical-relative:line" coordsize="51406,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">
                <v:shape id="Shape 1380" o:spid="_x0000_s1027" style="position:absolute;left:3557;top:618;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" path="m18900,v5012,,9820,1991,13364,5536c35808,9080,37800,13888,37800,18900v,5012,-1992,9820,-5536,13364c28720,35808,23912,37800,18900,37800v-5012,,-9820,-1992,-13364,-5536c1991,28720,,23912,,18900,,13888,1991,9080,5536,5536,9080,1991,13888,,18900,xe" fillcolor="black" strokeweight=".175mm">
                  <v:path arrowok="t" textboxrect="0,0,37800,37800"/>
                </v:shape>
                <v:shape id="Shape 1381" o:spid="_x0000_s1028" style="position:absolute;left:8258;top:9060;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" path="m18900,v5012,,9820,1991,13364,5536c35808,9080,37800,13888,37800,18900v,5012,-1992,9820,-5536,13364c28720,35808,23912,37800,18900,37800v-5012,,-9820,-1992,-13364,-5536c1991,28720,,23912,,18900,,13888,1991,9080,5536,5536,9080,1991,13888,,18900,xe" fillcolor="black" strokeweight=".175mm">
                  <v:path arrowok="t" textboxrect="0,0,37800,37800"/>
                </v:shape>
                <v:shape id="Shape 1382" o:spid="_x0000_s1029" style="position:absolute;left:12959;top:10914;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" path="m18900,v5012,,9820,1991,13364,5536c35808,9080,37800,13888,37800,18900v,5012,-1992,9820,-5536,13364c28720,35808,23912,37800,18900,37800v-5012,,-9820,-1992,-13364,-5536c1991,28720,,23912,,18900,,13888,1991,9080,5536,5536,9080,1991,13888,,18900,xe" fillcolor="black" strokeweight=".175mm">
                  <v:path arrowok="t" textboxrect="0,0,37800,37800"/>
                </v:shape>
                <v:shape id="Shape 1383" o:spid="_x0000_s1030" style="position:absolute;left:17660;top:12427;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" path="m18900,v5012,,9820,1991,13364,5536c35808,9080,37800,13888,37800,18900v,5012,-1992,9820,-5536,13364c28720,35808,23912,37800,18900,37800v-5012,,-9820,-1992,-13364,-5536c1991,28720,,23912,,18900,,13888,1991,9080,5536,5536,9080,1991,13888,,18900,xe" fillcolor="black" strokeweight=".175mm">
                  <v:path arrowok="t" textboxrect="0,0,37800,37800"/>
                </v:shape>
                <v:shape id="Shape 1384" o:spid="_x0000_s1031" style="position:absolute;left:22361;top:12702;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" path="m18900,v5012,,9820,1991,13364,5536c35809,9080,37800,13888,37800,18900v,5012,-1991,9820,-5536,13364c28720,35808,23912,37800,18900,37800v-5012,,-9820,-1992,-13364,-5536c1991,28720,,23912,,18900,,13888,1991,9080,5536,5536,9080,1991,13888,,18900,xe" fillcolor="black" strokeweight=".175mm">
                  <v:path arrowok="t" textboxrect="0,0,37800,37800"/>
                </v:shape>
                <v:shape id="Shape 1385" o:spid="_x0000_s1032" style="position:absolute;left:3746;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" path="m,22050l,,,22050xe" fillcolor="black" strokeweight=".14mm">
                  <v:path arrowok="t" textboxrect="0,0,0,22050"/>
                </v:shape>
                <v:shape id="Shape 1387" o:spid="_x0000_s1033" style="position:absolute;left:8447;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" path="m,22050l,,,22050xe" fillcolor="black" strokeweight=".14mm">
                  <v:path arrowok="t" textboxrect="0,0,0,22050"/>
                </v:shape>
                <v:shape id="Shape 1389" o:spid="_x0000_s1034" style="position:absolute;left:13148;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" path="m,22050l,,,22050xe" fillcolor="black" strokeweight=".14mm">
                  <v:path arrowok="t" textboxrect="0,0,0,22050"/>
                </v:shape>
                <v:shape id="Shape 1391" o:spid="_x0000_s1035" style="position:absolute;left:17849;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" path="m,22050l,,,22050xe" fillcolor="black" strokeweight=".14mm">
                  <v:path arrowok="t" textboxrect="0,0,0,22050"/>
                </v:shape>
                <v:shape id="Shape 1393" o:spid="_x0000_s1036" style="position:absolute;left:22550;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" path="m,22050l,,,22050xe" fillcolor="black" strokeweight=".14mm">
                  <v:path arrowok="t" textboxrect="0,0,0,22050"/>
                </v:shape>
                <v:shape id="Shape 1396" o:spid="_x0000_s1037" style="position:absolute;left:2382;top:11193;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" path="m22050,l,,22050,xe" fillcolor="black" strokeweight=".14mm">
                  <v:path arrowok="t" textboxrect="0,0,22050,0"/>
                </v:shape>
                <v:rect id="Rectangle 1397" o:spid="_x0000_s1038" style="position:absolute;left:1159;top:10655;width:133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7172CD8E" w14:textId="77777777" w:rsidR="006719BC" w:rsidRDefault="001B5807">
                        <w:pPr>
                          <w:spacing w:after="160" w:line="259" w:lineRule="auto"/>
                          <w:ind w:left="0" w:right="0" w:firstLine="0"/>
                          <w:jc w:val="left"/>
                        </w:pPr>
                        <w:r>
                          <w:rPr>
                            <w:w w:val="126"/>
                            <w:sz w:val="10"/>
                          </w:rPr>
                          <w:t>0.1</w:t>
                        </w:r>
                      </w:p>
                    </w:txbxContent>
                  </v:textbox>
                </v:rect>
                <v:shape id="Shape 1398" o:spid="_x0000_s1039" style="position:absolute;left:2382;top:8633;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" path="m22050,l,,22050,xe" fillcolor="black" strokeweight=".14mm">
                  <v:path arrowok="t" textboxrect="0,0,22050,0"/>
                </v:shape>
                <v:rect id="Rectangle 1399" o:spid="_x0000_s1040" style="position:absolute;left:1159;top:8095;width:133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5465B0E7" w14:textId="77777777" w:rsidR="006719BC" w:rsidRDefault="001B5807">
                        <w:pPr>
                          <w:spacing w:after="160" w:line="259" w:lineRule="auto"/>
                          <w:ind w:left="0" w:right="0" w:firstLine="0"/>
                          <w:jc w:val="left"/>
                        </w:pPr>
                        <w:r>
                          <w:rPr>
                            <w:w w:val="126"/>
                            <w:sz w:val="10"/>
                          </w:rPr>
                          <w:t>0.2</w:t>
                        </w:r>
                      </w:p>
                    </w:txbxContent>
                  </v:textbox>
                </v:rect>
                <v:shape id="Shape 1400" o:spid="_x0000_s1041" style="position:absolute;left:2382;top:6072;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" path="m22050,l,,22050,xe" fillcolor="black" strokeweight=".14mm">
                  <v:path arrowok="t" textboxrect="0,0,22050,0"/>
                </v:shape>
                <v:rect id="Rectangle 1401" o:spid="_x0000_s1042" style="position:absolute;left:1159;top:5535;width:133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2E82E785" w14:textId="77777777" w:rsidR="006719BC" w:rsidRDefault="001B5807">
                        <w:pPr>
                          <w:spacing w:after="160" w:line="259" w:lineRule="auto"/>
                          <w:ind w:left="0" w:right="0" w:firstLine="0"/>
                          <w:jc w:val="left"/>
                        </w:pPr>
                        <w:r>
                          <w:rPr>
                            <w:w w:val="126"/>
                            <w:sz w:val="10"/>
                          </w:rPr>
                          <w:t>0.3</w:t>
                        </w:r>
                      </w:p>
                    </w:txbxContent>
                  </v:textbox>
                </v:rect>
                <v:shape id="Shape 1402" o:spid="_x0000_s1043" style="position:absolute;left:2382;top:3512;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" path="m22050,l,,22050,xe" fillcolor="black" strokeweight=".14mm">
                  <v:path arrowok="t" textboxrect="0,0,22050,0"/>
                </v:shape>
                <v:rect id="Rectangle 1403" o:spid="_x0000_s1044" style="position:absolute;left:1159;top:2975;width:133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53FB4E5A" w14:textId="77777777" w:rsidR="006719BC" w:rsidRDefault="001B5807">
                        <w:pPr>
                          <w:spacing w:after="160" w:line="259" w:lineRule="auto"/>
                          <w:ind w:left="0" w:right="0" w:firstLine="0"/>
                          <w:jc w:val="left"/>
                        </w:pPr>
                        <w:r>
                          <w:rPr>
                            <w:w w:val="126"/>
                            <w:sz w:val="10"/>
                          </w:rPr>
                          <w:t>0.4</w:t>
                        </w:r>
                      </w:p>
                    </w:txbxContent>
                  </v:textbox>
                </v:rect>
                <v:shape id="Shape 1404" o:spid="_x0000_s1045" style="position:absolute;left:2382;top:952;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" path="m22050,l,,22050,xe" fillcolor="black" strokeweight=".14mm">
                  <v:path arrowok="t" textboxrect="0,0,22050,0"/>
                </v:shape>
                <v:rect id="Rectangle 1405" o:spid="_x0000_s1046" style="position:absolute;left:1159;top:414;width:1332;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089EC6F6" w14:textId="77777777" w:rsidR="006719BC" w:rsidRDefault="001B5807">
                        <w:pPr>
                          <w:spacing w:after="160" w:line="259" w:lineRule="auto"/>
                          <w:ind w:left="0" w:right="0" w:firstLine="0"/>
                          <w:jc w:val="left"/>
                        </w:pPr>
                        <w:r>
                          <w:rPr>
                            <w:w w:val="126"/>
                            <w:sz w:val="10"/>
                          </w:rPr>
                          <w:t>0.5</w:t>
                        </w:r>
                      </w:p>
                    </w:txbxContent>
                  </v:textbox>
                </v:rect>
                <v:rect id="Rectangle 1406" o:spid="_x0000_s1047" style="position:absolute;left:-3900;top:4997;width:9221;height:14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" filled="f" stroked="f">
                  <v:textbox inset="0,0,0,0">
                    <w:txbxContent>
                      <w:p w14:paraId="0E2C78BB" w14:textId="77777777" w:rsidR="006719BC" w:rsidRDefault="001B5807">
                        <w:pPr>
                          <w:spacing w:after="160" w:line="259" w:lineRule="auto"/>
                          <w:ind w:left="0" w:right="0" w:firstLine="0"/>
                          <w:jc w:val="left"/>
                        </w:pPr>
                        <w:r>
                          <w:rPr>
                            <w:sz w:val="10"/>
                          </w:rPr>
                          <w:t>%</w:t>
                        </w:r>
                        <w:r>
                          <w:rPr>
                            <w:spacing w:val="-191"/>
                            <w:sz w:val="10"/>
                          </w:rPr>
                          <w:t xml:space="preserve"> </w:t>
                        </w:r>
                        <w:r>
                          <w:rPr>
                            <w:sz w:val="10"/>
                          </w:rPr>
                          <w:t>of</w:t>
                        </w:r>
                        <w:r>
                          <w:rPr>
                            <w:spacing w:val="-191"/>
                            <w:sz w:val="10"/>
                          </w:rPr>
                          <w:t xml:space="preserve"> </w:t>
                        </w:r>
                        <w:r>
                          <w:rPr>
                            <w:sz w:val="10"/>
                          </w:rPr>
                          <w:t>lottery</w:t>
                        </w:r>
                        <w:r>
                          <w:rPr>
                            <w:spacing w:val="-191"/>
                            <w:sz w:val="10"/>
                          </w:rPr>
                          <w:t xml:space="preserve"> </w:t>
                        </w:r>
                        <w:r>
                          <w:rPr>
                            <w:sz w:val="10"/>
                          </w:rPr>
                          <w:t>win</w:t>
                        </w:r>
                        <w:r>
                          <w:rPr>
                            <w:spacing w:val="-191"/>
                            <w:sz w:val="10"/>
                          </w:rPr>
                          <w:t xml:space="preserve"> </w:t>
                        </w:r>
                        <w:r>
                          <w:rPr>
                            <w:sz w:val="10"/>
                          </w:rPr>
                          <w:t>spent</w:t>
                        </w:r>
                      </w:p>
                    </w:txbxContent>
                  </v:textbox>
                </v:rect>
                <v:shape id="Shape 1407" o:spid="_x0000_s1048" style="position:absolute;left:3746;top:834;width:18804;height:12147;visibility:visible;mso-wrap-style:square;v-text-anchor:top" coordsize="1880410,121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" path="m,l470103,833373r470102,226602l1410308,1163760r470102,50927e" filled="f" strokecolor="blue" strokeweight=".35mm">
                  <v:stroke endcap="square"/>
                  <v:path arrowok="t" textboxrect="0,0,1880410,1214687"/>
                </v:shape>
                <v:shape id="Shape 1408" o:spid="_x0000_s1049" style="position:absolute;left:2602;width:0;height:13698;visibility:visible;mso-wrap-style:square;v-text-anchor:top" coordsize="0,136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" path="m,1369864l,e" filled="f" strokeweight=".14mm">
                  <v:stroke miterlimit="83231f" joinstyle="miter" endcap="square"/>
                  <v:path arrowok="t" textboxrect="0,0,0,1369864"/>
                </v:shape>
                <v:shape id="Shape 1409" o:spid="_x0000_s1050" style="position:absolute;left:23695;width:0;height:13698;visibility:visible;mso-wrap-style:square;v-text-anchor:top" coordsize="0,136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" path="m,1369864l,e" filled="f" strokeweight=".14mm">
                  <v:stroke miterlimit="83231f" joinstyle="miter" endcap="square"/>
                  <v:path arrowok="t" textboxrect="0,0,0,1369864"/>
                </v:shape>
                <v:shape id="Shape 1410" o:spid="_x0000_s1051" style="position:absolute;left:2602;top:13698;width:21093;height:0;visibility:visible;mso-wrap-style:square;v-text-anchor:top" coordsize="2109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" path="m,l2109227,e" filled="f" strokeweight=".14mm">
                  <v:stroke miterlimit="83231f" joinstyle="miter" endcap="square"/>
                  <v:path arrowok="t" textboxrect="0,0,2109227,0"/>
                </v:shape>
                <v:shape id="Shape 1411" o:spid="_x0000_s1052" style="position:absolute;left:2602;width:21093;height:0;visibility:visible;mso-wrap-style:square;v-text-anchor:top" coordsize="2109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" path="m,l2109227,e" filled="f" strokeweight=".14mm">
                  <v:stroke miterlimit="83231f" joinstyle="miter" endcap="square"/>
                  <v:path arrowok="t" textboxrect="0,0,2109227,0"/>
                </v:shape>
                <v:shape id="Shape 1412" o:spid="_x0000_s1053" style="position:absolute;left:10179;top:315;width:13201;height:2037;visibility:visible;mso-wrap-style:square;v-text-anchor:top" coordsize="1320039,20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" path="m12600,l1307439,v8400,,12600,4200,12600,12600l1320039,191165v,8399,-4200,12599,-12600,12599l12600,203764c4200,203764,,199564,,191165l,12600c,4200,4200,,12600,xe" strokecolor="#ccc" strokeweight=".175mm">
                  <v:fill opacity="52428f"/>
                  <v:stroke opacity="52428f" miterlimit="83231f" joinstyle="miter"/>
                  <v:path arrowok="t" textboxrect="0,0,1320039,203764"/>
                </v:shape>
                <v:shape id="Shape 1413" o:spid="_x0000_s1054" style="position:absolute;left:10431;top:824;width:1260;height:0;visibility:visible;mso-wrap-style:square;v-text-anchor:top" coordsize="125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" path="m,l125999,e" filled="f" strokecolor="blue" strokeweight=".35mm">
                  <v:stroke endcap="square"/>
                  <v:path arrowok="t" textboxrect="0,0,125999,0"/>
                </v:shape>
                <v:rect id="Rectangle 1414" o:spid="_x0000_s1055" style="position:absolute;left:12195;top:268;width:2516;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02A931C5" w14:textId="77777777" w:rsidR="006719BC" w:rsidRDefault="001B5807">
                        <w:pPr>
                          <w:spacing w:after="160" w:line="259" w:lineRule="auto"/>
                          <w:ind w:left="0" w:right="0" w:firstLine="0"/>
                          <w:jc w:val="left"/>
                        </w:pPr>
                        <w:r>
                          <w:rPr>
                            <w:w w:val="115"/>
                            <w:sz w:val="10"/>
                          </w:rPr>
                          <w:t>Model</w:t>
                        </w:r>
                      </w:p>
                    </w:txbxContent>
                  </v:textbox>
                </v:rect>
                <v:shape id="Shape 1415" o:spid="_x0000_s1056" style="position:absolute;left:10872;top:1615;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" path="m18900,v5012,,9820,1991,13364,5536c35808,9080,37800,13888,37800,18900v,5012,-1992,9820,-5536,13364c28720,35808,23912,37800,18900,37800v-5012,,-9820,-1992,-13364,-5536c1992,28720,,23912,,18900,,13888,1992,9080,5536,5536,9080,1991,13888,,18900,xe" fillcolor="black" strokeweight=".175mm">
                  <v:path arrowok="t" textboxrect="0,0,37800,37800"/>
                </v:shape>
                <v:rect id="Rectangle 1416" o:spid="_x0000_s1057" style="position:absolute;left:12195;top:1192;width:14535;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49D1C8D9" w14:textId="77777777" w:rsidR="006719BC" w:rsidRDefault="001B5807">
                        <w:pPr>
                          <w:spacing w:after="160" w:line="259" w:lineRule="auto"/>
                          <w:ind w:left="0" w:right="0" w:firstLine="0"/>
                          <w:jc w:val="left"/>
                        </w:pPr>
                        <w:r>
                          <w:rPr>
                            <w:w w:val="125"/>
                            <w:sz w:val="10"/>
                          </w:rPr>
                          <w:t>Fagereng,</w:t>
                        </w:r>
                        <w:r>
                          <w:rPr>
                            <w:spacing w:val="9"/>
                            <w:w w:val="125"/>
                            <w:sz w:val="10"/>
                          </w:rPr>
                          <w:t xml:space="preserve"> </w:t>
                        </w:r>
                        <w:r>
                          <w:rPr>
                            <w:w w:val="125"/>
                            <w:sz w:val="10"/>
                          </w:rPr>
                          <w:t>Holm</w:t>
                        </w:r>
                        <w:r>
                          <w:rPr>
                            <w:spacing w:val="9"/>
                            <w:w w:val="125"/>
                            <w:sz w:val="10"/>
                          </w:rPr>
                          <w:t xml:space="preserve"> </w:t>
                        </w:r>
                        <w:r>
                          <w:rPr>
                            <w:w w:val="125"/>
                            <w:sz w:val="10"/>
                          </w:rPr>
                          <w:t>and</w:t>
                        </w:r>
                        <w:r>
                          <w:rPr>
                            <w:spacing w:val="9"/>
                            <w:w w:val="125"/>
                            <w:sz w:val="10"/>
                          </w:rPr>
                          <w:t xml:space="preserve"> </w:t>
                        </w:r>
                        <w:r>
                          <w:rPr>
                            <w:w w:val="125"/>
                            <w:sz w:val="10"/>
                          </w:rPr>
                          <w:t>Natvik</w:t>
                        </w:r>
                        <w:r>
                          <w:rPr>
                            <w:spacing w:val="9"/>
                            <w:w w:val="125"/>
                            <w:sz w:val="10"/>
                          </w:rPr>
                          <w:t xml:space="preserve"> </w:t>
                        </w:r>
                        <w:r>
                          <w:rPr>
                            <w:w w:val="125"/>
                            <w:sz w:val="10"/>
                          </w:rPr>
                          <w:t>(2021)</w:t>
                        </w:r>
                      </w:p>
                    </w:txbxContent>
                  </v:textbox>
                </v:rect>
                <v:shape id="Shape 1421" o:spid="_x0000_s1058" style="position:absolute;left:34881;top:12703;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" path="m18900,v5012,,9820,1991,13364,5536c35809,9080,37800,13888,37800,18900v,5012,-1991,9820,-5536,13364c28720,35808,23912,37800,18900,37800v-5012,,-9820,-1992,-13364,-5536c1991,28720,,23912,,18900,,13888,1991,9080,5536,5536,9080,1991,13888,,18900,xe" fillcolor="black" strokeweight=".175mm">
                  <v:path arrowok="t" textboxrect="0,0,37800,37800"/>
                </v:shape>
                <v:shape id="Shape 1422" o:spid="_x0000_s1059" style="position:absolute;left:38678;top:12664;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" path="m18900,v5012,,9820,1991,13364,5536c35809,9080,37800,13888,37800,18900v,5012,-1991,9820,-5536,13364c28720,35808,23912,37800,18900,37800v-5012,,-9820,-1992,-13364,-5536c1991,28720,,23912,,18900,,13888,1991,9080,5536,5536,9080,1991,13888,,18900,xe" fillcolor="black" strokeweight=".175mm">
                  <v:path arrowok="t" textboxrect="0,0,37800,37800"/>
                </v:shape>
                <v:shape id="Shape 1423" o:spid="_x0000_s1060" style="position:absolute;left:42476;top:12484;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" path="m18900,v5012,,9820,1991,13364,5536c35809,9080,37800,13888,37800,18900v,5012,-1991,9820,-5536,13364c28720,35808,23912,37800,18900,37800v-5012,,-9820,-1992,-13364,-5536c1991,28720,,23912,,18900,,13888,1991,9080,5536,5536,9080,1991,13888,,18900,xe" fillcolor="black" strokeweight=".175mm">
                  <v:path arrowok="t" textboxrect="0,0,37800,37800"/>
                </v:shape>
                <v:shape id="Shape 1424" o:spid="_x0000_s1061" style="position:absolute;left:46273;top:11809;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" path="m18900,v5012,,9820,1991,13364,5536c35809,9080,37800,13888,37800,18900v,5012,-1991,9820,-5536,13364c28720,35808,23912,37800,18900,37800v-5012,,-9820,-1992,-13364,-5536c1991,28720,,23912,,18900,,13888,1991,9080,5536,5536,9080,1991,13888,,18900,xe" fillcolor="black" strokeweight=".175mm">
                  <v:path arrowok="t" textboxrect="0,0,37800,37800"/>
                </v:shape>
                <v:shape id="Shape 1425" o:spid="_x0000_s1062" style="position:absolute;left:50071;top:617;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" path="m18900,v5012,,9820,1991,13364,5536c35809,9080,37800,13888,37800,18900v,5012,-1991,9820,-5536,13364c28720,35808,23912,37800,18900,37800v-5012,,-9820,-1992,-13364,-5536c1991,28720,,23912,,18900,,13888,1991,9080,5536,5536,9080,1991,13888,,18900,xe" fillcolor="black" strokeweight=".175mm">
                  <v:path arrowok="t" textboxrect="0,0,37800,37800"/>
                </v:shape>
                <v:shape id="Shape 1426" o:spid="_x0000_s1063" style="position:absolute;left:31272;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" path="m,22050l,,,22050xe" fillcolor="black" strokeweight=".14mm">
                  <v:path arrowok="t" textboxrect="0,0,0,22050"/>
                </v:shape>
                <v:shape id="Shape 1428" o:spid="_x0000_s1064" style="position:absolute;left:35070;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" path="m,22050l,,,22050xe" fillcolor="black" strokeweight=".14mm">
                  <v:path arrowok="t" textboxrect="0,0,0,22050"/>
                </v:shape>
                <v:shape id="Shape 1430" o:spid="_x0000_s1065" style="position:absolute;left:38867;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" path="m,22050l,,,22050xe" fillcolor="black" strokeweight=".14mm">
                  <v:path arrowok="t" textboxrect="0,0,0,22050"/>
                </v:shape>
                <v:shape id="Shape 1432" o:spid="_x0000_s1066" style="position:absolute;left:42665;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" path="m,22050l,,,22050xe" fillcolor="black" strokeweight=".14mm">
                  <v:path arrowok="t" textboxrect="0,0,0,22050"/>
                </v:shape>
                <v:shape id="Shape 1434" o:spid="_x0000_s1067" style="position:absolute;left:46462;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" path="m,22050l,,,22050xe" fillcolor="black" strokeweight=".14mm">
                  <v:path arrowok="t" textboxrect="0,0,0,22050"/>
                </v:shape>
                <v:shape id="Shape 1436" o:spid="_x0000_s1068" style="position:absolute;left:50260;top:13698;width:0;height:221;visibility:visible;mso-wrap-style:square;v-text-anchor:top" coordsize="0,2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" path="m,22050l,,,22050xe" fillcolor="black" strokeweight=".14mm">
                  <v:path arrowok="t" textboxrect="0,0,0,22050"/>
                </v:shape>
                <v:shape id="Shape 1439" o:spid="_x0000_s1069" style="position:absolute;left:30093;top:12896;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" path="m22050,l,,22050,xe" fillcolor="black" strokeweight=".14mm">
                  <v:path arrowok="t" textboxrect="0,0,22050,0"/>
                </v:shape>
                <v:rect id="Rectangle 1440" o:spid="_x0000_s1070" style="position:absolute;left:28870;top:12358;width:133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43D732F6" w14:textId="77777777" w:rsidR="006719BC" w:rsidRDefault="001B5807">
                        <w:pPr>
                          <w:spacing w:after="160" w:line="259" w:lineRule="auto"/>
                          <w:ind w:left="0" w:right="0" w:firstLine="0"/>
                          <w:jc w:val="left"/>
                        </w:pPr>
                        <w:r>
                          <w:rPr>
                            <w:w w:val="126"/>
                            <w:sz w:val="10"/>
                          </w:rPr>
                          <w:t>0.0</w:t>
                        </w:r>
                      </w:p>
                    </w:txbxContent>
                  </v:textbox>
                </v:rect>
                <v:shape id="Shape 1441" o:spid="_x0000_s1071" style="position:absolute;left:30093;top:10478;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" path="m22050,l,,22050,xe" fillcolor="black" strokeweight=".14mm">
                  <v:path arrowok="t" textboxrect="0,0,22050,0"/>
                </v:shape>
                <v:rect id="Rectangle 1442" o:spid="_x0000_s1072" style="position:absolute;left:28870;top:9940;width:133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4D03B8E3" w14:textId="77777777" w:rsidR="006719BC" w:rsidRDefault="001B5807">
                        <w:pPr>
                          <w:spacing w:after="160" w:line="259" w:lineRule="auto"/>
                          <w:ind w:left="0" w:right="0" w:firstLine="0"/>
                          <w:jc w:val="left"/>
                        </w:pPr>
                        <w:r>
                          <w:rPr>
                            <w:w w:val="126"/>
                            <w:sz w:val="10"/>
                          </w:rPr>
                          <w:t>0.2</w:t>
                        </w:r>
                      </w:p>
                    </w:txbxContent>
                  </v:textbox>
                </v:rect>
                <v:shape id="Shape 1443" o:spid="_x0000_s1073" style="position:absolute;left:30093;top:8060;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" path="m22050,l,,22050,xe" fillcolor="black" strokeweight=".14mm">
                  <v:path arrowok="t" textboxrect="0,0,22050,0"/>
                </v:shape>
                <v:rect id="Rectangle 1444" o:spid="_x0000_s1074" style="position:absolute;left:28870;top:7522;width:133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6D3B9280" w14:textId="77777777" w:rsidR="006719BC" w:rsidRDefault="001B5807">
                        <w:pPr>
                          <w:spacing w:after="160" w:line="259" w:lineRule="auto"/>
                          <w:ind w:left="0" w:right="0" w:firstLine="0"/>
                          <w:jc w:val="left"/>
                        </w:pPr>
                        <w:r>
                          <w:rPr>
                            <w:w w:val="126"/>
                            <w:sz w:val="10"/>
                          </w:rPr>
                          <w:t>0.4</w:t>
                        </w:r>
                      </w:p>
                    </w:txbxContent>
                  </v:textbox>
                </v:rect>
                <v:shape id="Shape 1445" o:spid="_x0000_s1075" style="position:absolute;left:30093;top:5642;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" path="m22050,l,,22050,xe" fillcolor="black" strokeweight=".14mm">
                  <v:path arrowok="t" textboxrect="0,0,22050,0"/>
                </v:shape>
                <v:rect id="Rectangle 1446" o:spid="_x0000_s1076" style="position:absolute;left:28870;top:5104;width:133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657EEE47" w14:textId="77777777" w:rsidR="006719BC" w:rsidRDefault="001B5807">
                        <w:pPr>
                          <w:spacing w:after="160" w:line="259" w:lineRule="auto"/>
                          <w:ind w:left="0" w:right="0" w:firstLine="0"/>
                          <w:jc w:val="left"/>
                        </w:pPr>
                        <w:r>
                          <w:rPr>
                            <w:w w:val="126"/>
                            <w:sz w:val="10"/>
                          </w:rPr>
                          <w:t>0.6</w:t>
                        </w:r>
                      </w:p>
                    </w:txbxContent>
                  </v:textbox>
                </v:rect>
                <v:shape id="Shape 1447" o:spid="_x0000_s1077" style="position:absolute;left:30093;top:3224;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" path="m22050,l,,22050,xe" fillcolor="black" strokeweight=".14mm">
                  <v:path arrowok="t" textboxrect="0,0,22050,0"/>
                </v:shape>
                <v:rect id="Rectangle 1448" o:spid="_x0000_s1078" style="position:absolute;left:28870;top:2686;width:133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14:paraId="684F7760" w14:textId="77777777" w:rsidR="006719BC" w:rsidRDefault="001B5807">
                        <w:pPr>
                          <w:spacing w:after="160" w:line="259" w:lineRule="auto"/>
                          <w:ind w:left="0" w:right="0" w:firstLine="0"/>
                          <w:jc w:val="left"/>
                        </w:pPr>
                        <w:r>
                          <w:rPr>
                            <w:w w:val="126"/>
                            <w:sz w:val="10"/>
                          </w:rPr>
                          <w:t>0.8</w:t>
                        </w:r>
                      </w:p>
                    </w:txbxContent>
                  </v:textbox>
                </v:rect>
                <v:shape id="Shape 1449" o:spid="_x0000_s1079" style="position:absolute;left:30093;top:806;width:220;height:0;visibility:visible;mso-wrap-style:square;v-text-anchor:top" coordsize="2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" path="m22050,l,,22050,xe" fillcolor="black" strokeweight=".14mm">
                  <v:path arrowok="t" textboxrect="0,0,22050,0"/>
                </v:shape>
                <v:rect id="Rectangle 1450" o:spid="_x0000_s1080" style="position:absolute;left:28870;top:268;width:133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5A794A8A" w14:textId="77777777" w:rsidR="006719BC" w:rsidRDefault="001B5807">
                        <w:pPr>
                          <w:spacing w:after="160" w:line="259" w:lineRule="auto"/>
                          <w:ind w:left="0" w:right="0" w:firstLine="0"/>
                          <w:jc w:val="left"/>
                        </w:pPr>
                        <w:r>
                          <w:rPr>
                            <w:w w:val="126"/>
                            <w:sz w:val="10"/>
                          </w:rPr>
                          <w:t>1.0</w:t>
                        </w:r>
                      </w:p>
                    </w:txbxContent>
                  </v:textbox>
                </v:rect>
                <v:rect id="Rectangle 1451" o:spid="_x0000_s1081" style="position:absolute;left:20567;top:4058;width:15629;height:1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" filled="f" stroked="f">
                  <v:textbox inset="0,0,0,0">
                    <w:txbxContent>
                      <w:p w14:paraId="3A69F116" w14:textId="77777777" w:rsidR="006719BC" w:rsidRDefault="001B5807">
                        <w:pPr>
                          <w:spacing w:after="160" w:line="259" w:lineRule="auto"/>
                          <w:ind w:left="0" w:right="0" w:firstLine="0"/>
                          <w:jc w:val="left"/>
                        </w:pPr>
                        <w:r>
                          <w:rPr>
                            <w:sz w:val="12"/>
                          </w:rPr>
                          <w:t>Cumulative</w:t>
                        </w:r>
                        <w:r>
                          <w:rPr>
                            <w:spacing w:val="-229"/>
                            <w:sz w:val="12"/>
                          </w:rPr>
                          <w:t xml:space="preserve"> </w:t>
                        </w:r>
                        <w:r>
                          <w:rPr>
                            <w:sz w:val="12"/>
                          </w:rPr>
                          <w:t>liquid</w:t>
                        </w:r>
                        <w:r>
                          <w:rPr>
                            <w:spacing w:val="-229"/>
                            <w:sz w:val="12"/>
                          </w:rPr>
                          <w:t xml:space="preserve"> </w:t>
                        </w:r>
                        <w:r>
                          <w:rPr>
                            <w:sz w:val="12"/>
                          </w:rPr>
                          <w:t>wealth</w:t>
                        </w:r>
                        <w:r>
                          <w:rPr>
                            <w:spacing w:val="-229"/>
                            <w:sz w:val="12"/>
                          </w:rPr>
                          <w:t xml:space="preserve"> </w:t>
                        </w:r>
                        <w:r>
                          <w:rPr>
                            <w:sz w:val="12"/>
                          </w:rPr>
                          <w:t>share</w:t>
                        </w:r>
                      </w:p>
                    </w:txbxContent>
                  </v:textbox>
                </v:rect>
                <v:shape id="Shape 1452" o:spid="_x0000_s1082" style="position:absolute;left:31272;top:806;width:18988;height:12090;visibility:visible;mso-wrap-style:square;v-text-anchor:top" coordsize="1898764,12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" path="m,1208985r18988,l37975,1208984r18988,-24l75951,1208897r18987,-97l113926,1208676r18988,-153l151901,1208341r18988,-213l189876,1207885r18988,-267l227852,1207327r18988,-313l265827,1206676r18988,-362l303802,1205929r18988,-409l341778,1205089r18987,-455l379753,1204158r18988,-499l417728,1203135r18988,-549l455703,1202015r18988,-594l493679,1200808r18987,-633l531654,1199523r18988,-671l569629,1198161r18988,-711l607605,1196719r18987,-749l645580,1195201r18988,-787l683555,1193608r18988,-820l721530,1191958r18988,-850l759506,1190240r18987,-889l797481,1188443r18988,-928l835456,1186566r18988,-970l873432,1184603r18987,-1014l911407,1182550r18987,-1062l949382,1180402r18988,-1110l987358,1178155r18987,-1163l1025333,1175804r18987,-1216l1063308,1173344r18988,-1275l1101283,1170766r18988,-1332l1139258,1168073r18988,-1395l1177234,1165249r18988,-1465l1215209,1162281r18988,-1544l1253184,1159152r18988,-1629l1291160,1155848r18987,-1721l1329135,1152356r18987,-1825l1367110,1148645r18988,-1952l1405086,1144671r18987,-2105l1443061,1140371r18987,-2291l1481036,1135675r18988,-2536l1519011,1130447r18988,-2878l1556986,1124469r18988,-3353l1594962,1117447r18988,-4051l1632937,1108841r18988,-5218l1670912,1097431r18988,-8550l1708888,1074927r18987,-21389l1746863,1023682r18987,-39789l1784838,931829r18988,-66690l1822814,780813r18987,-106349l1860789,537828r18987,-190128l1898764,e" filled="f" strokecolor="blue" strokeweight=".35mm">
                  <v:stroke endcap="square"/>
                  <v:path arrowok="t" textboxrect="0,0,1898764,1208985"/>
                </v:shape>
                <v:shape id="Shape 1453" o:spid="_x0000_s1083" style="position:absolute;left:30313;width:0;height:13698;visibility:visible;mso-wrap-style:square;v-text-anchor:top" coordsize="0,136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" path="m,1369864l,e" filled="f" strokeweight=".14mm">
                  <v:stroke miterlimit="83231f" joinstyle="miter" endcap="square"/>
                  <v:path arrowok="t" textboxrect="0,0,0,1369864"/>
                </v:shape>
                <v:shape id="Shape 1454" o:spid="_x0000_s1084" style="position:absolute;left:51406;width:0;height:13698;visibility:visible;mso-wrap-style:square;v-text-anchor:top" coordsize="0,136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" path="m,1369864l,e" filled="f" strokeweight=".14mm">
                  <v:stroke miterlimit="83231f" joinstyle="miter" endcap="square"/>
                  <v:path arrowok="t" textboxrect="0,0,0,1369864"/>
                </v:shape>
                <v:shape id="Shape 1455" o:spid="_x0000_s1085" style="position:absolute;left:30313;top:13698;width:21093;height:0;visibility:visible;mso-wrap-style:square;v-text-anchor:top" coordsize="2109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" path="m,l2109228,e" filled="f" strokeweight=".14mm">
                  <v:stroke miterlimit="83231f" joinstyle="miter" endcap="square"/>
                  <v:path arrowok="t" textboxrect="0,0,2109228,0"/>
                </v:shape>
                <v:shape id="Shape 1456" o:spid="_x0000_s1086" style="position:absolute;left:30313;width:21093;height:0;visibility:visible;mso-wrap-style:square;v-text-anchor:top" coordsize="2109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" path="m,l2109228,e" filled="f" strokeweight=".14mm">
                  <v:stroke miterlimit="83231f" joinstyle="miter" endcap="square"/>
                  <v:path arrowok="t" textboxrect="0,0,2109228,0"/>
                </v:shape>
                <v:shape id="Shape 1457" o:spid="_x0000_s1087" style="position:absolute;left:30628;top:315;width:4160;height:2037;visibility:visible;mso-wrap-style:square;v-text-anchor:top" coordsize="415994,20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" path="m12600,l403394,v8400,,12600,4200,12600,12600l415994,191165v,8399,-4200,12599,-12600,12599l12600,203764c4200,203764,,199564,,191165l,12600c,4200,4200,,12600,xe" strokecolor="#ccc" strokeweight=".175mm">
                  <v:fill opacity="52428f"/>
                  <v:stroke opacity="52428f" miterlimit="83231f" joinstyle="miter"/>
                  <v:path arrowok="t" textboxrect="0,0,415994,203764"/>
                </v:shape>
                <v:shape id="Shape 1458" o:spid="_x0000_s1088" style="position:absolute;left:30880;top:824;width:1260;height:0;visibility:visible;mso-wrap-style:square;v-text-anchor:top" coordsize="125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" path="m,l125999,e" filled="f" strokecolor="blue" strokeweight=".35mm">
                  <v:stroke endcap="square"/>
                  <v:path arrowok="t" textboxrect="0,0,125999,0"/>
                </v:shape>
                <v:rect id="Rectangle 1459" o:spid="_x0000_s1089" style="position:absolute;left:32644;top:268;width:2517;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3A2495B9" w14:textId="77777777" w:rsidR="006719BC" w:rsidRDefault="001B5807">
                        <w:pPr>
                          <w:spacing w:after="160" w:line="259" w:lineRule="auto"/>
                          <w:ind w:left="0" w:right="0" w:firstLine="0"/>
                          <w:jc w:val="left"/>
                        </w:pPr>
                        <w:r>
                          <w:rPr>
                            <w:w w:val="115"/>
                            <w:sz w:val="10"/>
                          </w:rPr>
                          <w:t>Model</w:t>
                        </w:r>
                      </w:p>
                    </w:txbxContent>
                  </v:textbox>
                </v:rect>
                <v:shape id="Shape 1460" o:spid="_x0000_s1090" style="position:absolute;left:31321;top:1615;width:378;height:378;visibility:visible;mso-wrap-style:square;v-text-anchor:top" coordsize="37800,3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" path="m18900,v5012,,9820,1991,13364,5536c35808,9080,37800,13888,37800,18900v,5012,-1992,9820,-5536,13364c28720,35808,23912,37800,18900,37800v-5012,,-9820,-1992,-13365,-5536c1991,28720,,23912,,18900,,13888,1991,9080,5535,5536,9080,1991,13888,,18900,xe" fillcolor="black" strokeweight=".175mm">
                  <v:path arrowok="t" textboxrect="0,0,37800,37800"/>
                </v:shape>
                <v:rect id="Rectangle 1461" o:spid="_x0000_s1091" style="position:absolute;left:32644;top:1192;width:2001;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50021CEE" w14:textId="77777777" w:rsidR="006719BC" w:rsidRDefault="001B5807">
                        <w:pPr>
                          <w:spacing w:after="160" w:line="259" w:lineRule="auto"/>
                          <w:ind w:left="0" w:right="0" w:firstLine="0"/>
                          <w:jc w:val="left"/>
                        </w:pPr>
                        <w:r>
                          <w:rPr>
                            <w:w w:val="127"/>
                            <w:sz w:val="10"/>
                          </w:rPr>
                          <w:t>Data</w:t>
                        </w:r>
                      </w:p>
                    </w:txbxContent>
                  </v:textbox>
                </v:rect>
                <w10:anchorlock/>
              </v:group>
            </w:pict>
          </mc:Fallback>
        </mc:AlternateContent>
      </w:r>
    </w:p>
    <w:p w14:paraId="058A2BDE" w14:textId="77777777" w:rsidR="006719BC" w:rsidRDefault="001B5807">
      <w:pPr>
        <w:tabs>
          <w:tab w:val="center" w:pos="856"/>
          <w:tab w:val="center" w:pos="1596"/>
          <w:tab w:val="center" w:pos="2336"/>
          <w:tab w:val="center" w:pos="3076"/>
          <w:tab w:val="center" w:pos="3817"/>
          <w:tab w:val="center" w:pos="6717"/>
        </w:tabs>
        <w:spacing w:after="11" w:line="259" w:lineRule="auto"/>
        <w:ind w:left="0" w:right="0" w:firstLine="0"/>
        <w:jc w:val="left"/>
      </w:pPr>
      <w:r>
        <w:rPr>
          <w:sz w:val="22"/>
        </w:rPr>
        <w:tab/>
      </w:r>
      <w:r>
        <w:rPr>
          <w:sz w:val="10"/>
        </w:rPr>
        <w:t>0</w:t>
      </w:r>
      <w:r>
        <w:rPr>
          <w:sz w:val="10"/>
        </w:rPr>
        <w:tab/>
        <w:t>1</w:t>
      </w:r>
      <w:r>
        <w:rPr>
          <w:sz w:val="10"/>
        </w:rPr>
        <w:tab/>
        <w:t>2</w:t>
      </w:r>
      <w:r>
        <w:rPr>
          <w:sz w:val="10"/>
        </w:rPr>
        <w:tab/>
        <w:t>3</w:t>
      </w:r>
      <w:r>
        <w:rPr>
          <w:sz w:val="10"/>
        </w:rPr>
        <w:tab/>
        <w:t>4</w:t>
      </w:r>
      <w:r>
        <w:rPr>
          <w:sz w:val="10"/>
        </w:rPr>
        <w:tab/>
        <w:t>0 20 40 60 80 100</w:t>
      </w:r>
    </w:p>
    <w:p w14:paraId="20C1A570" w14:textId="77777777" w:rsidR="006719BC" w:rsidRDefault="001B5807">
      <w:pPr>
        <w:tabs>
          <w:tab w:val="center" w:pos="2336"/>
          <w:tab w:val="center" w:pos="6700"/>
        </w:tabs>
        <w:spacing w:after="250" w:line="259" w:lineRule="auto"/>
        <w:ind w:left="0" w:right="0" w:firstLine="0"/>
        <w:jc w:val="left"/>
      </w:pPr>
      <w:r>
        <w:rPr>
          <w:sz w:val="22"/>
        </w:rPr>
        <w:tab/>
      </w:r>
      <w:r>
        <w:rPr>
          <w:sz w:val="10"/>
        </w:rPr>
        <w:t>year</w:t>
      </w:r>
      <w:r>
        <w:rPr>
          <w:sz w:val="10"/>
        </w:rPr>
        <w:tab/>
      </w:r>
      <w:r>
        <w:rPr>
          <w:sz w:val="12"/>
        </w:rPr>
        <w:t>Income percentile</w:t>
      </w:r>
    </w:p>
    <w:p w14:paraId="3FF47F99" w14:textId="77777777" w:rsidR="006719BC" w:rsidRDefault="001B5807">
      <w:pPr>
        <w:tabs>
          <w:tab w:val="center" w:pos="6203"/>
        </w:tabs>
        <w:spacing w:after="180"/>
        <w:ind w:left="0" w:right="0" w:firstLine="0"/>
        <w:jc w:val="left"/>
      </w:pPr>
      <w:r>
        <w:rPr>
          <w:sz w:val="16"/>
        </w:rPr>
        <w:t>(</w:t>
      </w:r>
      <w:r>
        <w:rPr>
          <w:vertAlign w:val="subscript"/>
        </w:rPr>
        <w:t xml:space="preserve">a) </w:t>
      </w:r>
      <w:r>
        <w:t>Share of lottery win spent</w:t>
      </w:r>
      <w:r>
        <w:tab/>
      </w:r>
      <w:r>
        <w:rPr>
          <w:sz w:val="16"/>
        </w:rPr>
        <w:t>(</w:t>
      </w:r>
      <w:r>
        <w:rPr>
          <w:vertAlign w:val="subscript"/>
        </w:rPr>
        <w:t xml:space="preserve">b) </w:t>
      </w:r>
      <w:r>
        <w:t>Distribution of liquid wealth</w:t>
      </w:r>
    </w:p>
    <w:p w14:paraId="21CFD61E" w14:textId="77777777" w:rsidR="006719BC" w:rsidRDefault="001B5807">
      <w:pPr>
        <w:tabs>
          <w:tab w:val="center" w:pos="3740"/>
        </w:tabs>
        <w:spacing w:after="145"/>
        <w:ind w:left="0" w:right="0" w:firstLine="0"/>
        <w:jc w:val="left"/>
      </w:pPr>
      <w:r>
        <w:rPr>
          <w:sz w:val="22"/>
        </w:rPr>
        <w:t>Figure 1</w:t>
      </w:r>
      <w:r>
        <w:rPr>
          <w:sz w:val="22"/>
        </w:rPr>
        <w:tab/>
      </w:r>
      <w:r>
        <w:t>Targets and model moments from the estimation</w:t>
      </w:r>
    </w:p>
    <w:p w14:paraId="3D5605F4" w14:textId="6E67B260" w:rsidR="006719BC" w:rsidRDefault="001B5807">
      <w:pPr>
        <w:spacing w:after="417" w:line="255" w:lineRule="auto"/>
        <w:ind w:left="-15" w:right="0" w:firstLine="0"/>
      </w:pPr>
      <w:r>
        <w:rPr>
          <w:sz w:val="22"/>
        </w:rPr>
        <w:t xml:space="preserve">Note: Panel (a) shows the fit of the model to the dynamic consumption response estimated in </w:t>
      </w:r>
      <w:proofErr w:type="spellStart"/>
      <w:r>
        <w:rPr>
          <w:color w:val="19184C"/>
          <w:sz w:val="22"/>
        </w:rPr>
        <w:t>Fagereng</w:t>
      </w:r>
      <w:proofErr w:type="spellEnd"/>
      <w:r>
        <w:rPr>
          <w:color w:val="19184C"/>
          <w:sz w:val="22"/>
        </w:rPr>
        <w:t xml:space="preserve">, Holm, and </w:t>
      </w:r>
      <w:proofErr w:type="spellStart"/>
      <w:r>
        <w:rPr>
          <w:color w:val="19184C"/>
          <w:sz w:val="22"/>
        </w:rPr>
        <w:t>Natvik</w:t>
      </w:r>
      <w:proofErr w:type="spellEnd"/>
      <w:r>
        <w:rPr>
          <w:color w:val="19184C"/>
          <w:sz w:val="22"/>
        </w:rPr>
        <w:t xml:space="preserve"> </w:t>
      </w:r>
      <w:r>
        <w:rPr>
          <w:sz w:val="22"/>
        </w:rPr>
        <w:t>(</w:t>
      </w:r>
      <w:r>
        <w:rPr>
          <w:color w:val="19184C"/>
          <w:sz w:val="22"/>
        </w:rPr>
        <w:t>2021</w:t>
      </w:r>
      <w:r>
        <w:rPr>
          <w:sz w:val="22"/>
        </w:rPr>
        <w:t>)</w:t>
      </w:r>
      <w:ins w:id="455" w:author="Christopher Karlsten [2]" w:date="2022-11-07T18:15:00Z">
        <w:r w:rsidR="00D57ED1">
          <w:rPr>
            <w:sz w:val="22"/>
          </w:rPr>
          <w:t>;</w:t>
        </w:r>
      </w:ins>
      <w:del w:id="456" w:author="Christopher Karlsten [2]" w:date="2022-11-07T18:15:00Z">
        <w:r w:rsidDel="00D57ED1">
          <w:rPr>
            <w:sz w:val="22"/>
          </w:rPr>
          <w:delText>,</w:delText>
        </w:r>
      </w:del>
      <w:r>
        <w:rPr>
          <w:sz w:val="22"/>
        </w:rPr>
        <w:t xml:space="preserve"> see their figure A5. Panel (b) shows the fit of the model to the distribution of liquid wealth (see Section </w:t>
      </w:r>
      <w:r>
        <w:rPr>
          <w:color w:val="4C0000"/>
          <w:sz w:val="22"/>
        </w:rPr>
        <w:t xml:space="preserve">3.2 </w:t>
      </w:r>
      <w:r>
        <w:rPr>
          <w:sz w:val="22"/>
        </w:rPr>
        <w:t>for the definition) from the 2004 SCF.</w:t>
      </w:r>
    </w:p>
    <w:p w14:paraId="282F3F4E" w14:textId="2E7C61BB" w:rsidR="006719BC" w:rsidRDefault="001B5807">
      <w:pPr>
        <w:ind w:left="20" w:right="142"/>
      </w:pPr>
      <w:r>
        <w:rPr>
          <w:color w:val="19184C"/>
        </w:rPr>
        <w:t xml:space="preserve">and </w:t>
      </w:r>
      <w:proofErr w:type="spellStart"/>
      <w:r>
        <w:rPr>
          <w:color w:val="19184C"/>
        </w:rPr>
        <w:t>Saxegaard</w:t>
      </w:r>
      <w:proofErr w:type="spellEnd"/>
      <w:r>
        <w:rPr>
          <w:color w:val="19184C"/>
        </w:rPr>
        <w:t xml:space="preserve"> </w:t>
      </w:r>
      <w:r>
        <w:t>(</w:t>
      </w:r>
      <w:r>
        <w:rPr>
          <w:color w:val="19184C"/>
        </w:rPr>
        <w:t>2020</w:t>
      </w:r>
      <w:r>
        <w:t xml:space="preserve">). The quarterly probability to survive is calibrated to </w:t>
      </w:r>
      <w:r>
        <w:rPr>
          <w:rFonts w:ascii="Cambria" w:eastAsia="Cambria" w:hAnsi="Cambria" w:cs="Cambria"/>
        </w:rPr>
        <w:t>1 − 1</w:t>
      </w:r>
      <w:r>
        <w:rPr>
          <w:rFonts w:ascii="Cambria" w:eastAsia="Cambria" w:hAnsi="Cambria" w:cs="Cambria"/>
          <w:i/>
        </w:rPr>
        <w:t>/</w:t>
      </w:r>
      <w:r>
        <w:rPr>
          <w:rFonts w:ascii="Cambria" w:eastAsia="Cambria" w:hAnsi="Cambria" w:cs="Cambria"/>
        </w:rPr>
        <w:t>160</w:t>
      </w:r>
      <w:r>
        <w:t xml:space="preserve">, reflecting an expected working life of 40 years. Aggregate productivity growth is set to </w:t>
      </w:r>
      <w:r>
        <w:rPr>
          <w:rFonts w:ascii="Cambria" w:eastAsia="Cambria" w:hAnsi="Cambria" w:cs="Cambria"/>
        </w:rPr>
        <w:t xml:space="preserve">1 </w:t>
      </w:r>
      <w:r>
        <w:t>percent annually</w:t>
      </w:r>
      <w:ins w:id="457" w:author="Christopher Karlsten [2]" w:date="2022-11-07T16:45:00Z">
        <w:r w:rsidR="0020059E">
          <w:t>,</w:t>
        </w:r>
      </w:ins>
      <w:r>
        <w:t xml:space="preserve"> following </w:t>
      </w:r>
      <w:proofErr w:type="spellStart"/>
      <w:r>
        <w:rPr>
          <w:color w:val="19184C"/>
        </w:rPr>
        <w:t>Kravik</w:t>
      </w:r>
      <w:proofErr w:type="spellEnd"/>
      <w:r>
        <w:rPr>
          <w:color w:val="19184C"/>
        </w:rPr>
        <w:t xml:space="preserve"> and </w:t>
      </w:r>
      <w:proofErr w:type="spellStart"/>
      <w:r>
        <w:rPr>
          <w:color w:val="19184C"/>
        </w:rPr>
        <w:t>Mimir</w:t>
      </w:r>
      <w:proofErr w:type="spellEnd"/>
      <w:r>
        <w:rPr>
          <w:color w:val="19184C"/>
        </w:rPr>
        <w:t xml:space="preserve"> </w:t>
      </w:r>
      <w:r>
        <w:t>(</w:t>
      </w:r>
      <w:r>
        <w:rPr>
          <w:color w:val="19184C"/>
        </w:rPr>
        <w:t>2019</w:t>
      </w:r>
      <w:r>
        <w:t xml:space="preserve">). The unemployment net replacement rate is calibrated to </w:t>
      </w:r>
      <w:r>
        <w:rPr>
          <w:rFonts w:ascii="Cambria" w:eastAsia="Cambria" w:hAnsi="Cambria" w:cs="Cambria"/>
        </w:rPr>
        <w:t xml:space="preserve">60 </w:t>
      </w:r>
      <w:r>
        <w:t>percent</w:t>
      </w:r>
      <w:ins w:id="458" w:author="Christopher Karlsten [2]" w:date="2022-11-07T16:45:00Z">
        <w:r w:rsidR="0020059E">
          <w:t>,</w:t>
        </w:r>
      </w:ins>
      <w:r>
        <w:t xml:space="preserve"> following </w:t>
      </w:r>
      <w:r>
        <w:rPr>
          <w:color w:val="19184C"/>
        </w:rPr>
        <w:t xml:space="preserve">OECD </w:t>
      </w:r>
      <w:r>
        <w:t>(</w:t>
      </w:r>
      <w:r>
        <w:rPr>
          <w:color w:val="19184C"/>
        </w:rPr>
        <w:t>2020</w:t>
      </w:r>
      <w:r>
        <w:t xml:space="preserve">). Finally, we set the real interest rate on liquid debt to </w:t>
      </w:r>
      <w:r>
        <w:rPr>
          <w:rFonts w:ascii="Cambria" w:eastAsia="Cambria" w:hAnsi="Cambria" w:cs="Cambria"/>
        </w:rPr>
        <w:t>13</w:t>
      </w:r>
      <w:r>
        <w:rPr>
          <w:rFonts w:ascii="Cambria" w:eastAsia="Cambria" w:hAnsi="Cambria" w:cs="Cambria"/>
          <w:i/>
        </w:rPr>
        <w:t>.</w:t>
      </w:r>
      <w:r>
        <w:rPr>
          <w:rFonts w:ascii="Cambria" w:eastAsia="Cambria" w:hAnsi="Cambria" w:cs="Cambria"/>
        </w:rPr>
        <w:t xml:space="preserve">6 </w:t>
      </w:r>
      <w:r>
        <w:t xml:space="preserve">percent and the borrowing constraint to </w:t>
      </w:r>
      <w:r>
        <w:rPr>
          <w:rFonts w:ascii="Cambria" w:eastAsia="Cambria" w:hAnsi="Cambria" w:cs="Cambria"/>
        </w:rPr>
        <w:t xml:space="preserve">80 </w:t>
      </w:r>
      <w:r>
        <w:t>percent of permanent income</w:t>
      </w:r>
      <w:ins w:id="459" w:author="Christopher Karlsten [2]" w:date="2022-11-07T16:45:00Z">
        <w:r w:rsidR="0020059E">
          <w:t>,</w:t>
        </w:r>
      </w:ins>
      <w:r>
        <w:t xml:space="preserve"> following data from the Norwegian debt registry</w:t>
      </w:r>
    </w:p>
    <w:p w14:paraId="379C48C3" w14:textId="52E13CB9" w:rsidR="006719BC" w:rsidRDefault="001B5807">
      <w:pPr>
        <w:spacing w:after="0" w:line="259" w:lineRule="auto"/>
        <w:ind w:left="0" w:right="0" w:firstLine="0"/>
        <w:jc w:val="left"/>
      </w:pPr>
      <w:proofErr w:type="spellStart"/>
      <w:r>
        <w:rPr>
          <w:color w:val="19184C"/>
        </w:rPr>
        <w:t>Gjeldsregistret</w:t>
      </w:r>
      <w:proofErr w:type="spellEnd"/>
      <w:r>
        <w:rPr>
          <w:color w:val="19184C"/>
        </w:rPr>
        <w:t xml:space="preserve"> </w:t>
      </w:r>
      <w:r>
        <w:t>(</w:t>
      </w:r>
      <w:proofErr w:type="spellStart"/>
      <w:ins w:id="460" w:author="Christopher Karlsten" w:date="2022-10-24T17:29:00Z">
        <w:r w:rsidR="009C57A7">
          <w:rPr>
            <w:color w:val="19184C"/>
          </w:rPr>
          <w:t>Gjeldsregistret</w:t>
        </w:r>
        <w:proofErr w:type="spellEnd"/>
        <w:r w:rsidR="009C57A7">
          <w:rPr>
            <w:color w:val="19184C"/>
          </w:rPr>
          <w:t xml:space="preserve">, </w:t>
        </w:r>
      </w:ins>
      <w:r>
        <w:rPr>
          <w:color w:val="19184C"/>
        </w:rPr>
        <w:t>2022</w:t>
      </w:r>
      <w:r>
        <w:t>).</w:t>
      </w:r>
      <w:commentRangeStart w:id="461"/>
      <w:r>
        <w:rPr>
          <w:color w:val="4C0000"/>
          <w:sz w:val="18"/>
          <w:vertAlign w:val="superscript"/>
        </w:rPr>
        <w:footnoteReference w:id="13"/>
      </w:r>
      <w:commentRangeEnd w:id="461"/>
      <w:r w:rsidR="00FB6EF1">
        <w:rPr>
          <w:rStyle w:val="CommentReference"/>
        </w:rPr>
        <w:commentReference w:id="461"/>
      </w:r>
    </w:p>
    <w:p w14:paraId="01A027E0" w14:textId="57210E9A" w:rsidR="006719BC" w:rsidRDefault="001B5807">
      <w:pPr>
        <w:ind w:right="142" w:firstLine="234"/>
      </w:pPr>
      <w:r>
        <w:lastRenderedPageBreak/>
        <w:t xml:space="preserve">Estimates of the standard deviations of the permanent and transitory shocks are taken from </w:t>
      </w:r>
      <w:r>
        <w:rPr>
          <w:color w:val="19184C"/>
        </w:rPr>
        <w:t xml:space="preserve">Crawley, Holm, and Tretvoll </w:t>
      </w:r>
      <w:r>
        <w:t>(</w:t>
      </w:r>
      <w:r>
        <w:rPr>
          <w:color w:val="19184C"/>
        </w:rPr>
        <w:t>2022</w:t>
      </w:r>
      <w:r>
        <w:t>)</w:t>
      </w:r>
      <w:ins w:id="470" w:author="Christopher Karlsten" w:date="2022-10-24T17:29:00Z">
        <w:r w:rsidR="009C57A7">
          <w:t>,</w:t>
        </w:r>
      </w:ins>
      <w:r>
        <w:t xml:space="preserve"> who estimate an income process on administrative data for Norwegian males from 1971 to 2014. The estimated annual variances for the permanent and transitory shocks are 0.004 and 0.033, respectively.</w:t>
      </w:r>
      <w:r>
        <w:rPr>
          <w:color w:val="4C0000"/>
          <w:sz w:val="18"/>
          <w:vertAlign w:val="superscript"/>
        </w:rPr>
        <w:footnoteReference w:id="14"/>
      </w:r>
      <w:r>
        <w:t xml:space="preserve">As in </w:t>
      </w:r>
      <w:r>
        <w:rPr>
          <w:color w:val="19184C"/>
        </w:rPr>
        <w:t xml:space="preserve">Carroll, Crawley, </w:t>
      </w:r>
      <w:proofErr w:type="spellStart"/>
      <w:r>
        <w:rPr>
          <w:color w:val="19184C"/>
        </w:rPr>
        <w:t>Slacalek</w:t>
      </w:r>
      <w:proofErr w:type="spellEnd"/>
      <w:r>
        <w:rPr>
          <w:color w:val="19184C"/>
        </w:rPr>
        <w:t xml:space="preserve">, </w:t>
      </w:r>
      <w:proofErr w:type="spellStart"/>
      <w:r>
        <w:rPr>
          <w:color w:val="19184C"/>
        </w:rPr>
        <w:t>Tokuoka</w:t>
      </w:r>
      <w:proofErr w:type="spellEnd"/>
      <w:r>
        <w:rPr>
          <w:color w:val="19184C"/>
        </w:rPr>
        <w:t xml:space="preserve">, and White </w:t>
      </w:r>
      <w:r>
        <w:t>(</w:t>
      </w:r>
      <w:r>
        <w:rPr>
          <w:color w:val="19184C"/>
        </w:rPr>
        <w:t>2020</w:t>
      </w:r>
      <w:r>
        <w:t xml:space="preserve">), these are converted to quarterly values by multiplying the permanent and transitory shock variances by </w:t>
      </w:r>
      <w:del w:id="474" w:author="Christopher Karlsten" w:date="2022-10-27T10:39:00Z">
        <w:r w:rsidDel="004B2419">
          <w:rPr>
            <w:rFonts w:ascii="Cambria" w:eastAsia="Cambria" w:hAnsi="Cambria" w:cs="Cambria"/>
          </w:rPr>
          <w:delText>1</w:delText>
        </w:r>
        <w:r w:rsidDel="004B2419">
          <w:rPr>
            <w:rFonts w:ascii="Cambria" w:eastAsia="Cambria" w:hAnsi="Cambria" w:cs="Cambria"/>
            <w:i/>
          </w:rPr>
          <w:delText>/</w:delText>
        </w:r>
        <w:r w:rsidDel="004B2419">
          <w:rPr>
            <w:rFonts w:ascii="Cambria" w:eastAsia="Cambria" w:hAnsi="Cambria" w:cs="Cambria"/>
          </w:rPr>
          <w:delText>4</w:delText>
        </w:r>
      </w:del>
      <w:ins w:id="475" w:author="Christopher Karlsten" w:date="2022-10-27T10:39:00Z">
        <w:r w:rsidR="004B2419">
          <w:rPr>
            <w:rFonts w:ascii="Cambria" w:eastAsia="Cambria" w:hAnsi="Cambria" w:cs="Cambria"/>
          </w:rPr>
          <w:t>¼</w:t>
        </w:r>
      </w:ins>
      <w:r>
        <w:rPr>
          <w:rFonts w:ascii="Cambria" w:eastAsia="Cambria" w:hAnsi="Cambria" w:cs="Cambria"/>
        </w:rPr>
        <w:t xml:space="preserve"> </w:t>
      </w:r>
      <w:r>
        <w:t xml:space="preserve">and </w:t>
      </w:r>
      <w:r>
        <w:rPr>
          <w:rFonts w:ascii="Cambria" w:eastAsia="Cambria" w:hAnsi="Cambria" w:cs="Cambria"/>
        </w:rPr>
        <w:t>4</w:t>
      </w:r>
      <w:r>
        <w:t xml:space="preserve">, respectively. Thus, we obtain quarterly standard deviations of </w:t>
      </w:r>
      <w:proofErr w:type="spellStart"/>
      <w:r>
        <w:rPr>
          <w:rFonts w:ascii="Cambria" w:eastAsia="Cambria" w:hAnsi="Cambria" w:cs="Cambria"/>
          <w:i/>
        </w:rPr>
        <w:t>σ</w:t>
      </w:r>
      <w:r>
        <w:rPr>
          <w:rFonts w:ascii="Cambria" w:eastAsia="Cambria" w:hAnsi="Cambria" w:cs="Cambria"/>
          <w:i/>
          <w:vertAlign w:val="subscript"/>
        </w:rPr>
        <w:t>ψ</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0316 </w:t>
      </w:r>
      <w:r>
        <w:t xml:space="preserve">and </w:t>
      </w:r>
      <w:proofErr w:type="spellStart"/>
      <w:r>
        <w:rPr>
          <w:rFonts w:ascii="Cambria" w:eastAsia="Cambria" w:hAnsi="Cambria" w:cs="Cambria"/>
          <w:i/>
        </w:rPr>
        <w:t>σ</w:t>
      </w:r>
      <w:r>
        <w:rPr>
          <w:rFonts w:ascii="Cambria" w:eastAsia="Cambria" w:hAnsi="Cambria" w:cs="Cambria"/>
          <w:i/>
          <w:sz w:val="16"/>
        </w:rPr>
        <w:t>ξ</w:t>
      </w:r>
      <w:proofErr w:type="spellEnd"/>
      <w:r>
        <w:rPr>
          <w:rFonts w:ascii="Cambria" w:eastAsia="Cambria" w:hAnsi="Cambria" w:cs="Cambria"/>
          <w:i/>
          <w:sz w:val="16"/>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363</w:t>
      </w:r>
      <w:r>
        <w:t>.</w:t>
      </w:r>
    </w:p>
    <w:p w14:paraId="78267757" w14:textId="6F10C58C" w:rsidR="006719BC" w:rsidRDefault="001B5807">
      <w:pPr>
        <w:ind w:right="142" w:firstLine="234"/>
      </w:pPr>
      <w:r>
        <w:t xml:space="preserve">Using the calibrated model, </w:t>
      </w:r>
      <w:commentRangeStart w:id="476"/>
      <w:ins w:id="477" w:author="Christopher Karlsten" w:date="2022-10-27T10:40:00Z">
        <w:r w:rsidR="004B2419">
          <w:t xml:space="preserve">we simulate </w:t>
        </w:r>
      </w:ins>
      <w:r>
        <w:t xml:space="preserve">unexpected lottery winnings </w:t>
      </w:r>
      <w:del w:id="478" w:author="Christopher Karlsten" w:date="2022-10-27T10:40:00Z">
        <w:r w:rsidDel="004B2419">
          <w:delText xml:space="preserve">are simulated </w:delText>
        </w:r>
      </w:del>
      <w:r>
        <w:t xml:space="preserve">and </w:t>
      </w:r>
      <w:ins w:id="479" w:author="Christopher Karlsten" w:date="2022-10-27T10:40:00Z">
        <w:r w:rsidR="004B2419">
          <w:t xml:space="preserve">calculate </w:t>
        </w:r>
        <w:commentRangeEnd w:id="476"/>
        <w:r w:rsidR="004B2419">
          <w:rPr>
            <w:rStyle w:val="CommentReference"/>
          </w:rPr>
          <w:commentReference w:id="476"/>
        </w:r>
      </w:ins>
      <w:r>
        <w:t>the share of the lottery spent in each year</w:t>
      </w:r>
      <w:del w:id="480" w:author="Christopher Karlsten" w:date="2022-10-27T10:40:00Z">
        <w:r w:rsidDel="004B2419">
          <w:delText xml:space="preserve"> is calculated</w:delText>
        </w:r>
      </w:del>
      <w:r>
        <w:t xml:space="preserve">. Specifically, each simulated agent receives a lottery win in a random quarter of the first year of the simulation. The size of the lottery win is itself random and spans the range of lottery sizes found in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 The estimation procedure minimizes the distance between the target and model moments by selecting the splurge factor and the distribution of discount factors in the population, where the latter are assumed to be uniformly distributed in the range</w:t>
      </w:r>
    </w:p>
    <w:p w14:paraId="76BD42EF" w14:textId="617E9FEA" w:rsidR="006719BC" w:rsidRDefault="001B5807">
      <w:pPr>
        <w:ind w:left="20" w:right="0"/>
      </w:pPr>
      <w:r>
        <w:rPr>
          <w:rFonts w:ascii="Cambria" w:eastAsia="Cambria" w:hAnsi="Cambria" w:cs="Cambria"/>
        </w:rPr>
        <w:t>[</w:t>
      </w:r>
      <w:r>
        <w:rPr>
          <w:rFonts w:ascii="Cambria" w:eastAsia="Cambria" w:hAnsi="Cambria" w:cs="Cambria"/>
          <w:i/>
        </w:rPr>
        <w:t xml:space="preserve">β </w:t>
      </w:r>
      <w:r>
        <w:rPr>
          <w:rFonts w:ascii="Cambria" w:eastAsia="Cambria" w:hAnsi="Cambria" w:cs="Cambria"/>
        </w:rPr>
        <w:t>−</w:t>
      </w:r>
      <w:proofErr w:type="gramStart"/>
      <w:r>
        <w:rPr>
          <w:rFonts w:ascii="Cambria" w:eastAsia="Cambria" w:hAnsi="Cambria" w:cs="Cambria"/>
        </w:rPr>
        <w:t>∇</w:t>
      </w:r>
      <w:r>
        <w:rPr>
          <w:rFonts w:ascii="Cambria" w:eastAsia="Cambria" w:hAnsi="Cambria" w:cs="Cambria"/>
          <w:i/>
        </w:rPr>
        <w:t>,β</w:t>
      </w:r>
      <w:proofErr w:type="gramEnd"/>
      <w:r>
        <w:rPr>
          <w:rFonts w:ascii="Cambria" w:eastAsia="Cambria" w:hAnsi="Cambria" w:cs="Cambria"/>
          <w:i/>
        </w:rPr>
        <w:t xml:space="preserve"> </w:t>
      </w:r>
      <w:r>
        <w:rPr>
          <w:rFonts w:ascii="Cambria" w:eastAsia="Cambria" w:hAnsi="Cambria" w:cs="Cambria"/>
        </w:rPr>
        <w:t>+ ∇]</w:t>
      </w:r>
      <w:r>
        <w:t xml:space="preserve">. We approximate the uniform distribution of discount factors with a discrete approximation and let the population consist of </w:t>
      </w:r>
      <w:del w:id="481" w:author="Christopher Karlsten" w:date="2022-10-27T10:43:00Z">
        <w:r w:rsidDel="004B2419">
          <w:rPr>
            <w:rFonts w:ascii="Cambria" w:eastAsia="Cambria" w:hAnsi="Cambria" w:cs="Cambria"/>
          </w:rPr>
          <w:delText xml:space="preserve">7 </w:delText>
        </w:r>
      </w:del>
      <w:ins w:id="482" w:author="Christopher Karlsten" w:date="2022-10-27T10:43:00Z">
        <w:r w:rsidR="004B2419">
          <w:rPr>
            <w:rFonts w:ascii="Cambria" w:eastAsia="Cambria" w:hAnsi="Cambria" w:cs="Cambria"/>
          </w:rPr>
          <w:t xml:space="preserve">seven </w:t>
        </w:r>
      </w:ins>
      <w:r>
        <w:t>different types.</w:t>
      </w:r>
    </w:p>
    <w:p w14:paraId="55BDB9A4" w14:textId="584A3A3A" w:rsidR="006719BC" w:rsidRDefault="001B5807">
      <w:pPr>
        <w:spacing w:after="424"/>
        <w:ind w:right="142" w:firstLine="234"/>
      </w:pPr>
      <w:r>
        <w:t xml:space="preserve">The estimation yields a splurge factor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314 </w:t>
      </w:r>
      <w:r>
        <w:t xml:space="preserve">and a distribution of discount factors described by </w:t>
      </w:r>
      <w:r>
        <w:rPr>
          <w:rFonts w:ascii="Cambria" w:eastAsia="Cambria" w:hAnsi="Cambria" w:cs="Cambria"/>
          <w:i/>
        </w:rPr>
        <w:t xml:space="preserve">β </w:t>
      </w:r>
      <w:r>
        <w:rPr>
          <w:rFonts w:ascii="Cambria" w:eastAsia="Cambria" w:hAnsi="Cambria" w:cs="Cambria"/>
        </w:rPr>
        <w:t>= 0</w:t>
      </w:r>
      <w:r>
        <w:rPr>
          <w:rFonts w:ascii="Cambria" w:eastAsia="Cambria" w:hAnsi="Cambria" w:cs="Cambria"/>
          <w:i/>
        </w:rPr>
        <w:t>.</w:t>
      </w:r>
      <w:r>
        <w:rPr>
          <w:rFonts w:ascii="Cambria" w:eastAsia="Cambria" w:hAnsi="Cambria" w:cs="Cambria"/>
        </w:rPr>
        <w:t xml:space="preserve">989 </w:t>
      </w:r>
      <w:r>
        <w:t xml:space="preserve">and </w:t>
      </w:r>
      <w:del w:id="483" w:author="Christopher Karlsten" w:date="2022-10-27T10:44:00Z">
        <w:r w:rsidDel="004B2419">
          <w:delText xml:space="preserve">a </w:delText>
        </w:r>
      </w:del>
      <w:r>
        <w:rPr>
          <w:rFonts w:ascii="Cambria" w:eastAsia="Cambria" w:hAnsi="Cambria" w:cs="Cambria"/>
        </w:rPr>
        <w:t>∇ = 0</w:t>
      </w:r>
      <w:r>
        <w:rPr>
          <w:rFonts w:ascii="Cambria" w:eastAsia="Cambria" w:hAnsi="Cambria" w:cs="Cambria"/>
          <w:i/>
        </w:rPr>
        <w:t>.</w:t>
      </w:r>
      <w:r>
        <w:rPr>
          <w:rFonts w:ascii="Cambria" w:eastAsia="Cambria" w:hAnsi="Cambria" w:cs="Cambria"/>
        </w:rPr>
        <w:t>0179</w:t>
      </w:r>
      <w:r>
        <w:t xml:space="preserve">. Given these estimated parameters and the remaining calibrated ones, the model </w:t>
      </w:r>
      <w:proofErr w:type="gramStart"/>
      <w:r>
        <w:t>is able to</w:t>
      </w:r>
      <w:proofErr w:type="gramEnd"/>
      <w:r>
        <w:t xml:space="preserve"> replicate the time path of consumption in response to a lottery win from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 and the targeted distribution of liquid wealth very well</w:t>
      </w:r>
      <w:del w:id="484" w:author="Christopher Karlsten" w:date="2022-10-27T10:46:00Z">
        <w:r w:rsidDel="004B2419">
          <w:delText>,</w:delText>
        </w:r>
      </w:del>
      <w:r>
        <w:t xml:space="preserve"> </w:t>
      </w:r>
      <w:ins w:id="485" w:author="Christopher Karlsten" w:date="2022-10-27T10:46:00Z">
        <w:r w:rsidR="004B2419">
          <w:t>(</w:t>
        </w:r>
      </w:ins>
      <w:r>
        <w:t xml:space="preserve">see figure </w:t>
      </w:r>
      <w:r>
        <w:rPr>
          <w:color w:val="4C0000"/>
        </w:rPr>
        <w:t>1</w:t>
      </w:r>
      <w:ins w:id="486" w:author="Christopher Karlsten" w:date="2022-10-27T10:46:00Z">
        <w:r w:rsidR="004B2419">
          <w:rPr>
            <w:color w:val="4C0000"/>
          </w:rPr>
          <w:t>)</w:t>
        </w:r>
      </w:ins>
      <w:r>
        <w:t>.</w:t>
      </w:r>
    </w:p>
    <w:p w14:paraId="6A87BB4B" w14:textId="32A8AC1F" w:rsidR="006719BC" w:rsidRDefault="001B5807">
      <w:pPr>
        <w:pStyle w:val="Heading2"/>
        <w:ind w:left="571" w:hanging="586"/>
      </w:pPr>
      <w:bookmarkStart w:id="487" w:name="_Toc63034"/>
      <w:r>
        <w:t>Data on permanent income, liquid wealth</w:t>
      </w:r>
      <w:ins w:id="488" w:author="Christopher Karlsten" w:date="2022-10-27T10:46:00Z">
        <w:r w:rsidR="004B2419">
          <w:t>,</w:t>
        </w:r>
      </w:ins>
      <w:r>
        <w:t xml:space="preserve"> and education</w:t>
      </w:r>
      <w:bookmarkEnd w:id="487"/>
    </w:p>
    <w:p w14:paraId="7429099B" w14:textId="2F295D18" w:rsidR="006719BC" w:rsidRDefault="001B5807">
      <w:pPr>
        <w:ind w:left="20" w:right="142"/>
      </w:pPr>
      <w:r>
        <w:t>Before we move on to the parameterization of the full model, we describe in detail the data that we use to get measures of permanent income, liquid wealth</w:t>
      </w:r>
      <w:ins w:id="489" w:author="Christopher Karlsten" w:date="2022-10-27T10:47:00Z">
        <w:r w:rsidR="004B2419">
          <w:t>,</w:t>
        </w:r>
      </w:ins>
      <w:r>
        <w:t xml:space="preserve"> and the division of households into educational groups in the United States. We use data on the distribution of liquid wealth from the 2004 wave of the </w:t>
      </w:r>
      <w:commentRangeStart w:id="490"/>
      <w:del w:id="491" w:author="Christopher Karlsten" w:date="2022-10-27T10:47:00Z">
        <w:r w:rsidDel="004B2419">
          <w:delText>Survey of Consumer Finance (</w:delText>
        </w:r>
      </w:del>
      <w:r>
        <w:t>SCF</w:t>
      </w:r>
      <w:commentRangeEnd w:id="490"/>
      <w:r w:rsidR="004B2419">
        <w:rPr>
          <w:rStyle w:val="CommentReference"/>
        </w:rPr>
        <w:commentReference w:id="490"/>
      </w:r>
      <w:del w:id="492" w:author="Christopher Karlsten" w:date="2022-10-27T10:47:00Z">
        <w:r w:rsidDel="004B2419">
          <w:delText>)</w:delText>
        </w:r>
      </w:del>
      <w:r>
        <w:t xml:space="preserve">. We restrict our attention to households where the </w:t>
      </w:r>
      <w:del w:id="493" w:author="Christopher Karlsten" w:date="2022-10-27T10:49:00Z">
        <w:r w:rsidDel="00DC1EBC">
          <w:delText xml:space="preserve">the </w:delText>
        </w:r>
      </w:del>
      <w:r>
        <w:t xml:space="preserve">head </w:t>
      </w:r>
      <w:del w:id="494" w:author="Christopher Karlsten" w:date="2022-10-27T10:49:00Z">
        <w:r w:rsidDel="00DC1EBC">
          <w:delText xml:space="preserve">of the household </w:delText>
        </w:r>
      </w:del>
      <w:r>
        <w:t>is of working age</w:t>
      </w:r>
      <w:ins w:id="495" w:author="Christopher Karlsten" w:date="2022-10-27T10:49:00Z">
        <w:r w:rsidR="00DC1EBC">
          <w:t>,</w:t>
        </w:r>
      </w:ins>
      <w:r>
        <w:t xml:space="preserve"> which we define to be in the range from 25 to 62. The SCF-variable “normal annual income” is our measure of the household’s permanent income, and</w:t>
      </w:r>
      <w:ins w:id="496" w:author="Christopher Karlsten" w:date="2022-10-27T10:50:00Z">
        <w:r w:rsidR="00DC1EBC">
          <w:t>,</w:t>
        </w:r>
      </w:ins>
      <w:r>
        <w:t xml:space="preserve"> to exclude outliers</w:t>
      </w:r>
      <w:ins w:id="497" w:author="Christopher Karlsten" w:date="2022-10-27T10:50:00Z">
        <w:r w:rsidR="00DC1EBC">
          <w:t>,</w:t>
        </w:r>
      </w:ins>
      <w:r>
        <w:t xml:space="preserve"> we drop the observations that make up the bottom 5 percent of the distribution of this variable. The smallest value of permanent income for households in our sample is thus $16,708.</w:t>
      </w:r>
    </w:p>
    <w:p w14:paraId="65626595" w14:textId="737ABE81" w:rsidR="006719BC" w:rsidRDefault="001B5807">
      <w:pPr>
        <w:ind w:right="142" w:firstLine="234"/>
      </w:pPr>
      <w:r>
        <w:t xml:space="preserve">Liquid wealth is defined as in </w:t>
      </w:r>
      <w:r>
        <w:rPr>
          <w:color w:val="19184C"/>
        </w:rPr>
        <w:t xml:space="preserve">Kaplan and </w:t>
      </w:r>
      <w:proofErr w:type="spellStart"/>
      <w:r>
        <w:rPr>
          <w:color w:val="19184C"/>
        </w:rPr>
        <w:t>Violante</w:t>
      </w:r>
      <w:proofErr w:type="spellEnd"/>
      <w:r>
        <w:rPr>
          <w:color w:val="19184C"/>
        </w:rPr>
        <w:t xml:space="preserve"> </w:t>
      </w:r>
      <w:r>
        <w:t>(</w:t>
      </w:r>
      <w:r>
        <w:rPr>
          <w:color w:val="19184C"/>
        </w:rPr>
        <w:t>2014</w:t>
      </w:r>
      <w:r>
        <w:t>) and consists of cash, money market, checking, savings</w:t>
      </w:r>
      <w:ins w:id="498" w:author="Christopher Karlsten" w:date="2022-10-27T10:51:00Z">
        <w:r w:rsidR="00DC1EBC">
          <w:t>,</w:t>
        </w:r>
      </w:ins>
      <w:r>
        <w:t xml:space="preserve"> and call accounts</w:t>
      </w:r>
      <w:ins w:id="499" w:author="Christopher Karlsten" w:date="2022-10-27T10:51:00Z">
        <w:r w:rsidR="00DC1EBC">
          <w:t>;</w:t>
        </w:r>
      </w:ins>
      <w:del w:id="500" w:author="Christopher Karlsten" w:date="2022-10-27T10:51:00Z">
        <w:r w:rsidDel="00DC1EBC">
          <w:delText>,</w:delText>
        </w:r>
      </w:del>
      <w:r>
        <w:t xml:space="preserve"> directly held mutual funds</w:t>
      </w:r>
      <w:ins w:id="501" w:author="Christopher Karlsten" w:date="2022-10-27T10:52:00Z">
        <w:r w:rsidR="00DC1EBC">
          <w:t>; and</w:t>
        </w:r>
      </w:ins>
      <w:del w:id="502" w:author="Christopher Karlsten" w:date="2022-10-27T10:52:00Z">
        <w:r w:rsidDel="00DC1EBC">
          <w:delText>,</w:delText>
        </w:r>
      </w:del>
      <w:r>
        <w:t xml:space="preserve"> stocks and bonds. We subtract off liquid debt</w:t>
      </w:r>
      <w:ins w:id="503" w:author="Christopher Karlsten" w:date="2022-10-27T10:53:00Z">
        <w:r w:rsidR="00DC1EBC">
          <w:t>,</w:t>
        </w:r>
      </w:ins>
      <w:r>
        <w:t xml:space="preserve"> which is the revolving debt on credit card balances. Note that the SCF does not contain information on cash holdings, so this </w:t>
      </w:r>
      <w:commentRangeStart w:id="504"/>
      <w:ins w:id="505" w:author="Christopher Karlsten" w:date="2022-10-27T10:53:00Z">
        <w:r w:rsidR="00DC1EBC">
          <w:t>information</w:t>
        </w:r>
      </w:ins>
      <w:commentRangeEnd w:id="504"/>
      <w:ins w:id="506" w:author="Christopher Karlsten" w:date="2022-10-27T10:54:00Z">
        <w:r w:rsidR="00DC1EBC">
          <w:rPr>
            <w:rStyle w:val="CommentReference"/>
          </w:rPr>
          <w:commentReference w:id="504"/>
        </w:r>
      </w:ins>
      <w:ins w:id="507" w:author="Christopher Karlsten" w:date="2022-10-27T10:53:00Z">
        <w:r w:rsidR="00DC1EBC">
          <w:t xml:space="preserve"> </w:t>
        </w:r>
      </w:ins>
      <w:r>
        <w:t xml:space="preserve">is imputed </w:t>
      </w:r>
      <w:r>
        <w:lastRenderedPageBreak/>
        <w:t xml:space="preserve">with the procedure described in Appendix B.1 of </w:t>
      </w:r>
      <w:r>
        <w:rPr>
          <w:color w:val="19184C"/>
        </w:rPr>
        <w:t xml:space="preserve">Kaplan and </w:t>
      </w:r>
      <w:proofErr w:type="spellStart"/>
      <w:r>
        <w:rPr>
          <w:color w:val="19184C"/>
        </w:rPr>
        <w:t>Violante</w:t>
      </w:r>
      <w:proofErr w:type="spellEnd"/>
      <w:r>
        <w:rPr>
          <w:color w:val="19184C"/>
        </w:rPr>
        <w:t xml:space="preserve"> </w:t>
      </w:r>
      <w:r>
        <w:t>(</w:t>
      </w:r>
      <w:r>
        <w:rPr>
          <w:color w:val="19184C"/>
        </w:rPr>
        <w:t>2014</w:t>
      </w:r>
      <w:r>
        <w:t>)</w:t>
      </w:r>
      <w:ins w:id="508" w:author="Christopher Karlsten" w:date="2022-10-27T10:53:00Z">
        <w:r w:rsidR="00DC1EBC">
          <w:t>,</w:t>
        </w:r>
      </w:ins>
      <w:r>
        <w:t xml:space="preserve"> which also describes the credit card balances that are considered part of liquid debt. We drop any households that have negative liquid wealth.</w:t>
      </w:r>
    </w:p>
    <w:p w14:paraId="0AE00316" w14:textId="6F405DD7" w:rsidR="006719BC" w:rsidRDefault="001B5807">
      <w:pPr>
        <w:ind w:right="142" w:firstLine="234"/>
      </w:pPr>
      <w:r>
        <w:t>Households are classified into three educational groups. The first group</w:t>
      </w:r>
      <w:ins w:id="509" w:author="Christopher Karlsten" w:date="2022-10-27T10:57:00Z">
        <w:r w:rsidR="00DC1EBC">
          <w:t>,</w:t>
        </w:r>
      </w:ins>
      <w:r>
        <w:t xml:space="preserve"> “Dropout</w:t>
      </w:r>
      <w:ins w:id="510" w:author="Christopher Karlsten" w:date="2022-10-27T10:57:00Z">
        <w:r w:rsidR="00DC1EBC">
          <w:t>,</w:t>
        </w:r>
      </w:ins>
      <w:r>
        <w:t>” applies to households where the head of household has not obtained a high school diploma</w:t>
      </w:r>
      <w:ins w:id="511" w:author="Christopher Karlsten" w:date="2022-10-27T10:57:00Z">
        <w:r w:rsidR="00DC1EBC">
          <w:t>;</w:t>
        </w:r>
      </w:ins>
      <w:del w:id="512" w:author="Christopher Karlsten" w:date="2022-10-27T10:57:00Z">
        <w:r w:rsidDel="00DC1EBC">
          <w:delText>,</w:delText>
        </w:r>
      </w:del>
      <w:r>
        <w:t xml:space="preserve"> the second group</w:t>
      </w:r>
      <w:ins w:id="513" w:author="Christopher Karlsten" w:date="2022-10-27T10:57:00Z">
        <w:r w:rsidR="00DC1EBC">
          <w:t>,</w:t>
        </w:r>
      </w:ins>
      <w:r>
        <w:t xml:space="preserve"> “Highschool</w:t>
      </w:r>
      <w:ins w:id="514" w:author="Christopher Karlsten" w:date="2022-10-27T10:57:00Z">
        <w:r w:rsidR="00DC1EBC">
          <w:t>,</w:t>
        </w:r>
      </w:ins>
      <w:r>
        <w:t xml:space="preserve">” includes heads of households </w:t>
      </w:r>
      <w:del w:id="515" w:author="Christopher Karlsten [2]" w:date="2022-11-04T12:01:00Z">
        <w:r w:rsidDel="001E0F63">
          <w:delText xml:space="preserve">that </w:delText>
        </w:r>
      </w:del>
      <w:ins w:id="516" w:author="Christopher Karlsten [2]" w:date="2022-11-04T12:01:00Z">
        <w:r w:rsidR="001E0F63">
          <w:t xml:space="preserve">who </w:t>
        </w:r>
      </w:ins>
      <w:r>
        <w:t>have a high school diploma and those who</w:t>
      </w:r>
      <w:ins w:id="517" w:author="Christopher Karlsten" w:date="2022-10-27T10:58:00Z">
        <w:r w:rsidR="00DC1EBC">
          <w:t>,</w:t>
        </w:r>
      </w:ins>
      <w:r>
        <w:t xml:space="preserve"> in addition</w:t>
      </w:r>
      <w:ins w:id="518" w:author="Christopher Karlsten" w:date="2022-10-27T10:58:00Z">
        <w:r w:rsidR="00DC1EBC">
          <w:t>,</w:t>
        </w:r>
      </w:ins>
      <w:r>
        <w:t xml:space="preserve"> have some years of college education without obtaining a bachelor’s degree</w:t>
      </w:r>
      <w:ins w:id="519" w:author="Christopher Karlsten" w:date="2022-10-27T10:58:00Z">
        <w:r w:rsidR="00DC1EBC">
          <w:t>;</w:t>
        </w:r>
      </w:ins>
      <w:del w:id="520" w:author="Christopher Karlsten" w:date="2022-10-27T10:58:00Z">
        <w:r w:rsidDel="00DC1EBC">
          <w:delText>,</w:delText>
        </w:r>
      </w:del>
      <w:r>
        <w:t xml:space="preserve"> and the third group</w:t>
      </w:r>
      <w:ins w:id="521" w:author="Christopher Karlsten" w:date="2022-10-27T10:59:00Z">
        <w:r w:rsidR="00DC1EBC">
          <w:t>,</w:t>
        </w:r>
      </w:ins>
      <w:r>
        <w:t xml:space="preserve"> “College</w:t>
      </w:r>
      <w:ins w:id="522" w:author="Christopher Karlsten" w:date="2022-10-27T10:59:00Z">
        <w:r w:rsidR="00DC1EBC">
          <w:t>,</w:t>
        </w:r>
      </w:ins>
      <w:r>
        <w:t xml:space="preserve">” consists of heads of households who have obtained a bachelor’s degree or higher. With this classification of the education groups, the </w:t>
      </w:r>
      <w:del w:id="523" w:author="Christopher Karlsten [2]" w:date="2022-11-04T12:46:00Z">
        <w:r w:rsidDel="0008085B">
          <w:delText>“</w:delText>
        </w:r>
      </w:del>
      <w:r>
        <w:t>Dropout</w:t>
      </w:r>
      <w:del w:id="524" w:author="Christopher Karlsten [2]" w:date="2022-11-04T12:46:00Z">
        <w:r w:rsidDel="0008085B">
          <w:delText>”</w:delText>
        </w:r>
      </w:del>
      <w:r>
        <w:t xml:space="preserve"> group makes up </w:t>
      </w:r>
      <w:r>
        <w:rPr>
          <w:rFonts w:ascii="Cambria" w:eastAsia="Cambria" w:hAnsi="Cambria" w:cs="Cambria"/>
        </w:rPr>
        <w:t>9</w:t>
      </w:r>
      <w:r>
        <w:rPr>
          <w:rFonts w:ascii="Cambria" w:eastAsia="Cambria" w:hAnsi="Cambria" w:cs="Cambria"/>
          <w:i/>
        </w:rPr>
        <w:t>.</w:t>
      </w:r>
      <w:r>
        <w:rPr>
          <w:rFonts w:ascii="Cambria" w:eastAsia="Cambria" w:hAnsi="Cambria" w:cs="Cambria"/>
        </w:rPr>
        <w:t xml:space="preserve">3 </w:t>
      </w:r>
      <w:r>
        <w:t>percent of the population, the</w:t>
      </w:r>
    </w:p>
    <w:p w14:paraId="4EE3236E" w14:textId="77777777" w:rsidR="006719BC" w:rsidRDefault="001B5807">
      <w:pPr>
        <w:ind w:left="20" w:right="288"/>
      </w:pPr>
      <w:del w:id="525" w:author="Christopher Karlsten [2]" w:date="2022-11-04T12:46:00Z">
        <w:r w:rsidDel="0008085B">
          <w:delText>“</w:delText>
        </w:r>
      </w:del>
      <w:r>
        <w:t>Highschool</w:t>
      </w:r>
      <w:del w:id="526" w:author="Christopher Karlsten [2]" w:date="2022-11-04T12:46:00Z">
        <w:r w:rsidDel="0008085B">
          <w:delText>”</w:delText>
        </w:r>
      </w:del>
      <w:r>
        <w:t xml:space="preserve"> group </w:t>
      </w:r>
      <w:r>
        <w:rPr>
          <w:rFonts w:ascii="Cambria" w:eastAsia="Cambria" w:hAnsi="Cambria" w:cs="Cambria"/>
        </w:rPr>
        <w:t>52</w:t>
      </w:r>
      <w:r>
        <w:rPr>
          <w:rFonts w:ascii="Cambria" w:eastAsia="Cambria" w:hAnsi="Cambria" w:cs="Cambria"/>
          <w:i/>
        </w:rPr>
        <w:t>.</w:t>
      </w:r>
      <w:r>
        <w:rPr>
          <w:rFonts w:ascii="Cambria" w:eastAsia="Cambria" w:hAnsi="Cambria" w:cs="Cambria"/>
        </w:rPr>
        <w:t xml:space="preserve">7 </w:t>
      </w:r>
      <w:r>
        <w:t xml:space="preserve">percent, and the </w:t>
      </w:r>
      <w:del w:id="527" w:author="Christopher Karlsten [2]" w:date="2022-11-04T12:46:00Z">
        <w:r w:rsidDel="0008085B">
          <w:delText>“</w:delText>
        </w:r>
      </w:del>
      <w:r>
        <w:t>College</w:t>
      </w:r>
      <w:del w:id="528" w:author="Christopher Karlsten [2]" w:date="2022-11-04T12:46:00Z">
        <w:r w:rsidDel="0008085B">
          <w:delText>”</w:delText>
        </w:r>
      </w:del>
      <w:r>
        <w:t xml:space="preserve"> group </w:t>
      </w:r>
      <w:r>
        <w:rPr>
          <w:rFonts w:ascii="Cambria" w:eastAsia="Cambria" w:hAnsi="Cambria" w:cs="Cambria"/>
        </w:rPr>
        <w:t>38</w:t>
      </w:r>
      <w:r>
        <w:rPr>
          <w:rFonts w:ascii="Cambria" w:eastAsia="Cambria" w:hAnsi="Cambria" w:cs="Cambria"/>
          <w:i/>
        </w:rPr>
        <w:t>.</w:t>
      </w:r>
      <w:r>
        <w:rPr>
          <w:rFonts w:ascii="Cambria" w:eastAsia="Cambria" w:hAnsi="Cambria" w:cs="Cambria"/>
        </w:rPr>
        <w:t xml:space="preserve">0 </w:t>
      </w:r>
      <w:r>
        <w:t>percent.</w:t>
      </w:r>
    </w:p>
    <w:p w14:paraId="7AD314E4" w14:textId="6B75FB50" w:rsidR="006719BC" w:rsidRDefault="001B5807">
      <w:pPr>
        <w:spacing w:after="425"/>
        <w:ind w:right="0" w:firstLine="234"/>
      </w:pPr>
      <w:r>
        <w:t>With our sample selection criteria</w:t>
      </w:r>
      <w:ins w:id="529" w:author="Christopher Karlsten" w:date="2022-10-27T13:15:00Z">
        <w:r w:rsidR="00ED4ADB">
          <w:t>,</w:t>
        </w:r>
      </w:ins>
      <w:r>
        <w:t xml:space="preserve"> we are left with a sample representing about 61.3 million U</w:t>
      </w:r>
      <w:ins w:id="530" w:author="Christopher Karlsten" w:date="2022-10-27T13:15:00Z">
        <w:r w:rsidR="00ED4ADB">
          <w:t>.</w:t>
        </w:r>
      </w:ins>
      <w:r>
        <w:t>S</w:t>
      </w:r>
      <w:ins w:id="531" w:author="Christopher Karlsten" w:date="2022-10-27T13:15:00Z">
        <w:r w:rsidR="00ED4ADB">
          <w:t>.</w:t>
        </w:r>
      </w:ins>
      <w:r>
        <w:t xml:space="preserve"> households.</w:t>
      </w:r>
    </w:p>
    <w:p w14:paraId="0ED5582E" w14:textId="77777777" w:rsidR="006719BC" w:rsidRDefault="001B5807">
      <w:pPr>
        <w:pStyle w:val="Heading2"/>
        <w:ind w:left="571" w:hanging="586"/>
      </w:pPr>
      <w:bookmarkStart w:id="532" w:name="_Toc63035"/>
      <w:r>
        <w:t>Calibrated parameters</w:t>
      </w:r>
      <w:bookmarkEnd w:id="532"/>
    </w:p>
    <w:p w14:paraId="29A49F2D" w14:textId="5EC8320F" w:rsidR="006719BC" w:rsidRDefault="001B5807">
      <w:pPr>
        <w:ind w:left="20" w:right="0"/>
      </w:pPr>
      <w:r>
        <w:t xml:space="preserve">With households divided into the three education groups, some parameters, presented in </w:t>
      </w:r>
      <w:ins w:id="533" w:author="Christopher Karlsten [2]" w:date="2022-11-04T12:07:00Z">
        <w:r w:rsidR="00450EFD">
          <w:t>p</w:t>
        </w:r>
      </w:ins>
      <w:del w:id="534" w:author="Christopher Karlsten [2]" w:date="2022-11-04T12:07:00Z">
        <w:r w:rsidDel="00450EFD">
          <w:delText>P</w:delText>
        </w:r>
      </w:del>
      <w:r>
        <w:t xml:space="preserve">anel A of table </w:t>
      </w:r>
      <w:r>
        <w:rPr>
          <w:color w:val="4C0000"/>
        </w:rPr>
        <w:t>1</w:t>
      </w:r>
      <w:r>
        <w:t xml:space="preserve">, are calibrated equally across all groups, while other parameters, presented in </w:t>
      </w:r>
      <w:ins w:id="535" w:author="Christopher Karlsten [2]" w:date="2022-11-04T12:07:00Z">
        <w:r w:rsidR="00450EFD">
          <w:t>p</w:t>
        </w:r>
      </w:ins>
      <w:del w:id="536" w:author="Christopher Karlsten [2]" w:date="2022-11-04T12:07:00Z">
        <w:r w:rsidDel="00450EFD">
          <w:delText>P</w:delText>
        </w:r>
      </w:del>
      <w:r>
        <w:t xml:space="preserve">anel B of table </w:t>
      </w:r>
      <w:r>
        <w:rPr>
          <w:color w:val="4C0000"/>
        </w:rPr>
        <w:t>1</w:t>
      </w:r>
      <w:r>
        <w:t>, are education</w:t>
      </w:r>
      <w:ins w:id="537" w:author="Christopher Karlsten" w:date="2022-10-27T13:16:00Z">
        <w:r w:rsidR="004C6F3E">
          <w:t xml:space="preserve"> </w:t>
        </w:r>
      </w:ins>
      <w:del w:id="538" w:author="Christopher Karlsten" w:date="2022-10-27T13:16:00Z">
        <w:r w:rsidDel="004C6F3E">
          <w:delText>-</w:delText>
        </w:r>
      </w:del>
      <w:r>
        <w:t>specific. Households are also assumed to be ex</w:t>
      </w:r>
      <w:ins w:id="539" w:author="Christopher Karlsten [2]" w:date="2022-11-04T12:03:00Z">
        <w:r w:rsidR="001822F2">
          <w:t xml:space="preserve"> </w:t>
        </w:r>
      </w:ins>
      <w:del w:id="540" w:author="Christopher Karlsten [2]" w:date="2022-11-04T12:03:00Z">
        <w:r w:rsidDel="001822F2">
          <w:delText>-</w:delText>
        </w:r>
      </w:del>
      <w:r>
        <w:t xml:space="preserve">ante heterogeneous in their subjective discount factors </w:t>
      </w:r>
      <w:del w:id="541" w:author="Christopher Karlsten [2]" w:date="2022-10-28T15:17:00Z">
        <w:r w:rsidDel="00055DC0">
          <w:delText>in addition to</w:delText>
        </w:r>
      </w:del>
      <w:ins w:id="542" w:author="Christopher Karlsten [2]" w:date="2022-10-28T15:17:00Z">
        <w:r w:rsidR="00055DC0">
          <w:t>as well as</w:t>
        </w:r>
      </w:ins>
      <w:r>
        <w:t xml:space="preserve"> their level of education. For completeness, </w:t>
      </w:r>
      <w:ins w:id="543" w:author="Christopher Karlsten [2]" w:date="2022-11-04T12:07:00Z">
        <w:r w:rsidR="00450EFD">
          <w:t>p</w:t>
        </w:r>
      </w:ins>
      <w:del w:id="544" w:author="Christopher Karlsten [2]" w:date="2022-11-04T12:07:00Z">
        <w:r w:rsidDel="00450EFD">
          <w:delText>P</w:delText>
        </w:r>
      </w:del>
      <w:r>
        <w:t xml:space="preserve">anel C of table </w:t>
      </w:r>
      <w:r>
        <w:rPr>
          <w:color w:val="4C0000"/>
        </w:rPr>
        <w:t xml:space="preserve">1 </w:t>
      </w:r>
      <w:r>
        <w:t>summarizes the parameters describing how we model a recession and the three policies we consider as potential responses to a recession.</w:t>
      </w:r>
    </w:p>
    <w:p w14:paraId="2B7B393F" w14:textId="16830A1C" w:rsidR="006719BC" w:rsidRDefault="001B5807">
      <w:pPr>
        <w:ind w:right="142" w:firstLine="234"/>
      </w:pPr>
      <w:r>
        <w:t xml:space="preserve">All households are assumed to have a coefficient of relative risk aversion equal to </w:t>
      </w:r>
      <w:r>
        <w:rPr>
          <w:rFonts w:ascii="Cambria" w:eastAsia="Cambria" w:hAnsi="Cambria" w:cs="Cambria"/>
          <w:i/>
        </w:rPr>
        <w:t xml:space="preserve">γ </w:t>
      </w:r>
      <w:r>
        <w:rPr>
          <w:rFonts w:ascii="Cambria" w:eastAsia="Cambria" w:hAnsi="Cambria" w:cs="Cambria"/>
        </w:rPr>
        <w:t>= 2</w:t>
      </w:r>
      <w:r>
        <w:t xml:space="preserve">. We also assume that all households have the same propensity to splurge out of transitory income gains and set </w:t>
      </w:r>
      <w:r>
        <w:rPr>
          <w:rFonts w:ascii="Cambria" w:eastAsia="Cambria" w:hAnsi="Cambria" w:cs="Cambria"/>
          <w:i/>
        </w:rPr>
        <w:t xml:space="preserve">ς </w:t>
      </w:r>
      <w:r>
        <w:rPr>
          <w:rFonts w:ascii="Cambria" w:eastAsia="Cambria" w:hAnsi="Cambria" w:cs="Cambria"/>
        </w:rPr>
        <w:t>= 0</w:t>
      </w:r>
      <w:r>
        <w:rPr>
          <w:rFonts w:ascii="Cambria" w:eastAsia="Cambria" w:hAnsi="Cambria" w:cs="Cambria"/>
          <w:i/>
        </w:rPr>
        <w:t>.</w:t>
      </w:r>
      <w:r>
        <w:rPr>
          <w:rFonts w:ascii="Cambria" w:eastAsia="Cambria" w:hAnsi="Cambria" w:cs="Cambria"/>
        </w:rPr>
        <w:t>314</w:t>
      </w:r>
      <w:r>
        <w:t xml:space="preserve">, the value estimated in section </w:t>
      </w:r>
      <w:r>
        <w:rPr>
          <w:color w:val="4C0000"/>
        </w:rPr>
        <w:t>3.1</w:t>
      </w:r>
      <w:r>
        <w:t xml:space="preserve">. However, each education group is divided into types that differ in their subjective discount factors. The distributions of discount factors for each education group are estimated to fit the distribution of liquid wealth within that group, and this </w:t>
      </w:r>
      <w:commentRangeStart w:id="545"/>
      <w:ins w:id="546" w:author="Christopher Karlsten [2]" w:date="2022-10-28T15:22:00Z">
        <w:r w:rsidR="00055DC0">
          <w:t>estimation</w:t>
        </w:r>
        <w:commentRangeEnd w:id="545"/>
        <w:r w:rsidR="00055DC0">
          <w:rPr>
            <w:rStyle w:val="CommentReference"/>
          </w:rPr>
          <w:commentReference w:id="545"/>
        </w:r>
        <w:r w:rsidR="00055DC0">
          <w:t xml:space="preserve"> </w:t>
        </w:r>
      </w:ins>
      <w:r>
        <w:t xml:space="preserve">is described in detail in section </w:t>
      </w:r>
      <w:r>
        <w:rPr>
          <w:color w:val="4C0000"/>
        </w:rPr>
        <w:t>3.4</w:t>
      </w:r>
      <w:r>
        <w:t xml:space="preserve">. Regardless of type, households face a constant survival probability each quarter. This </w:t>
      </w:r>
      <w:ins w:id="547" w:author="Christopher Karlsten [2]" w:date="2022-10-28T15:22:00Z">
        <w:r w:rsidR="00055DC0">
          <w:t xml:space="preserve">probability </w:t>
        </w:r>
      </w:ins>
      <w:r>
        <w:t xml:space="preserve">is set to </w:t>
      </w:r>
      <w:r>
        <w:rPr>
          <w:rFonts w:ascii="Cambria" w:eastAsia="Cambria" w:hAnsi="Cambria" w:cs="Cambria"/>
        </w:rPr>
        <w:t>1 − 1</w:t>
      </w:r>
      <w:r>
        <w:rPr>
          <w:rFonts w:ascii="Cambria" w:eastAsia="Cambria" w:hAnsi="Cambria" w:cs="Cambria"/>
          <w:i/>
        </w:rPr>
        <w:t>/</w:t>
      </w:r>
      <w:r>
        <w:rPr>
          <w:rFonts w:ascii="Cambria" w:eastAsia="Cambria" w:hAnsi="Cambria" w:cs="Cambria"/>
        </w:rPr>
        <w:t>160</w:t>
      </w:r>
      <w:r>
        <w:t xml:space="preserve">, reflecting an expected working life of 40 years. The real interest rate on households’ savings is set to </w:t>
      </w:r>
      <w:r>
        <w:rPr>
          <w:rFonts w:ascii="Cambria" w:eastAsia="Cambria" w:hAnsi="Cambria" w:cs="Cambria"/>
        </w:rPr>
        <w:t xml:space="preserve">1 </w:t>
      </w:r>
      <w:r>
        <w:t>percent per quarter.</w:t>
      </w:r>
    </w:p>
    <w:p w14:paraId="314FECB2" w14:textId="10A1F966" w:rsidR="006719BC" w:rsidRDefault="001B5807">
      <w:pPr>
        <w:ind w:right="142" w:firstLine="234"/>
      </w:pPr>
      <w:r>
        <w:t xml:space="preserve">When consumers are born, they receive an initial level of permanent income. This initial value is drawn from a log-normal distribution </w:t>
      </w:r>
      <w:del w:id="548" w:author="Christopher Karlsten [2]" w:date="2022-10-28T15:29:00Z">
        <w:r w:rsidDel="00605B81">
          <w:delText xml:space="preserve">which </w:delText>
        </w:r>
      </w:del>
      <w:ins w:id="549" w:author="Christopher Karlsten [2]" w:date="2022-10-28T15:29:00Z">
        <w:r w:rsidR="00605B81">
          <w:t xml:space="preserve">that </w:t>
        </w:r>
      </w:ins>
      <w:r>
        <w:t xml:space="preserve">depends on the education level the household is born with. For each education group, the parameters of the distribution are determined by the mean and standard deviation of log-permanent income for </w:t>
      </w:r>
      <w:commentRangeStart w:id="550"/>
      <w:r>
        <w:t>households</w:t>
      </w:r>
      <w:commentRangeEnd w:id="550"/>
      <w:r w:rsidR="00605B81">
        <w:rPr>
          <w:rStyle w:val="CommentReference"/>
        </w:rPr>
        <w:commentReference w:id="550"/>
      </w:r>
      <w:r>
        <w:t xml:space="preserve"> of age 25 in that education group in the SCF 2004. For the </w:t>
      </w:r>
      <w:del w:id="551" w:author="Christopher Karlsten [2]" w:date="2022-11-04T12:47:00Z">
        <w:r w:rsidDel="0008085B">
          <w:delText>“</w:delText>
        </w:r>
      </w:del>
      <w:r>
        <w:t>Dropout</w:t>
      </w:r>
      <w:del w:id="552" w:author="Christopher Karlsten [2]" w:date="2022-11-04T12:47:00Z">
        <w:r w:rsidDel="0008085B">
          <w:delText>”</w:delText>
        </w:r>
      </w:del>
      <w:r>
        <w:t xml:space="preserve"> group</w:t>
      </w:r>
      <w:ins w:id="553" w:author="Christopher Karlsten [2]" w:date="2022-10-28T15:33:00Z">
        <w:r w:rsidR="00605B81">
          <w:t>,</w:t>
        </w:r>
      </w:ins>
      <w:r>
        <w:t xml:space="preserve"> the mean initial value of quarterly permanent income is $6,200</w:t>
      </w:r>
      <w:ins w:id="554" w:author="Christopher Karlsten [2]" w:date="2022-10-28T15:33:00Z">
        <w:r w:rsidR="00605B81">
          <w:t>;</w:t>
        </w:r>
      </w:ins>
      <w:del w:id="555" w:author="Christopher Karlsten [2]" w:date="2022-10-28T15:33:00Z">
        <w:r w:rsidDel="00605B81">
          <w:delText>,</w:delText>
        </w:r>
      </w:del>
      <w:r>
        <w:t xml:space="preserve"> for the </w:t>
      </w:r>
      <w:del w:id="556" w:author="Christopher Karlsten [2]" w:date="2022-11-04T12:51:00Z">
        <w:r w:rsidDel="0008085B">
          <w:delText>“</w:delText>
        </w:r>
      </w:del>
      <w:r>
        <w:t>Highschool</w:t>
      </w:r>
      <w:del w:id="557" w:author="Christopher Karlsten [2]" w:date="2022-11-04T12:51:00Z">
        <w:r w:rsidDel="0008085B">
          <w:delText>”</w:delText>
        </w:r>
      </w:del>
      <w:r>
        <w:t xml:space="preserve"> group</w:t>
      </w:r>
      <w:ins w:id="558" w:author="Christopher Karlsten [2]" w:date="2022-10-28T15:33:00Z">
        <w:r w:rsidR="00605B81">
          <w:t>,</w:t>
        </w:r>
      </w:ins>
      <w:r>
        <w:t xml:space="preserve"> it is $11,100</w:t>
      </w:r>
      <w:ins w:id="559" w:author="Christopher Karlsten [2]" w:date="2022-10-28T15:34:00Z">
        <w:r w:rsidR="00605B81">
          <w:t>;</w:t>
        </w:r>
      </w:ins>
      <w:del w:id="560" w:author="Christopher Karlsten [2]" w:date="2022-10-28T15:34:00Z">
        <w:r w:rsidDel="00605B81">
          <w:delText>,</w:delText>
        </w:r>
      </w:del>
      <w:r>
        <w:t xml:space="preserve"> and for the </w:t>
      </w:r>
      <w:del w:id="561" w:author="Christopher Karlsten [2]" w:date="2022-11-04T12:52:00Z">
        <w:r w:rsidDel="0008085B">
          <w:delText>“</w:delText>
        </w:r>
      </w:del>
      <w:r>
        <w:t>College</w:t>
      </w:r>
      <w:del w:id="562" w:author="Christopher Karlsten [2]" w:date="2022-11-04T12:52:00Z">
        <w:r w:rsidDel="0008085B">
          <w:delText>”</w:delText>
        </w:r>
      </w:del>
      <w:r>
        <w:t xml:space="preserve"> group</w:t>
      </w:r>
      <w:ins w:id="563" w:author="Christopher Karlsten [2]" w:date="2022-10-28T16:33:00Z">
        <w:r w:rsidR="00F83217">
          <w:t>,</w:t>
        </w:r>
      </w:ins>
      <w:r>
        <w:t xml:space="preserve"> it is $14,500. The standard deviations of the log-normal distributions for each group are</w:t>
      </w:r>
      <w:ins w:id="564" w:author="Christopher Karlsten [2]" w:date="2022-10-28T16:33:00Z">
        <w:r w:rsidR="00F83217">
          <w:t>,</w:t>
        </w:r>
      </w:ins>
      <w:r>
        <w:t xml:space="preserve"> respectively</w:t>
      </w:r>
      <w:ins w:id="565" w:author="Christopher Karlsten [2]" w:date="2022-10-28T16:33:00Z">
        <w:r w:rsidR="00F83217">
          <w:t>,</w:t>
        </w:r>
      </w:ins>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32</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42</w:t>
      </w:r>
      <w:r>
        <w:t xml:space="preserve">, and </w:t>
      </w:r>
      <w:r>
        <w:rPr>
          <w:rFonts w:ascii="Cambria" w:eastAsia="Cambria" w:hAnsi="Cambria" w:cs="Cambria"/>
        </w:rPr>
        <w:t>0</w:t>
      </w:r>
      <w:r>
        <w:rPr>
          <w:rFonts w:ascii="Cambria" w:eastAsia="Cambria" w:hAnsi="Cambria" w:cs="Cambria"/>
          <w:i/>
        </w:rPr>
        <w:t>.</w:t>
      </w:r>
      <w:r>
        <w:rPr>
          <w:rFonts w:ascii="Cambria" w:eastAsia="Cambria" w:hAnsi="Cambria" w:cs="Cambria"/>
        </w:rPr>
        <w:t>53</w:t>
      </w:r>
      <w:r>
        <w:t>.</w:t>
      </w:r>
    </w:p>
    <w:p w14:paraId="62383517" w14:textId="3E85BA8D" w:rsidR="006719BC" w:rsidRDefault="001B5807">
      <w:pPr>
        <w:ind w:right="142" w:firstLine="234"/>
      </w:pPr>
      <w:r>
        <w:t xml:space="preserve">While households remain employed, their income is subject to both permanent and transitory idiosyncratic shocks. These shocks are distributed equally for the three education </w:t>
      </w:r>
      <w:r>
        <w:lastRenderedPageBreak/>
        <w:t xml:space="preserve">groups. The standard deviations of these shocks are taken from </w:t>
      </w:r>
      <w:r>
        <w:rPr>
          <w:color w:val="19184C"/>
        </w:rPr>
        <w:t xml:space="preserve">Carroll, Crawley, </w:t>
      </w:r>
      <w:proofErr w:type="spellStart"/>
      <w:r>
        <w:rPr>
          <w:color w:val="19184C"/>
        </w:rPr>
        <w:t>Slacalek</w:t>
      </w:r>
      <w:proofErr w:type="spellEnd"/>
      <w:r>
        <w:rPr>
          <w:color w:val="19184C"/>
        </w:rPr>
        <w:t xml:space="preserve">, </w:t>
      </w:r>
      <w:proofErr w:type="spellStart"/>
      <w:r>
        <w:rPr>
          <w:color w:val="19184C"/>
        </w:rPr>
        <w:t>Tokuoka</w:t>
      </w:r>
      <w:proofErr w:type="spellEnd"/>
      <w:r>
        <w:rPr>
          <w:color w:val="19184C"/>
        </w:rPr>
        <w:t xml:space="preserve">, and White </w:t>
      </w:r>
      <w:r>
        <w:t>(</w:t>
      </w:r>
      <w:r>
        <w:rPr>
          <w:color w:val="19184C"/>
        </w:rPr>
        <w:t>2020</w:t>
      </w:r>
      <w:r>
        <w:t>)</w:t>
      </w:r>
      <w:ins w:id="566" w:author="Christopher Karlsten [2]" w:date="2022-10-28T16:33:00Z">
        <w:r w:rsidR="00F83217">
          <w:t>,</w:t>
        </w:r>
      </w:ins>
      <w:r>
        <w:t xml:space="preserve"> who set the standard deviations of the transitory and permanent shocks to </w:t>
      </w:r>
      <w:proofErr w:type="spellStart"/>
      <w:r>
        <w:rPr>
          <w:rFonts w:ascii="Cambria" w:eastAsia="Cambria" w:hAnsi="Cambria" w:cs="Cambria"/>
          <w:i/>
        </w:rPr>
        <w:t>σ</w:t>
      </w:r>
      <w:r>
        <w:rPr>
          <w:rFonts w:ascii="Cambria" w:eastAsia="Cambria" w:hAnsi="Cambria" w:cs="Cambria"/>
          <w:i/>
          <w:vertAlign w:val="subscript"/>
        </w:rPr>
        <w:t>ξ</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346 </w:t>
      </w:r>
      <w:r>
        <w:t xml:space="preserve">and </w:t>
      </w:r>
      <w:proofErr w:type="spellStart"/>
      <w:r>
        <w:rPr>
          <w:rFonts w:ascii="Cambria" w:eastAsia="Cambria" w:hAnsi="Cambria" w:cs="Cambria"/>
          <w:i/>
        </w:rPr>
        <w:t>σ</w:t>
      </w:r>
      <w:r>
        <w:rPr>
          <w:rFonts w:ascii="Cambria" w:eastAsia="Cambria" w:hAnsi="Cambria" w:cs="Cambria"/>
          <w:i/>
          <w:vertAlign w:val="subscript"/>
        </w:rPr>
        <w:t>ψ</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0548</w:t>
      </w:r>
      <w:r>
        <w:t>, respectively. Permanent income also grows</w:t>
      </w:r>
      <w:ins w:id="567" w:author="Christopher Karlsten [2]" w:date="2022-10-28T16:34:00Z">
        <w:r w:rsidR="00F83217">
          <w:t>,</w:t>
        </w:r>
      </w:ins>
      <w:r>
        <w:t xml:space="preserve"> on average</w:t>
      </w:r>
      <w:ins w:id="568" w:author="Christopher Karlsten [2]" w:date="2022-10-28T16:34:00Z">
        <w:r w:rsidR="00F83217">
          <w:t>,</w:t>
        </w:r>
      </w:ins>
      <w:r>
        <w:t xml:space="preserve"> with a growth rate </w:t>
      </w:r>
      <w:proofErr w:type="spellStart"/>
      <w:r>
        <w:rPr>
          <w:rFonts w:ascii="Cambria" w:eastAsia="Cambria" w:hAnsi="Cambria" w:cs="Cambria"/>
        </w:rPr>
        <w:t>Γ</w:t>
      </w:r>
      <w:r>
        <w:rPr>
          <w:rFonts w:ascii="Cambria" w:eastAsia="Cambria" w:hAnsi="Cambria" w:cs="Cambria"/>
          <w:i/>
          <w:vertAlign w:val="subscript"/>
        </w:rPr>
        <w:t>e</w:t>
      </w:r>
      <w:proofErr w:type="spellEnd"/>
      <w:r>
        <w:rPr>
          <w:rFonts w:ascii="Cambria" w:eastAsia="Cambria" w:hAnsi="Cambria" w:cs="Cambria"/>
          <w:vertAlign w:val="subscript"/>
        </w:rPr>
        <w:t>(</w:t>
      </w:r>
      <w:proofErr w:type="spellStart"/>
      <w:r>
        <w:rPr>
          <w:rFonts w:ascii="Cambria" w:eastAsia="Cambria" w:hAnsi="Cambria" w:cs="Cambria"/>
          <w:i/>
          <w:vertAlign w:val="subscript"/>
        </w:rPr>
        <w:t>i</w:t>
      </w:r>
      <w:proofErr w:type="spellEnd"/>
      <w:r>
        <w:rPr>
          <w:rFonts w:ascii="Cambria" w:eastAsia="Cambria" w:hAnsi="Cambria" w:cs="Cambria"/>
          <w:vertAlign w:val="subscript"/>
        </w:rPr>
        <w:t xml:space="preserve">) </w:t>
      </w:r>
      <w:r>
        <w:t xml:space="preserve">that depends on the level of education. These average growth rates are based on numbers from </w:t>
      </w:r>
      <w:r>
        <w:rPr>
          <w:color w:val="19184C"/>
        </w:rPr>
        <w:t xml:space="preserve">Carroll, Crawley, </w:t>
      </w:r>
      <w:proofErr w:type="spellStart"/>
      <w:r>
        <w:rPr>
          <w:color w:val="19184C"/>
        </w:rPr>
        <w:t>Slacalek</w:t>
      </w:r>
      <w:proofErr w:type="spellEnd"/>
      <w:r>
        <w:rPr>
          <w:color w:val="19184C"/>
        </w:rPr>
        <w:t xml:space="preserve">, and White </w:t>
      </w:r>
      <w:r>
        <w:t>(</w:t>
      </w:r>
      <w:r>
        <w:rPr>
          <w:color w:val="19184C"/>
        </w:rPr>
        <w:t>2020</w:t>
      </w:r>
      <w:r>
        <w:t>)</w:t>
      </w:r>
      <w:ins w:id="569" w:author="Christopher Karlsten [2]" w:date="2022-10-28T16:34:00Z">
        <w:r w:rsidR="00F83217">
          <w:t>,</w:t>
        </w:r>
      </w:ins>
      <w:r>
        <w:t xml:space="preserve"> who construct age-dependent expected permanent income growth factors using numbers from </w:t>
      </w:r>
      <w:r>
        <w:rPr>
          <w:color w:val="19184C"/>
        </w:rPr>
        <w:t xml:space="preserve">Cagetti </w:t>
      </w:r>
      <w:r>
        <w:t>(</w:t>
      </w:r>
      <w:r>
        <w:rPr>
          <w:color w:val="19184C"/>
        </w:rPr>
        <w:t>2003</w:t>
      </w:r>
      <w:r>
        <w:t>) and fit the age-dependent numbers to their life-cycle model. We construct the quarterly growth rates of permanent income in our perpetual</w:t>
      </w:r>
      <w:ins w:id="570" w:author="Christopher Karlsten [2]" w:date="2022-10-28T16:36:00Z">
        <w:r w:rsidR="00F83217">
          <w:t>-</w:t>
        </w:r>
      </w:ins>
      <w:del w:id="571" w:author="Christopher Karlsten [2]" w:date="2022-10-28T16:36:00Z">
        <w:r w:rsidDel="00F83217">
          <w:delText xml:space="preserve"> </w:delText>
        </w:r>
      </w:del>
      <w:r>
        <w:t xml:space="preserve">youth model by taking the average of the age-dependent growth rates during a household’s working life. The average gross quarterly growth rates that we obtain for the three education groups are then </w:t>
      </w:r>
      <w:proofErr w:type="spellStart"/>
      <w:r>
        <w:rPr>
          <w:rFonts w:ascii="Cambria" w:eastAsia="Cambria" w:hAnsi="Cambria" w:cs="Cambria"/>
        </w:rPr>
        <w:t>Γ</w:t>
      </w:r>
      <w:r>
        <w:rPr>
          <w:rFonts w:ascii="Cambria" w:eastAsia="Cambria" w:hAnsi="Cambria" w:cs="Cambria"/>
          <w:i/>
          <w:vertAlign w:val="subscript"/>
        </w:rPr>
        <w:t>d</w:t>
      </w:r>
      <w:proofErr w:type="spellEnd"/>
      <w:r>
        <w:rPr>
          <w:rFonts w:ascii="Cambria" w:eastAsia="Cambria" w:hAnsi="Cambria" w:cs="Cambria"/>
          <w:i/>
          <w:vertAlign w:val="subscript"/>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0036</w:t>
      </w:r>
      <w:r>
        <w:t xml:space="preserve">, </w:t>
      </w:r>
      <w:proofErr w:type="spellStart"/>
      <w:r>
        <w:rPr>
          <w:rFonts w:ascii="Cambria" w:eastAsia="Cambria" w:hAnsi="Cambria" w:cs="Cambria"/>
        </w:rPr>
        <w:t>Γ</w:t>
      </w:r>
      <w:r>
        <w:rPr>
          <w:rFonts w:ascii="Cambria" w:eastAsia="Cambria" w:hAnsi="Cambria" w:cs="Cambria"/>
          <w:i/>
          <w:vertAlign w:val="subscript"/>
        </w:rPr>
        <w:t>h</w:t>
      </w:r>
      <w:proofErr w:type="spellEnd"/>
      <w:r>
        <w:rPr>
          <w:rFonts w:ascii="Cambria" w:eastAsia="Cambria" w:hAnsi="Cambria" w:cs="Cambria"/>
          <w:i/>
          <w:vertAlign w:val="subscript"/>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0045</w:t>
      </w:r>
      <w:r>
        <w:t xml:space="preserve">, and </w:t>
      </w:r>
      <w:proofErr w:type="spellStart"/>
      <w:r>
        <w:rPr>
          <w:rFonts w:ascii="Cambria" w:eastAsia="Cambria" w:hAnsi="Cambria" w:cs="Cambria"/>
        </w:rPr>
        <w:t>Γ</w:t>
      </w:r>
      <w:r>
        <w:rPr>
          <w:rFonts w:ascii="Cambria" w:eastAsia="Cambria" w:hAnsi="Cambria" w:cs="Cambria"/>
          <w:i/>
          <w:sz w:val="16"/>
        </w:rPr>
        <w:t>c</w:t>
      </w:r>
      <w:proofErr w:type="spellEnd"/>
      <w:r>
        <w:rPr>
          <w:rFonts w:ascii="Cambria" w:eastAsia="Cambria" w:hAnsi="Cambria" w:cs="Cambria"/>
          <w:i/>
          <w:sz w:val="16"/>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0049</w:t>
      </w:r>
      <w:r>
        <w:t>.</w:t>
      </w:r>
    </w:p>
    <w:p w14:paraId="215997B0" w14:textId="73BCBAFF" w:rsidR="006719BC" w:rsidRDefault="001B5807">
      <w:pPr>
        <w:ind w:right="142" w:firstLine="234"/>
      </w:pPr>
      <w:r>
        <w:t>Consumers also face the risk of becoming unemployed</w:t>
      </w:r>
      <w:del w:id="572" w:author="Christopher Karlsten [2]" w:date="2022-10-28T16:37:00Z">
        <w:r w:rsidDel="00F83217">
          <w:delText>,</w:delText>
        </w:r>
      </w:del>
      <w:r>
        <w:t xml:space="preserve"> and will then have access to unemployment benefits for a certain period. The parameters describing the unemployment benefits in normal times are based on the work of </w:t>
      </w:r>
      <w:r>
        <w:rPr>
          <w:color w:val="19184C"/>
        </w:rPr>
        <w:t xml:space="preserve">Rothstein and Valletta </w:t>
      </w:r>
      <w:r>
        <w:t>(</w:t>
      </w:r>
      <w:r>
        <w:rPr>
          <w:color w:val="19184C"/>
        </w:rPr>
        <w:t>2017</w:t>
      </w:r>
      <w:r>
        <w:t>)</w:t>
      </w:r>
      <w:ins w:id="573" w:author="Christopher Karlsten [2]" w:date="2022-10-28T16:38:00Z">
        <w:r w:rsidR="00F83217">
          <w:t>,</w:t>
        </w:r>
      </w:ins>
      <w:r>
        <w:t xml:space="preserve"> who study the effects on household income of unemployment and of running out of eligibility </w:t>
      </w:r>
      <w:del w:id="574" w:author="Christopher Karlsten [2]" w:date="2022-10-28T16:38:00Z">
        <w:r w:rsidDel="00F83217">
          <w:delText xml:space="preserve">of </w:delText>
        </w:r>
      </w:del>
      <w:ins w:id="575" w:author="Christopher Karlsten [2]" w:date="2022-10-28T16:38:00Z">
        <w:r w:rsidR="00F83217">
          <w:t xml:space="preserve">for </w:t>
        </w:r>
      </w:ins>
      <w:r>
        <w:t xml:space="preserve">benefits. The unemployment benefits replacement rate is thus set to </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7 </w:t>
      </w:r>
      <w:r>
        <w:t xml:space="preserve">for all households, and when benefits run out, the unemployment replacement rate without any benefits is set to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5</w:t>
      </w:r>
      <w:r>
        <w:t>. These replacement rates are set as a share of the households’ permanent income</w:t>
      </w:r>
      <w:del w:id="576" w:author="Christopher Karlsten [2]" w:date="2022-10-28T16:38:00Z">
        <w:r w:rsidDel="00F83217">
          <w:delText>,</w:delText>
        </w:r>
      </w:del>
      <w:r>
        <w:t xml:space="preserve"> and are based on the init</w:t>
      </w:r>
      <w:ins w:id="577" w:author="Christopher Karlsten [2]" w:date="2022-10-28T16:38:00Z">
        <w:r w:rsidR="00F83217">
          <w:t>i</w:t>
        </w:r>
      </w:ins>
      <w:r>
        <w:t>al drop in income upon</w:t>
      </w:r>
    </w:p>
    <w:p w14:paraId="051CF6BC" w14:textId="77777777" w:rsidR="006719BC" w:rsidRDefault="006719BC">
      <w:pPr>
        <w:sectPr w:rsidR="006719BC">
          <w:type w:val="continuous"/>
          <w:pgSz w:w="11906" w:h="16838"/>
          <w:pgMar w:top="1417" w:right="1346" w:bottom="2696" w:left="1488" w:header="720" w:footer="720" w:gutter="0"/>
          <w:cols w:space="720"/>
        </w:sectPr>
      </w:pPr>
    </w:p>
    <w:tbl>
      <w:tblPr>
        <w:tblStyle w:val="TableGrid"/>
        <w:tblW w:w="8822" w:type="dxa"/>
        <w:tblInd w:w="120" w:type="dxa"/>
        <w:tblCellMar>
          <w:right w:w="2" w:type="dxa"/>
        </w:tblCellMar>
        <w:tblLook w:val="04A0" w:firstRow="1" w:lastRow="0" w:firstColumn="1" w:lastColumn="0" w:noHBand="0" w:noVBand="1"/>
      </w:tblPr>
      <w:tblGrid>
        <w:gridCol w:w="6362"/>
        <w:gridCol w:w="262"/>
        <w:gridCol w:w="868"/>
        <w:gridCol w:w="471"/>
        <w:gridCol w:w="637"/>
        <w:gridCol w:w="222"/>
      </w:tblGrid>
      <w:tr w:rsidR="006719BC" w14:paraId="42DCFB45" w14:textId="77777777">
        <w:trPr>
          <w:gridAfter w:val="1"/>
          <w:wAfter w:w="224" w:type="dxa"/>
          <w:trHeight w:val="412"/>
        </w:trPr>
        <w:tc>
          <w:tcPr>
            <w:tcW w:w="6572" w:type="dxa"/>
            <w:tcBorders>
              <w:top w:val="single" w:sz="7" w:space="0" w:color="000000"/>
              <w:left w:val="nil"/>
              <w:bottom w:val="single" w:sz="5" w:space="0" w:color="000000"/>
              <w:right w:val="nil"/>
            </w:tcBorders>
          </w:tcPr>
          <w:p w14:paraId="43323BD3" w14:textId="77777777" w:rsidR="006719BC" w:rsidRDefault="001B5807">
            <w:pPr>
              <w:spacing w:after="0" w:line="259" w:lineRule="auto"/>
              <w:ind w:left="120" w:right="0" w:firstLine="0"/>
              <w:jc w:val="left"/>
            </w:pPr>
            <w:r>
              <w:lastRenderedPageBreak/>
              <w:t>Panel (A) Parameters that apply to all types</w:t>
            </w:r>
          </w:p>
        </w:tc>
        <w:tc>
          <w:tcPr>
            <w:tcW w:w="1143" w:type="dxa"/>
            <w:gridSpan w:val="2"/>
            <w:tcBorders>
              <w:top w:val="single" w:sz="7" w:space="0" w:color="000000"/>
              <w:left w:val="nil"/>
              <w:bottom w:val="single" w:sz="5" w:space="0" w:color="000000"/>
              <w:right w:val="nil"/>
            </w:tcBorders>
          </w:tcPr>
          <w:p w14:paraId="792DE9F6" w14:textId="77777777" w:rsidR="006719BC" w:rsidRDefault="006719BC">
            <w:pPr>
              <w:spacing w:after="160" w:line="259" w:lineRule="auto"/>
              <w:ind w:left="0" w:right="0" w:firstLine="0"/>
              <w:jc w:val="left"/>
            </w:pPr>
          </w:p>
        </w:tc>
        <w:tc>
          <w:tcPr>
            <w:tcW w:w="1108" w:type="dxa"/>
            <w:gridSpan w:val="2"/>
            <w:tcBorders>
              <w:top w:val="single" w:sz="7" w:space="0" w:color="000000"/>
              <w:left w:val="nil"/>
              <w:bottom w:val="single" w:sz="5" w:space="0" w:color="000000"/>
              <w:right w:val="nil"/>
            </w:tcBorders>
          </w:tcPr>
          <w:p w14:paraId="71757A2D" w14:textId="77777777" w:rsidR="006719BC" w:rsidRDefault="006719BC">
            <w:pPr>
              <w:spacing w:after="160" w:line="259" w:lineRule="auto"/>
              <w:ind w:left="0" w:right="0" w:firstLine="0"/>
              <w:jc w:val="left"/>
            </w:pPr>
          </w:p>
        </w:tc>
      </w:tr>
      <w:tr w:rsidR="006719BC" w14:paraId="6174F038" w14:textId="77777777">
        <w:trPr>
          <w:gridAfter w:val="1"/>
          <w:wAfter w:w="224" w:type="dxa"/>
          <w:trHeight w:val="409"/>
        </w:trPr>
        <w:tc>
          <w:tcPr>
            <w:tcW w:w="6572" w:type="dxa"/>
            <w:tcBorders>
              <w:top w:val="single" w:sz="5" w:space="0" w:color="000000"/>
              <w:left w:val="nil"/>
              <w:bottom w:val="single" w:sz="5" w:space="0" w:color="000000"/>
              <w:right w:val="nil"/>
            </w:tcBorders>
          </w:tcPr>
          <w:p w14:paraId="32A067B3" w14:textId="77777777" w:rsidR="006719BC" w:rsidRDefault="001B5807">
            <w:pPr>
              <w:spacing w:after="0" w:line="259" w:lineRule="auto"/>
              <w:ind w:left="120" w:right="0" w:firstLine="0"/>
              <w:jc w:val="left"/>
            </w:pPr>
            <w:r>
              <w:t>Parameter</w:t>
            </w:r>
          </w:p>
        </w:tc>
        <w:tc>
          <w:tcPr>
            <w:tcW w:w="1143" w:type="dxa"/>
            <w:gridSpan w:val="2"/>
            <w:tcBorders>
              <w:top w:val="single" w:sz="5" w:space="0" w:color="000000"/>
              <w:left w:val="nil"/>
              <w:bottom w:val="single" w:sz="5" w:space="0" w:color="000000"/>
              <w:right w:val="nil"/>
            </w:tcBorders>
          </w:tcPr>
          <w:p w14:paraId="4EB70B81" w14:textId="77777777" w:rsidR="006719BC" w:rsidRDefault="001B5807">
            <w:pPr>
              <w:spacing w:after="0" w:line="259" w:lineRule="auto"/>
              <w:ind w:left="0" w:right="0" w:firstLine="0"/>
              <w:jc w:val="left"/>
            </w:pPr>
            <w:r>
              <w:t>Notation</w:t>
            </w:r>
          </w:p>
        </w:tc>
        <w:tc>
          <w:tcPr>
            <w:tcW w:w="1108" w:type="dxa"/>
            <w:gridSpan w:val="2"/>
            <w:tcBorders>
              <w:top w:val="single" w:sz="5" w:space="0" w:color="000000"/>
              <w:left w:val="nil"/>
              <w:bottom w:val="single" w:sz="5" w:space="0" w:color="000000"/>
              <w:right w:val="nil"/>
            </w:tcBorders>
          </w:tcPr>
          <w:p w14:paraId="5F4126A8" w14:textId="77777777" w:rsidR="006719BC" w:rsidRDefault="001B5807">
            <w:pPr>
              <w:spacing w:after="0" w:line="259" w:lineRule="auto"/>
              <w:ind w:left="0" w:right="0" w:firstLine="0"/>
              <w:jc w:val="left"/>
            </w:pPr>
            <w:r>
              <w:t>Value</w:t>
            </w:r>
          </w:p>
        </w:tc>
      </w:tr>
      <w:tr w:rsidR="006719BC" w14:paraId="190EE371" w14:textId="77777777">
        <w:trPr>
          <w:gridAfter w:val="1"/>
          <w:wAfter w:w="224" w:type="dxa"/>
          <w:trHeight w:val="345"/>
        </w:trPr>
        <w:tc>
          <w:tcPr>
            <w:tcW w:w="6572" w:type="dxa"/>
            <w:tcBorders>
              <w:top w:val="single" w:sz="5" w:space="0" w:color="000000"/>
              <w:left w:val="nil"/>
              <w:bottom w:val="nil"/>
              <w:right w:val="nil"/>
            </w:tcBorders>
          </w:tcPr>
          <w:p w14:paraId="5E30717A" w14:textId="77777777" w:rsidR="006719BC" w:rsidRDefault="001B5807">
            <w:pPr>
              <w:spacing w:after="0" w:line="259" w:lineRule="auto"/>
              <w:ind w:left="120" w:right="0" w:firstLine="0"/>
              <w:jc w:val="left"/>
            </w:pPr>
            <w:r>
              <w:t>Risk aversion</w:t>
            </w:r>
          </w:p>
        </w:tc>
        <w:tc>
          <w:tcPr>
            <w:tcW w:w="1143" w:type="dxa"/>
            <w:gridSpan w:val="2"/>
            <w:tcBorders>
              <w:top w:val="single" w:sz="5" w:space="0" w:color="000000"/>
              <w:left w:val="nil"/>
              <w:bottom w:val="nil"/>
              <w:right w:val="nil"/>
            </w:tcBorders>
          </w:tcPr>
          <w:p w14:paraId="037E4D0F" w14:textId="77777777" w:rsidR="006719BC" w:rsidRDefault="001B5807">
            <w:pPr>
              <w:spacing w:after="0" w:line="259" w:lineRule="auto"/>
              <w:ind w:left="384" w:right="0" w:firstLine="0"/>
              <w:jc w:val="left"/>
            </w:pPr>
            <w:r>
              <w:rPr>
                <w:rFonts w:ascii="Cambria" w:eastAsia="Cambria" w:hAnsi="Cambria" w:cs="Cambria"/>
                <w:i/>
              </w:rPr>
              <w:t>γ</w:t>
            </w:r>
          </w:p>
        </w:tc>
        <w:tc>
          <w:tcPr>
            <w:tcW w:w="1108" w:type="dxa"/>
            <w:gridSpan w:val="2"/>
            <w:tcBorders>
              <w:top w:val="single" w:sz="5" w:space="0" w:color="000000"/>
              <w:left w:val="nil"/>
              <w:bottom w:val="nil"/>
              <w:right w:val="nil"/>
            </w:tcBorders>
          </w:tcPr>
          <w:p w14:paraId="1F5EF5F8" w14:textId="77777777" w:rsidR="006719BC" w:rsidRDefault="001B5807">
            <w:pPr>
              <w:spacing w:after="0" w:line="259" w:lineRule="auto"/>
              <w:ind w:left="104" w:right="0" w:firstLine="0"/>
              <w:jc w:val="center"/>
            </w:pPr>
            <w:r>
              <w:rPr>
                <w:rFonts w:ascii="Cambria" w:eastAsia="Cambria" w:hAnsi="Cambria" w:cs="Cambria"/>
              </w:rPr>
              <w:t>2</w:t>
            </w:r>
            <w:r>
              <w:rPr>
                <w:rFonts w:ascii="Cambria" w:eastAsia="Cambria" w:hAnsi="Cambria" w:cs="Cambria"/>
                <w:i/>
              </w:rPr>
              <w:t>.</w:t>
            </w:r>
            <w:r>
              <w:rPr>
                <w:rFonts w:ascii="Cambria" w:eastAsia="Cambria" w:hAnsi="Cambria" w:cs="Cambria"/>
              </w:rPr>
              <w:t>0</w:t>
            </w:r>
          </w:p>
        </w:tc>
      </w:tr>
      <w:tr w:rsidR="006719BC" w14:paraId="0B21309F" w14:textId="77777777">
        <w:trPr>
          <w:gridAfter w:val="1"/>
          <w:wAfter w:w="224" w:type="dxa"/>
          <w:trHeight w:val="289"/>
        </w:trPr>
        <w:tc>
          <w:tcPr>
            <w:tcW w:w="6572" w:type="dxa"/>
            <w:tcBorders>
              <w:top w:val="nil"/>
              <w:left w:val="nil"/>
              <w:bottom w:val="nil"/>
              <w:right w:val="nil"/>
            </w:tcBorders>
          </w:tcPr>
          <w:p w14:paraId="6B38304D" w14:textId="77777777" w:rsidR="006719BC" w:rsidRDefault="001B5807">
            <w:pPr>
              <w:spacing w:after="0" w:line="259" w:lineRule="auto"/>
              <w:ind w:left="120" w:right="0" w:firstLine="0"/>
              <w:jc w:val="left"/>
            </w:pPr>
            <w:r>
              <w:t>Splurge</w:t>
            </w:r>
          </w:p>
        </w:tc>
        <w:tc>
          <w:tcPr>
            <w:tcW w:w="1143" w:type="dxa"/>
            <w:gridSpan w:val="2"/>
            <w:tcBorders>
              <w:top w:val="nil"/>
              <w:left w:val="nil"/>
              <w:bottom w:val="nil"/>
              <w:right w:val="nil"/>
            </w:tcBorders>
          </w:tcPr>
          <w:p w14:paraId="65A1FA66" w14:textId="77777777" w:rsidR="006719BC" w:rsidRDefault="001B5807">
            <w:pPr>
              <w:spacing w:after="0" w:line="259" w:lineRule="auto"/>
              <w:ind w:left="400" w:right="0" w:firstLine="0"/>
              <w:jc w:val="left"/>
            </w:pPr>
            <w:r>
              <w:rPr>
                <w:rFonts w:ascii="Cambria" w:eastAsia="Cambria" w:hAnsi="Cambria" w:cs="Cambria"/>
                <w:i/>
              </w:rPr>
              <w:t>ς</w:t>
            </w:r>
          </w:p>
        </w:tc>
        <w:tc>
          <w:tcPr>
            <w:tcW w:w="1108" w:type="dxa"/>
            <w:gridSpan w:val="2"/>
            <w:tcBorders>
              <w:top w:val="nil"/>
              <w:left w:val="nil"/>
              <w:bottom w:val="nil"/>
              <w:right w:val="nil"/>
            </w:tcBorders>
          </w:tcPr>
          <w:p w14:paraId="121001C9" w14:textId="77777777" w:rsidR="006719BC" w:rsidRDefault="001B5807">
            <w:pPr>
              <w:spacing w:after="0" w:line="259" w:lineRule="auto"/>
              <w:ind w:left="455"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307</w:t>
            </w:r>
          </w:p>
        </w:tc>
      </w:tr>
      <w:tr w:rsidR="006719BC" w14:paraId="0B54CCFF" w14:textId="77777777">
        <w:trPr>
          <w:gridAfter w:val="1"/>
          <w:wAfter w:w="224" w:type="dxa"/>
          <w:trHeight w:val="289"/>
        </w:trPr>
        <w:tc>
          <w:tcPr>
            <w:tcW w:w="6572" w:type="dxa"/>
            <w:tcBorders>
              <w:top w:val="nil"/>
              <w:left w:val="nil"/>
              <w:bottom w:val="nil"/>
              <w:right w:val="nil"/>
            </w:tcBorders>
          </w:tcPr>
          <w:p w14:paraId="13530ADF" w14:textId="77777777" w:rsidR="006719BC" w:rsidRDefault="001B5807">
            <w:pPr>
              <w:spacing w:after="0" w:line="259" w:lineRule="auto"/>
              <w:ind w:left="120" w:right="0" w:firstLine="0"/>
              <w:jc w:val="left"/>
            </w:pPr>
            <w:r>
              <w:t>Survival probability, quarterly</w:t>
            </w:r>
          </w:p>
        </w:tc>
        <w:tc>
          <w:tcPr>
            <w:tcW w:w="1143" w:type="dxa"/>
            <w:gridSpan w:val="2"/>
            <w:tcBorders>
              <w:top w:val="nil"/>
              <w:left w:val="nil"/>
              <w:bottom w:val="nil"/>
              <w:right w:val="nil"/>
            </w:tcBorders>
          </w:tcPr>
          <w:p w14:paraId="73D4CEF2" w14:textId="77777777" w:rsidR="006719BC" w:rsidRDefault="001B5807">
            <w:pPr>
              <w:spacing w:after="0" w:line="259" w:lineRule="auto"/>
              <w:ind w:left="147" w:right="0" w:firstLine="0"/>
              <w:jc w:val="left"/>
            </w:pPr>
            <w:r>
              <w:rPr>
                <w:rFonts w:ascii="Cambria" w:eastAsia="Cambria" w:hAnsi="Cambria" w:cs="Cambria"/>
              </w:rPr>
              <w:t xml:space="preserve">1 − </w:t>
            </w:r>
            <w:r>
              <w:rPr>
                <w:rFonts w:ascii="Cambria" w:eastAsia="Cambria" w:hAnsi="Cambria" w:cs="Cambria"/>
                <w:i/>
              </w:rPr>
              <w:t>D</w:t>
            </w:r>
          </w:p>
        </w:tc>
        <w:tc>
          <w:tcPr>
            <w:tcW w:w="1108" w:type="dxa"/>
            <w:gridSpan w:val="2"/>
            <w:tcBorders>
              <w:top w:val="nil"/>
              <w:left w:val="nil"/>
              <w:bottom w:val="nil"/>
              <w:right w:val="nil"/>
            </w:tcBorders>
          </w:tcPr>
          <w:p w14:paraId="4614141F" w14:textId="77777777" w:rsidR="006719BC" w:rsidRDefault="001B5807">
            <w:pPr>
              <w:spacing w:after="0" w:line="259" w:lineRule="auto"/>
              <w:ind w:left="455"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994</w:t>
            </w:r>
          </w:p>
        </w:tc>
      </w:tr>
      <w:tr w:rsidR="006719BC" w14:paraId="463619A2" w14:textId="77777777">
        <w:trPr>
          <w:gridAfter w:val="1"/>
          <w:wAfter w:w="224" w:type="dxa"/>
          <w:trHeight w:val="289"/>
        </w:trPr>
        <w:tc>
          <w:tcPr>
            <w:tcW w:w="6572" w:type="dxa"/>
            <w:tcBorders>
              <w:top w:val="nil"/>
              <w:left w:val="nil"/>
              <w:bottom w:val="nil"/>
              <w:right w:val="nil"/>
            </w:tcBorders>
          </w:tcPr>
          <w:p w14:paraId="4F48FD0C" w14:textId="77777777" w:rsidR="006719BC" w:rsidRDefault="001B5807">
            <w:pPr>
              <w:spacing w:after="0" w:line="259" w:lineRule="auto"/>
              <w:ind w:left="120" w:right="0" w:firstLine="0"/>
              <w:jc w:val="left"/>
            </w:pPr>
            <w:r>
              <w:t>Risk free interest rate, quarterly (gross)</w:t>
            </w:r>
          </w:p>
        </w:tc>
        <w:tc>
          <w:tcPr>
            <w:tcW w:w="1143" w:type="dxa"/>
            <w:gridSpan w:val="2"/>
            <w:tcBorders>
              <w:top w:val="nil"/>
              <w:left w:val="nil"/>
              <w:bottom w:val="nil"/>
              <w:right w:val="nil"/>
            </w:tcBorders>
          </w:tcPr>
          <w:p w14:paraId="3E2087DB" w14:textId="77777777" w:rsidR="006719BC" w:rsidRDefault="001B5807">
            <w:pPr>
              <w:spacing w:after="0" w:line="259" w:lineRule="auto"/>
              <w:ind w:left="362" w:right="0" w:firstLine="0"/>
              <w:jc w:val="left"/>
            </w:pPr>
            <w:r>
              <w:rPr>
                <w:rFonts w:ascii="Cambria" w:eastAsia="Cambria" w:hAnsi="Cambria" w:cs="Cambria"/>
                <w:i/>
              </w:rPr>
              <w:t>R</w:t>
            </w:r>
          </w:p>
        </w:tc>
        <w:tc>
          <w:tcPr>
            <w:tcW w:w="1108" w:type="dxa"/>
            <w:gridSpan w:val="2"/>
            <w:tcBorders>
              <w:top w:val="nil"/>
              <w:left w:val="nil"/>
              <w:bottom w:val="nil"/>
              <w:right w:val="nil"/>
            </w:tcBorders>
          </w:tcPr>
          <w:p w14:paraId="0108B5E1" w14:textId="77777777" w:rsidR="006719BC" w:rsidRDefault="001B5807">
            <w:pPr>
              <w:spacing w:after="0" w:line="259" w:lineRule="auto"/>
              <w:ind w:left="221" w:right="0" w:firstLine="0"/>
              <w:jc w:val="center"/>
            </w:pPr>
            <w:r>
              <w:rPr>
                <w:rFonts w:ascii="Cambria" w:eastAsia="Cambria" w:hAnsi="Cambria" w:cs="Cambria"/>
              </w:rPr>
              <w:t>1</w:t>
            </w:r>
            <w:r>
              <w:rPr>
                <w:rFonts w:ascii="Cambria" w:eastAsia="Cambria" w:hAnsi="Cambria" w:cs="Cambria"/>
                <w:i/>
              </w:rPr>
              <w:t>.</w:t>
            </w:r>
            <w:r>
              <w:rPr>
                <w:rFonts w:ascii="Cambria" w:eastAsia="Cambria" w:hAnsi="Cambria" w:cs="Cambria"/>
              </w:rPr>
              <w:t>01</w:t>
            </w:r>
          </w:p>
        </w:tc>
      </w:tr>
      <w:tr w:rsidR="006719BC" w14:paraId="04FD2E5D" w14:textId="77777777">
        <w:trPr>
          <w:gridAfter w:val="1"/>
          <w:wAfter w:w="224" w:type="dxa"/>
          <w:trHeight w:val="289"/>
        </w:trPr>
        <w:tc>
          <w:tcPr>
            <w:tcW w:w="6572" w:type="dxa"/>
            <w:tcBorders>
              <w:top w:val="nil"/>
              <w:left w:val="nil"/>
              <w:bottom w:val="nil"/>
              <w:right w:val="nil"/>
            </w:tcBorders>
          </w:tcPr>
          <w:p w14:paraId="24822BBA" w14:textId="77777777" w:rsidR="006719BC" w:rsidRDefault="001B5807">
            <w:pPr>
              <w:spacing w:after="0" w:line="259" w:lineRule="auto"/>
              <w:ind w:left="120" w:right="0" w:firstLine="0"/>
              <w:jc w:val="left"/>
            </w:pPr>
            <w:r>
              <w:t>Standard deviation of transitory shock</w:t>
            </w:r>
          </w:p>
        </w:tc>
        <w:tc>
          <w:tcPr>
            <w:tcW w:w="1143" w:type="dxa"/>
            <w:gridSpan w:val="2"/>
            <w:tcBorders>
              <w:top w:val="nil"/>
              <w:left w:val="nil"/>
              <w:bottom w:val="nil"/>
              <w:right w:val="nil"/>
            </w:tcBorders>
          </w:tcPr>
          <w:p w14:paraId="30D455A3" w14:textId="77777777" w:rsidR="006719BC" w:rsidRDefault="001B5807">
            <w:pPr>
              <w:spacing w:after="0" w:line="259" w:lineRule="auto"/>
              <w:ind w:left="340" w:right="0" w:firstLine="0"/>
              <w:jc w:val="left"/>
            </w:pPr>
            <w:proofErr w:type="spellStart"/>
            <w:r>
              <w:rPr>
                <w:rFonts w:ascii="Cambria" w:eastAsia="Cambria" w:hAnsi="Cambria" w:cs="Cambria"/>
                <w:i/>
              </w:rPr>
              <w:t>σ</w:t>
            </w:r>
            <w:r>
              <w:rPr>
                <w:rFonts w:ascii="Cambria" w:eastAsia="Cambria" w:hAnsi="Cambria" w:cs="Cambria"/>
                <w:i/>
                <w:vertAlign w:val="subscript"/>
              </w:rPr>
              <w:t>ξ</w:t>
            </w:r>
            <w:proofErr w:type="spellEnd"/>
          </w:p>
        </w:tc>
        <w:tc>
          <w:tcPr>
            <w:tcW w:w="1108" w:type="dxa"/>
            <w:gridSpan w:val="2"/>
            <w:tcBorders>
              <w:top w:val="nil"/>
              <w:left w:val="nil"/>
              <w:bottom w:val="nil"/>
              <w:right w:val="nil"/>
            </w:tcBorders>
          </w:tcPr>
          <w:p w14:paraId="5CE62A9A" w14:textId="77777777" w:rsidR="006719BC" w:rsidRDefault="001B5807">
            <w:pPr>
              <w:spacing w:after="0" w:line="259" w:lineRule="auto"/>
              <w:ind w:left="455"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346</w:t>
            </w:r>
          </w:p>
        </w:tc>
      </w:tr>
      <w:tr w:rsidR="006719BC" w14:paraId="48F7F487" w14:textId="77777777">
        <w:trPr>
          <w:gridAfter w:val="1"/>
          <w:wAfter w:w="224" w:type="dxa"/>
          <w:trHeight w:val="289"/>
        </w:trPr>
        <w:tc>
          <w:tcPr>
            <w:tcW w:w="6572" w:type="dxa"/>
            <w:tcBorders>
              <w:top w:val="nil"/>
              <w:left w:val="nil"/>
              <w:bottom w:val="nil"/>
              <w:right w:val="nil"/>
            </w:tcBorders>
          </w:tcPr>
          <w:p w14:paraId="7FE86625" w14:textId="77777777" w:rsidR="006719BC" w:rsidRDefault="001B5807">
            <w:pPr>
              <w:spacing w:after="0" w:line="259" w:lineRule="auto"/>
              <w:ind w:left="120" w:right="0" w:firstLine="0"/>
              <w:jc w:val="left"/>
            </w:pPr>
            <w:r>
              <w:t>Standard deviation of permanent shock</w:t>
            </w:r>
          </w:p>
        </w:tc>
        <w:tc>
          <w:tcPr>
            <w:tcW w:w="1143" w:type="dxa"/>
            <w:gridSpan w:val="2"/>
            <w:tcBorders>
              <w:top w:val="nil"/>
              <w:left w:val="nil"/>
              <w:bottom w:val="nil"/>
              <w:right w:val="nil"/>
            </w:tcBorders>
          </w:tcPr>
          <w:p w14:paraId="11A39AC5" w14:textId="77777777" w:rsidR="006719BC" w:rsidRDefault="001B5807">
            <w:pPr>
              <w:spacing w:after="0" w:line="259" w:lineRule="auto"/>
              <w:ind w:left="322" w:right="0" w:firstLine="0"/>
              <w:jc w:val="left"/>
            </w:pPr>
            <w:proofErr w:type="spellStart"/>
            <w:r>
              <w:rPr>
                <w:rFonts w:ascii="Cambria" w:eastAsia="Cambria" w:hAnsi="Cambria" w:cs="Cambria"/>
                <w:i/>
              </w:rPr>
              <w:t>σ</w:t>
            </w:r>
            <w:r>
              <w:rPr>
                <w:rFonts w:ascii="Cambria" w:eastAsia="Cambria" w:hAnsi="Cambria" w:cs="Cambria"/>
                <w:i/>
                <w:vertAlign w:val="subscript"/>
              </w:rPr>
              <w:t>ψ</w:t>
            </w:r>
            <w:proofErr w:type="spellEnd"/>
          </w:p>
        </w:tc>
        <w:tc>
          <w:tcPr>
            <w:tcW w:w="1108" w:type="dxa"/>
            <w:gridSpan w:val="2"/>
            <w:tcBorders>
              <w:top w:val="nil"/>
              <w:left w:val="nil"/>
              <w:bottom w:val="nil"/>
              <w:right w:val="nil"/>
            </w:tcBorders>
          </w:tcPr>
          <w:p w14:paraId="4C753ED3" w14:textId="77777777" w:rsidR="006719BC" w:rsidRDefault="001B5807">
            <w:pPr>
              <w:spacing w:after="0" w:line="259" w:lineRule="auto"/>
              <w:ind w:left="0" w:right="0" w:firstLine="0"/>
              <w:jc w:val="right"/>
            </w:pPr>
            <w:r>
              <w:rPr>
                <w:rFonts w:ascii="Cambria" w:eastAsia="Cambria" w:hAnsi="Cambria" w:cs="Cambria"/>
              </w:rPr>
              <w:t>0</w:t>
            </w:r>
            <w:r>
              <w:rPr>
                <w:rFonts w:ascii="Cambria" w:eastAsia="Cambria" w:hAnsi="Cambria" w:cs="Cambria"/>
                <w:i/>
              </w:rPr>
              <w:t>.</w:t>
            </w:r>
            <w:r>
              <w:rPr>
                <w:rFonts w:ascii="Cambria" w:eastAsia="Cambria" w:hAnsi="Cambria" w:cs="Cambria"/>
              </w:rPr>
              <w:t>0548</w:t>
            </w:r>
          </w:p>
        </w:tc>
      </w:tr>
      <w:tr w:rsidR="006719BC" w14:paraId="675FE17D" w14:textId="77777777">
        <w:trPr>
          <w:gridAfter w:val="1"/>
          <w:wAfter w:w="224" w:type="dxa"/>
          <w:trHeight w:val="289"/>
        </w:trPr>
        <w:tc>
          <w:tcPr>
            <w:tcW w:w="6572" w:type="dxa"/>
            <w:tcBorders>
              <w:top w:val="nil"/>
              <w:left w:val="nil"/>
              <w:bottom w:val="nil"/>
              <w:right w:val="nil"/>
            </w:tcBorders>
          </w:tcPr>
          <w:p w14:paraId="6B6CAAA5" w14:textId="77777777" w:rsidR="006719BC" w:rsidRDefault="001B5807">
            <w:pPr>
              <w:spacing w:after="0" w:line="259" w:lineRule="auto"/>
              <w:ind w:left="120" w:right="0" w:firstLine="0"/>
              <w:jc w:val="left"/>
            </w:pPr>
            <w:r>
              <w:t>Unemployment benefits replacement rate (share of PI)</w:t>
            </w:r>
          </w:p>
        </w:tc>
        <w:tc>
          <w:tcPr>
            <w:tcW w:w="1143" w:type="dxa"/>
            <w:gridSpan w:val="2"/>
            <w:tcBorders>
              <w:top w:val="nil"/>
              <w:left w:val="nil"/>
              <w:bottom w:val="nil"/>
              <w:right w:val="nil"/>
            </w:tcBorders>
          </w:tcPr>
          <w:p w14:paraId="42DB6058" w14:textId="77777777" w:rsidR="006719BC" w:rsidRDefault="001B5807">
            <w:pPr>
              <w:spacing w:after="0" w:line="259" w:lineRule="auto"/>
              <w:ind w:left="350" w:right="0" w:firstLine="0"/>
              <w:jc w:val="left"/>
            </w:pPr>
            <w:proofErr w:type="spellStart"/>
            <w:r>
              <w:rPr>
                <w:rFonts w:ascii="Cambria" w:eastAsia="Cambria" w:hAnsi="Cambria" w:cs="Cambria"/>
                <w:i/>
              </w:rPr>
              <w:t>ρ</w:t>
            </w:r>
            <w:r>
              <w:rPr>
                <w:rFonts w:ascii="Cambria" w:eastAsia="Cambria" w:hAnsi="Cambria" w:cs="Cambria"/>
                <w:i/>
                <w:vertAlign w:val="subscript"/>
              </w:rPr>
              <w:t>b</w:t>
            </w:r>
            <w:proofErr w:type="spellEnd"/>
          </w:p>
        </w:tc>
        <w:tc>
          <w:tcPr>
            <w:tcW w:w="1108" w:type="dxa"/>
            <w:gridSpan w:val="2"/>
            <w:tcBorders>
              <w:top w:val="nil"/>
              <w:left w:val="nil"/>
              <w:bottom w:val="nil"/>
              <w:right w:val="nil"/>
            </w:tcBorders>
          </w:tcPr>
          <w:p w14:paraId="750BF917" w14:textId="77777777" w:rsidR="006719BC" w:rsidRDefault="001B5807">
            <w:pPr>
              <w:spacing w:after="0" w:line="259" w:lineRule="auto"/>
              <w:ind w:left="104"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7</w:t>
            </w:r>
          </w:p>
        </w:tc>
      </w:tr>
      <w:tr w:rsidR="006719BC" w14:paraId="2ADF5F0A" w14:textId="77777777">
        <w:trPr>
          <w:gridAfter w:val="1"/>
          <w:wAfter w:w="224" w:type="dxa"/>
          <w:trHeight w:val="289"/>
        </w:trPr>
        <w:tc>
          <w:tcPr>
            <w:tcW w:w="6572" w:type="dxa"/>
            <w:tcBorders>
              <w:top w:val="nil"/>
              <w:left w:val="nil"/>
              <w:bottom w:val="nil"/>
              <w:right w:val="nil"/>
            </w:tcBorders>
          </w:tcPr>
          <w:p w14:paraId="645A553F" w14:textId="77777777" w:rsidR="006719BC" w:rsidRDefault="001B5807">
            <w:pPr>
              <w:spacing w:after="0" w:line="259" w:lineRule="auto"/>
              <w:ind w:left="120" w:right="0" w:firstLine="0"/>
              <w:jc w:val="left"/>
            </w:pPr>
            <w:r>
              <w:t>Unemployment income w/o benefits (share of PI)</w:t>
            </w:r>
          </w:p>
        </w:tc>
        <w:tc>
          <w:tcPr>
            <w:tcW w:w="1143" w:type="dxa"/>
            <w:gridSpan w:val="2"/>
            <w:tcBorders>
              <w:top w:val="nil"/>
              <w:left w:val="nil"/>
              <w:bottom w:val="nil"/>
              <w:right w:val="nil"/>
            </w:tcBorders>
          </w:tcPr>
          <w:p w14:paraId="78852DBF" w14:textId="77777777" w:rsidR="006719BC" w:rsidRDefault="001B5807">
            <w:pPr>
              <w:spacing w:after="0" w:line="259" w:lineRule="auto"/>
              <w:ind w:left="299" w:right="0" w:firstLine="0"/>
              <w:jc w:val="left"/>
            </w:pPr>
            <w:proofErr w:type="spellStart"/>
            <w:r>
              <w:rPr>
                <w:rFonts w:ascii="Cambria" w:eastAsia="Cambria" w:hAnsi="Cambria" w:cs="Cambria"/>
                <w:i/>
              </w:rPr>
              <w:t>ρ</w:t>
            </w:r>
            <w:r>
              <w:rPr>
                <w:rFonts w:ascii="Cambria" w:eastAsia="Cambria" w:hAnsi="Cambria" w:cs="Cambria"/>
                <w:i/>
                <w:sz w:val="16"/>
              </w:rPr>
              <w:t>nb</w:t>
            </w:r>
            <w:proofErr w:type="spellEnd"/>
          </w:p>
        </w:tc>
        <w:tc>
          <w:tcPr>
            <w:tcW w:w="1108" w:type="dxa"/>
            <w:gridSpan w:val="2"/>
            <w:tcBorders>
              <w:top w:val="nil"/>
              <w:left w:val="nil"/>
              <w:bottom w:val="nil"/>
              <w:right w:val="nil"/>
            </w:tcBorders>
          </w:tcPr>
          <w:p w14:paraId="2838ECC1" w14:textId="77777777" w:rsidR="006719BC" w:rsidRDefault="001B5807">
            <w:pPr>
              <w:spacing w:after="0" w:line="259" w:lineRule="auto"/>
              <w:ind w:left="104"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5</w:t>
            </w:r>
          </w:p>
        </w:tc>
      </w:tr>
      <w:tr w:rsidR="006719BC" w14:paraId="15CE891A" w14:textId="77777777">
        <w:trPr>
          <w:gridAfter w:val="1"/>
          <w:wAfter w:w="224" w:type="dxa"/>
          <w:trHeight w:val="289"/>
        </w:trPr>
        <w:tc>
          <w:tcPr>
            <w:tcW w:w="6572" w:type="dxa"/>
            <w:tcBorders>
              <w:top w:val="nil"/>
              <w:left w:val="nil"/>
              <w:bottom w:val="nil"/>
              <w:right w:val="nil"/>
            </w:tcBorders>
          </w:tcPr>
          <w:p w14:paraId="564DBB94" w14:textId="77777777" w:rsidR="006719BC" w:rsidRDefault="001B5807">
            <w:pPr>
              <w:spacing w:after="0" w:line="259" w:lineRule="auto"/>
              <w:ind w:left="120" w:right="0" w:firstLine="0"/>
              <w:jc w:val="left"/>
            </w:pPr>
            <w:r>
              <w:t xml:space="preserve">Avg. duration of </w:t>
            </w:r>
            <w:proofErr w:type="spellStart"/>
            <w:r>
              <w:t>unemp</w:t>
            </w:r>
            <w:proofErr w:type="spellEnd"/>
            <w:r>
              <w:t>. benefits in normal times (quarters)</w:t>
            </w:r>
          </w:p>
        </w:tc>
        <w:tc>
          <w:tcPr>
            <w:tcW w:w="1143" w:type="dxa"/>
            <w:gridSpan w:val="2"/>
            <w:tcBorders>
              <w:top w:val="nil"/>
              <w:left w:val="nil"/>
              <w:bottom w:val="nil"/>
              <w:right w:val="nil"/>
            </w:tcBorders>
          </w:tcPr>
          <w:p w14:paraId="7F21F866" w14:textId="77777777" w:rsidR="006719BC" w:rsidRDefault="006719BC">
            <w:pPr>
              <w:spacing w:after="160" w:line="259" w:lineRule="auto"/>
              <w:ind w:left="0" w:right="0" w:firstLine="0"/>
              <w:jc w:val="left"/>
            </w:pPr>
          </w:p>
        </w:tc>
        <w:tc>
          <w:tcPr>
            <w:tcW w:w="1108" w:type="dxa"/>
            <w:gridSpan w:val="2"/>
            <w:tcBorders>
              <w:top w:val="nil"/>
              <w:left w:val="nil"/>
              <w:bottom w:val="nil"/>
              <w:right w:val="nil"/>
            </w:tcBorders>
          </w:tcPr>
          <w:p w14:paraId="554366E0" w14:textId="77777777" w:rsidR="006719BC" w:rsidRDefault="001B5807">
            <w:pPr>
              <w:spacing w:after="0" w:line="259" w:lineRule="auto"/>
              <w:ind w:left="0" w:right="78" w:firstLine="0"/>
              <w:jc w:val="center"/>
            </w:pPr>
            <w:r>
              <w:rPr>
                <w:rFonts w:ascii="Cambria" w:eastAsia="Cambria" w:hAnsi="Cambria" w:cs="Cambria"/>
              </w:rPr>
              <w:t>2</w:t>
            </w:r>
          </w:p>
        </w:tc>
      </w:tr>
      <w:tr w:rsidR="006719BC" w14:paraId="683CBFD3" w14:textId="77777777">
        <w:trPr>
          <w:gridAfter w:val="1"/>
          <w:wAfter w:w="224" w:type="dxa"/>
          <w:trHeight w:val="289"/>
        </w:trPr>
        <w:tc>
          <w:tcPr>
            <w:tcW w:w="6572" w:type="dxa"/>
            <w:tcBorders>
              <w:top w:val="nil"/>
              <w:left w:val="nil"/>
              <w:bottom w:val="nil"/>
              <w:right w:val="nil"/>
            </w:tcBorders>
          </w:tcPr>
          <w:p w14:paraId="2F6E693D" w14:textId="77777777" w:rsidR="006719BC" w:rsidRDefault="001B5807">
            <w:pPr>
              <w:spacing w:after="0" w:line="259" w:lineRule="auto"/>
              <w:ind w:left="120" w:right="0" w:firstLine="0"/>
              <w:jc w:val="left"/>
            </w:pPr>
            <w:r>
              <w:t xml:space="preserve">Avg. duration of </w:t>
            </w:r>
            <w:proofErr w:type="spellStart"/>
            <w:r>
              <w:t>unemp</w:t>
            </w:r>
            <w:proofErr w:type="spellEnd"/>
            <w:r>
              <w:t>. spell in normal times (quarters)</w:t>
            </w:r>
          </w:p>
        </w:tc>
        <w:tc>
          <w:tcPr>
            <w:tcW w:w="1143" w:type="dxa"/>
            <w:gridSpan w:val="2"/>
            <w:tcBorders>
              <w:top w:val="nil"/>
              <w:left w:val="nil"/>
              <w:bottom w:val="nil"/>
              <w:right w:val="nil"/>
            </w:tcBorders>
          </w:tcPr>
          <w:p w14:paraId="39C804E1" w14:textId="77777777" w:rsidR="006719BC" w:rsidRDefault="006719BC">
            <w:pPr>
              <w:spacing w:after="160" w:line="259" w:lineRule="auto"/>
              <w:ind w:left="0" w:right="0" w:firstLine="0"/>
              <w:jc w:val="left"/>
            </w:pPr>
          </w:p>
        </w:tc>
        <w:tc>
          <w:tcPr>
            <w:tcW w:w="1108" w:type="dxa"/>
            <w:gridSpan w:val="2"/>
            <w:tcBorders>
              <w:top w:val="nil"/>
              <w:left w:val="nil"/>
              <w:bottom w:val="nil"/>
              <w:right w:val="nil"/>
            </w:tcBorders>
          </w:tcPr>
          <w:p w14:paraId="496FFCA9" w14:textId="77777777" w:rsidR="006719BC" w:rsidRDefault="001B5807">
            <w:pPr>
              <w:spacing w:after="0" w:line="259" w:lineRule="auto"/>
              <w:ind w:left="104" w:right="0" w:firstLine="0"/>
              <w:jc w:val="center"/>
            </w:pPr>
            <w:r>
              <w:rPr>
                <w:rFonts w:ascii="Cambria" w:eastAsia="Cambria" w:hAnsi="Cambria" w:cs="Cambria"/>
              </w:rPr>
              <w:t>1</w:t>
            </w:r>
            <w:r>
              <w:rPr>
                <w:rFonts w:ascii="Cambria" w:eastAsia="Cambria" w:hAnsi="Cambria" w:cs="Cambria"/>
                <w:i/>
              </w:rPr>
              <w:t>.</w:t>
            </w:r>
            <w:r>
              <w:rPr>
                <w:rFonts w:ascii="Cambria" w:eastAsia="Cambria" w:hAnsi="Cambria" w:cs="Cambria"/>
              </w:rPr>
              <w:t>5</w:t>
            </w:r>
          </w:p>
        </w:tc>
      </w:tr>
      <w:tr w:rsidR="006719BC" w14:paraId="553B9506" w14:textId="77777777">
        <w:trPr>
          <w:gridAfter w:val="1"/>
          <w:wAfter w:w="224" w:type="dxa"/>
          <w:trHeight w:val="289"/>
        </w:trPr>
        <w:tc>
          <w:tcPr>
            <w:tcW w:w="6572" w:type="dxa"/>
            <w:tcBorders>
              <w:top w:val="nil"/>
              <w:left w:val="nil"/>
              <w:bottom w:val="nil"/>
              <w:right w:val="nil"/>
            </w:tcBorders>
          </w:tcPr>
          <w:p w14:paraId="7D97F916" w14:textId="77777777" w:rsidR="006719BC" w:rsidRDefault="001B5807">
            <w:pPr>
              <w:spacing w:after="0" w:line="259" w:lineRule="auto"/>
              <w:ind w:left="120" w:right="0" w:firstLine="0"/>
              <w:jc w:val="left"/>
            </w:pPr>
            <w:r>
              <w:t>Probability of leaving unemployment</w:t>
            </w:r>
          </w:p>
        </w:tc>
        <w:tc>
          <w:tcPr>
            <w:tcW w:w="1143" w:type="dxa"/>
            <w:gridSpan w:val="2"/>
            <w:tcBorders>
              <w:top w:val="nil"/>
              <w:left w:val="nil"/>
              <w:bottom w:val="nil"/>
              <w:right w:val="nil"/>
            </w:tcBorders>
          </w:tcPr>
          <w:p w14:paraId="4A3BAF5C" w14:textId="77777777" w:rsidR="006719BC" w:rsidRDefault="001B5807">
            <w:pPr>
              <w:spacing w:after="0" w:line="259" w:lineRule="auto"/>
              <w:ind w:left="292" w:right="0" w:firstLine="0"/>
              <w:jc w:val="left"/>
            </w:pPr>
            <w:r>
              <w:rPr>
                <w:rFonts w:ascii="Cambria" w:eastAsia="Cambria" w:hAnsi="Cambria" w:cs="Cambria"/>
                <w:i/>
              </w:rPr>
              <w:t>π</w:t>
            </w:r>
            <w:proofErr w:type="spellStart"/>
            <w:r>
              <w:rPr>
                <w:rFonts w:ascii="Cambria" w:eastAsia="Cambria" w:hAnsi="Cambria" w:cs="Cambria"/>
                <w:i/>
                <w:sz w:val="16"/>
              </w:rPr>
              <w:t>ue</w:t>
            </w:r>
            <w:proofErr w:type="spellEnd"/>
          </w:p>
        </w:tc>
        <w:tc>
          <w:tcPr>
            <w:tcW w:w="1108" w:type="dxa"/>
            <w:gridSpan w:val="2"/>
            <w:tcBorders>
              <w:top w:val="nil"/>
              <w:left w:val="nil"/>
              <w:bottom w:val="nil"/>
              <w:right w:val="nil"/>
            </w:tcBorders>
          </w:tcPr>
          <w:p w14:paraId="6EC34BB0" w14:textId="77777777" w:rsidR="006719BC" w:rsidRDefault="001B5807">
            <w:pPr>
              <w:spacing w:after="0" w:line="259" w:lineRule="auto"/>
              <w:ind w:left="455"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667</w:t>
            </w:r>
          </w:p>
        </w:tc>
      </w:tr>
      <w:tr w:rsidR="006719BC" w14:paraId="0AB72447" w14:textId="77777777">
        <w:trPr>
          <w:gridAfter w:val="1"/>
          <w:wAfter w:w="224" w:type="dxa"/>
          <w:trHeight w:val="356"/>
        </w:trPr>
        <w:tc>
          <w:tcPr>
            <w:tcW w:w="6572" w:type="dxa"/>
            <w:tcBorders>
              <w:top w:val="nil"/>
              <w:left w:val="nil"/>
              <w:bottom w:val="single" w:sz="7" w:space="0" w:color="000000"/>
              <w:right w:val="nil"/>
            </w:tcBorders>
          </w:tcPr>
          <w:p w14:paraId="69D0EB35" w14:textId="77777777" w:rsidR="006719BC" w:rsidRDefault="001B5807">
            <w:pPr>
              <w:spacing w:after="0" w:line="259" w:lineRule="auto"/>
              <w:ind w:left="120" w:right="0" w:firstLine="0"/>
              <w:jc w:val="left"/>
            </w:pPr>
            <w:r>
              <w:t>Consumption elasticity of aggregate demand effect</w:t>
            </w:r>
          </w:p>
        </w:tc>
        <w:tc>
          <w:tcPr>
            <w:tcW w:w="1143" w:type="dxa"/>
            <w:gridSpan w:val="2"/>
            <w:tcBorders>
              <w:top w:val="nil"/>
              <w:left w:val="nil"/>
              <w:bottom w:val="single" w:sz="7" w:space="0" w:color="000000"/>
              <w:right w:val="nil"/>
            </w:tcBorders>
          </w:tcPr>
          <w:p w14:paraId="0EDC3CE7" w14:textId="77777777" w:rsidR="006719BC" w:rsidRDefault="001B5807">
            <w:pPr>
              <w:spacing w:after="0" w:line="259" w:lineRule="auto"/>
              <w:ind w:left="384" w:right="0" w:firstLine="0"/>
              <w:jc w:val="left"/>
            </w:pPr>
            <w:r>
              <w:rPr>
                <w:rFonts w:ascii="Cambria" w:eastAsia="Cambria" w:hAnsi="Cambria" w:cs="Cambria"/>
                <w:i/>
              </w:rPr>
              <w:t>κ</w:t>
            </w:r>
          </w:p>
        </w:tc>
        <w:tc>
          <w:tcPr>
            <w:tcW w:w="1108" w:type="dxa"/>
            <w:gridSpan w:val="2"/>
            <w:tcBorders>
              <w:top w:val="nil"/>
              <w:left w:val="nil"/>
              <w:bottom w:val="single" w:sz="7" w:space="0" w:color="000000"/>
              <w:right w:val="nil"/>
            </w:tcBorders>
          </w:tcPr>
          <w:p w14:paraId="32192BEE" w14:textId="77777777" w:rsidR="006719BC" w:rsidRDefault="001B5807">
            <w:pPr>
              <w:spacing w:after="0" w:line="259" w:lineRule="auto"/>
              <w:ind w:left="104"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3</w:t>
            </w:r>
          </w:p>
        </w:tc>
      </w:tr>
      <w:tr w:rsidR="006719BC" w14:paraId="2D570B5C" w14:textId="77777777">
        <w:tblPrEx>
          <w:tblCellMar>
            <w:right w:w="120" w:type="dxa"/>
          </w:tblCellMar>
        </w:tblPrEx>
        <w:trPr>
          <w:trHeight w:val="412"/>
        </w:trPr>
        <w:tc>
          <w:tcPr>
            <w:tcW w:w="6834" w:type="dxa"/>
            <w:gridSpan w:val="2"/>
            <w:tcBorders>
              <w:top w:val="single" w:sz="7" w:space="0" w:color="000000"/>
              <w:left w:val="nil"/>
              <w:bottom w:val="single" w:sz="5" w:space="0" w:color="000000"/>
              <w:right w:val="nil"/>
            </w:tcBorders>
          </w:tcPr>
          <w:p w14:paraId="2EF770F7" w14:textId="77777777" w:rsidR="006719BC" w:rsidRDefault="001B5807">
            <w:pPr>
              <w:spacing w:after="0" w:line="259" w:lineRule="auto"/>
              <w:ind w:left="120" w:right="0" w:firstLine="0"/>
              <w:jc w:val="left"/>
            </w:pPr>
            <w:r>
              <w:t>Panel (B) Parameters calibrated for each education group</w:t>
            </w:r>
          </w:p>
        </w:tc>
        <w:tc>
          <w:tcPr>
            <w:tcW w:w="1352" w:type="dxa"/>
            <w:gridSpan w:val="2"/>
            <w:tcBorders>
              <w:top w:val="single" w:sz="7" w:space="0" w:color="000000"/>
              <w:left w:val="nil"/>
              <w:bottom w:val="single" w:sz="5" w:space="0" w:color="000000"/>
              <w:right w:val="nil"/>
            </w:tcBorders>
          </w:tcPr>
          <w:p w14:paraId="65B57DE8" w14:textId="77777777" w:rsidR="006719BC" w:rsidRDefault="006719BC">
            <w:pPr>
              <w:spacing w:after="160" w:line="259" w:lineRule="auto"/>
              <w:ind w:left="0" w:right="0" w:firstLine="0"/>
              <w:jc w:val="left"/>
            </w:pPr>
          </w:p>
        </w:tc>
        <w:tc>
          <w:tcPr>
            <w:tcW w:w="861" w:type="dxa"/>
            <w:gridSpan w:val="2"/>
            <w:tcBorders>
              <w:top w:val="single" w:sz="7" w:space="0" w:color="000000"/>
              <w:left w:val="nil"/>
              <w:bottom w:val="single" w:sz="5" w:space="0" w:color="000000"/>
              <w:right w:val="nil"/>
            </w:tcBorders>
          </w:tcPr>
          <w:p w14:paraId="7EAC26BD" w14:textId="77777777" w:rsidR="006719BC" w:rsidRDefault="006719BC">
            <w:pPr>
              <w:spacing w:after="160" w:line="259" w:lineRule="auto"/>
              <w:ind w:left="0" w:right="0" w:firstLine="0"/>
              <w:jc w:val="left"/>
            </w:pPr>
          </w:p>
        </w:tc>
      </w:tr>
      <w:tr w:rsidR="006719BC" w14:paraId="06835B0B" w14:textId="77777777">
        <w:tblPrEx>
          <w:tblCellMar>
            <w:right w:w="120" w:type="dxa"/>
          </w:tblCellMar>
        </w:tblPrEx>
        <w:trPr>
          <w:trHeight w:val="409"/>
        </w:trPr>
        <w:tc>
          <w:tcPr>
            <w:tcW w:w="6834" w:type="dxa"/>
            <w:gridSpan w:val="2"/>
            <w:tcBorders>
              <w:top w:val="single" w:sz="5" w:space="0" w:color="000000"/>
              <w:left w:val="nil"/>
              <w:bottom w:val="single" w:sz="5" w:space="0" w:color="000000"/>
              <w:right w:val="nil"/>
            </w:tcBorders>
          </w:tcPr>
          <w:p w14:paraId="7F5B9512" w14:textId="77777777" w:rsidR="006719BC" w:rsidRDefault="001B5807">
            <w:pPr>
              <w:spacing w:after="0" w:line="259" w:lineRule="auto"/>
              <w:ind w:left="0" w:right="119" w:firstLine="0"/>
              <w:jc w:val="right"/>
            </w:pPr>
            <w:r>
              <w:t>Dropout</w:t>
            </w:r>
          </w:p>
        </w:tc>
        <w:tc>
          <w:tcPr>
            <w:tcW w:w="1352" w:type="dxa"/>
            <w:gridSpan w:val="2"/>
            <w:tcBorders>
              <w:top w:val="single" w:sz="5" w:space="0" w:color="000000"/>
              <w:left w:val="nil"/>
              <w:bottom w:val="single" w:sz="5" w:space="0" w:color="000000"/>
              <w:right w:val="nil"/>
            </w:tcBorders>
          </w:tcPr>
          <w:p w14:paraId="7772CCC5" w14:textId="77777777" w:rsidR="006719BC" w:rsidRDefault="001B5807">
            <w:pPr>
              <w:spacing w:after="0" w:line="259" w:lineRule="auto"/>
              <w:ind w:left="0" w:right="0" w:firstLine="0"/>
              <w:jc w:val="left"/>
            </w:pPr>
            <w:r>
              <w:t>Highschool</w:t>
            </w:r>
          </w:p>
        </w:tc>
        <w:tc>
          <w:tcPr>
            <w:tcW w:w="861" w:type="dxa"/>
            <w:gridSpan w:val="2"/>
            <w:tcBorders>
              <w:top w:val="single" w:sz="5" w:space="0" w:color="000000"/>
              <w:left w:val="nil"/>
              <w:bottom w:val="single" w:sz="5" w:space="0" w:color="000000"/>
              <w:right w:val="nil"/>
            </w:tcBorders>
          </w:tcPr>
          <w:p w14:paraId="0A269DE0" w14:textId="77777777" w:rsidR="006719BC" w:rsidRDefault="001B5807">
            <w:pPr>
              <w:spacing w:after="0" w:line="259" w:lineRule="auto"/>
              <w:ind w:left="0" w:right="0" w:firstLine="0"/>
              <w:jc w:val="left"/>
            </w:pPr>
            <w:r>
              <w:t>College</w:t>
            </w:r>
          </w:p>
        </w:tc>
      </w:tr>
      <w:tr w:rsidR="006719BC" w14:paraId="6CB0847C" w14:textId="77777777">
        <w:tblPrEx>
          <w:tblCellMar>
            <w:right w:w="120" w:type="dxa"/>
          </w:tblCellMar>
        </w:tblPrEx>
        <w:trPr>
          <w:trHeight w:val="345"/>
        </w:trPr>
        <w:tc>
          <w:tcPr>
            <w:tcW w:w="6834" w:type="dxa"/>
            <w:gridSpan w:val="2"/>
            <w:tcBorders>
              <w:top w:val="single" w:sz="5" w:space="0" w:color="000000"/>
              <w:left w:val="nil"/>
              <w:bottom w:val="nil"/>
              <w:right w:val="nil"/>
            </w:tcBorders>
          </w:tcPr>
          <w:p w14:paraId="78485F1A" w14:textId="77777777" w:rsidR="006719BC" w:rsidRDefault="001B5807">
            <w:pPr>
              <w:tabs>
                <w:tab w:val="center" w:pos="6222"/>
              </w:tabs>
              <w:spacing w:after="0" w:line="259" w:lineRule="auto"/>
              <w:ind w:left="0" w:right="0" w:firstLine="0"/>
              <w:jc w:val="left"/>
            </w:pPr>
            <w:r>
              <w:t>Percent of population</w:t>
            </w:r>
            <w:r>
              <w:tab/>
              <w:t>9.3</w:t>
            </w:r>
          </w:p>
        </w:tc>
        <w:tc>
          <w:tcPr>
            <w:tcW w:w="1352" w:type="dxa"/>
            <w:gridSpan w:val="2"/>
            <w:tcBorders>
              <w:top w:val="single" w:sz="5" w:space="0" w:color="000000"/>
              <w:left w:val="nil"/>
              <w:bottom w:val="nil"/>
              <w:right w:val="nil"/>
            </w:tcBorders>
          </w:tcPr>
          <w:p w14:paraId="0B756BCC" w14:textId="77777777" w:rsidR="006719BC" w:rsidRDefault="001B5807">
            <w:pPr>
              <w:spacing w:after="0" w:line="259" w:lineRule="auto"/>
              <w:ind w:left="349" w:right="0" w:firstLine="0"/>
              <w:jc w:val="left"/>
            </w:pPr>
            <w:r>
              <w:t>52.7</w:t>
            </w:r>
          </w:p>
        </w:tc>
        <w:tc>
          <w:tcPr>
            <w:tcW w:w="861" w:type="dxa"/>
            <w:gridSpan w:val="2"/>
            <w:tcBorders>
              <w:top w:val="single" w:sz="5" w:space="0" w:color="000000"/>
              <w:left w:val="nil"/>
              <w:bottom w:val="nil"/>
              <w:right w:val="nil"/>
            </w:tcBorders>
          </w:tcPr>
          <w:p w14:paraId="32B5349F" w14:textId="77777777" w:rsidR="006719BC" w:rsidRDefault="001B5807">
            <w:pPr>
              <w:spacing w:after="0" w:line="259" w:lineRule="auto"/>
              <w:ind w:left="163" w:right="0" w:firstLine="0"/>
              <w:jc w:val="left"/>
            </w:pPr>
            <w:r>
              <w:t>38.0</w:t>
            </w:r>
          </w:p>
        </w:tc>
      </w:tr>
      <w:tr w:rsidR="006719BC" w14:paraId="3DA353BE" w14:textId="77777777">
        <w:tblPrEx>
          <w:tblCellMar>
            <w:right w:w="120" w:type="dxa"/>
          </w:tblCellMar>
        </w:tblPrEx>
        <w:trPr>
          <w:trHeight w:val="289"/>
        </w:trPr>
        <w:tc>
          <w:tcPr>
            <w:tcW w:w="6834" w:type="dxa"/>
            <w:gridSpan w:val="2"/>
            <w:tcBorders>
              <w:top w:val="nil"/>
              <w:left w:val="nil"/>
              <w:bottom w:val="nil"/>
              <w:right w:val="nil"/>
            </w:tcBorders>
          </w:tcPr>
          <w:p w14:paraId="4AD78940" w14:textId="77777777" w:rsidR="006719BC" w:rsidRDefault="001B5807">
            <w:pPr>
              <w:tabs>
                <w:tab w:val="center" w:pos="6222"/>
              </w:tabs>
              <w:spacing w:after="0" w:line="259" w:lineRule="auto"/>
              <w:ind w:left="0" w:right="0" w:firstLine="0"/>
              <w:jc w:val="left"/>
            </w:pPr>
            <w:r>
              <w:t>Avg. quarterly PI of “newborn” agent ($1000)</w:t>
            </w:r>
            <w:r>
              <w:tab/>
              <w:t>6.2</w:t>
            </w:r>
          </w:p>
        </w:tc>
        <w:tc>
          <w:tcPr>
            <w:tcW w:w="1352" w:type="dxa"/>
            <w:gridSpan w:val="2"/>
            <w:tcBorders>
              <w:top w:val="nil"/>
              <w:left w:val="nil"/>
              <w:bottom w:val="nil"/>
              <w:right w:val="nil"/>
            </w:tcBorders>
          </w:tcPr>
          <w:p w14:paraId="49B92DFF" w14:textId="77777777" w:rsidR="006719BC" w:rsidRDefault="001B5807">
            <w:pPr>
              <w:spacing w:after="0" w:line="259" w:lineRule="auto"/>
              <w:ind w:left="349" w:right="0" w:firstLine="0"/>
              <w:jc w:val="left"/>
            </w:pPr>
            <w:r>
              <w:t>11.1</w:t>
            </w:r>
          </w:p>
        </w:tc>
        <w:tc>
          <w:tcPr>
            <w:tcW w:w="861" w:type="dxa"/>
            <w:gridSpan w:val="2"/>
            <w:tcBorders>
              <w:top w:val="nil"/>
              <w:left w:val="nil"/>
              <w:bottom w:val="nil"/>
              <w:right w:val="nil"/>
            </w:tcBorders>
          </w:tcPr>
          <w:p w14:paraId="60266FFE" w14:textId="77777777" w:rsidR="006719BC" w:rsidRDefault="001B5807">
            <w:pPr>
              <w:spacing w:after="0" w:line="259" w:lineRule="auto"/>
              <w:ind w:left="163" w:right="0" w:firstLine="0"/>
              <w:jc w:val="left"/>
            </w:pPr>
            <w:r>
              <w:t>14.5</w:t>
            </w:r>
          </w:p>
        </w:tc>
      </w:tr>
      <w:tr w:rsidR="006719BC" w14:paraId="5C0DEFF5" w14:textId="77777777">
        <w:tblPrEx>
          <w:tblCellMar>
            <w:right w:w="120" w:type="dxa"/>
          </w:tblCellMar>
        </w:tblPrEx>
        <w:trPr>
          <w:trHeight w:val="289"/>
        </w:trPr>
        <w:tc>
          <w:tcPr>
            <w:tcW w:w="6834" w:type="dxa"/>
            <w:gridSpan w:val="2"/>
            <w:tcBorders>
              <w:top w:val="nil"/>
              <w:left w:val="nil"/>
              <w:bottom w:val="nil"/>
              <w:right w:val="nil"/>
            </w:tcBorders>
          </w:tcPr>
          <w:p w14:paraId="3DD06C27" w14:textId="77777777" w:rsidR="006719BC" w:rsidRDefault="001B5807">
            <w:pPr>
              <w:tabs>
                <w:tab w:val="center" w:pos="6164"/>
              </w:tabs>
              <w:spacing w:after="0" w:line="259" w:lineRule="auto"/>
              <w:ind w:left="0" w:right="0" w:firstLine="0"/>
              <w:jc w:val="left"/>
            </w:pPr>
            <w:r>
              <w:t xml:space="preserve">Std. dev. of </w:t>
            </w:r>
            <w:proofErr w:type="gramStart"/>
            <w:r>
              <w:rPr>
                <w:rFonts w:ascii="Cambria" w:eastAsia="Cambria" w:hAnsi="Cambria" w:cs="Cambria"/>
              </w:rPr>
              <w:t>log(</w:t>
            </w:r>
            <w:proofErr w:type="gramEnd"/>
            <w:r>
              <w:t>PI</w:t>
            </w:r>
            <w:r>
              <w:rPr>
                <w:rFonts w:ascii="Cambria" w:eastAsia="Cambria" w:hAnsi="Cambria" w:cs="Cambria"/>
              </w:rPr>
              <w:t xml:space="preserve">) </w:t>
            </w:r>
            <w:r>
              <w:t>of “newborn” agent</w:t>
            </w:r>
            <w:r>
              <w:tab/>
              <w:t>0.32</w:t>
            </w:r>
          </w:p>
        </w:tc>
        <w:tc>
          <w:tcPr>
            <w:tcW w:w="1352" w:type="dxa"/>
            <w:gridSpan w:val="2"/>
            <w:tcBorders>
              <w:top w:val="nil"/>
              <w:left w:val="nil"/>
              <w:bottom w:val="nil"/>
              <w:right w:val="nil"/>
            </w:tcBorders>
          </w:tcPr>
          <w:p w14:paraId="7FD1DC9F" w14:textId="77777777" w:rsidR="006719BC" w:rsidRDefault="001B5807">
            <w:pPr>
              <w:spacing w:after="0" w:line="259" w:lineRule="auto"/>
              <w:ind w:left="348" w:right="0" w:firstLine="0"/>
              <w:jc w:val="left"/>
            </w:pPr>
            <w:r>
              <w:t>0.42</w:t>
            </w:r>
          </w:p>
        </w:tc>
        <w:tc>
          <w:tcPr>
            <w:tcW w:w="861" w:type="dxa"/>
            <w:gridSpan w:val="2"/>
            <w:tcBorders>
              <w:top w:val="nil"/>
              <w:left w:val="nil"/>
              <w:bottom w:val="nil"/>
              <w:right w:val="nil"/>
            </w:tcBorders>
          </w:tcPr>
          <w:p w14:paraId="3109B267" w14:textId="77777777" w:rsidR="006719BC" w:rsidRDefault="001B5807">
            <w:pPr>
              <w:spacing w:after="0" w:line="259" w:lineRule="auto"/>
              <w:ind w:left="163" w:right="0" w:firstLine="0"/>
              <w:jc w:val="left"/>
            </w:pPr>
            <w:r>
              <w:t>0.53</w:t>
            </w:r>
          </w:p>
        </w:tc>
      </w:tr>
      <w:tr w:rsidR="006719BC" w14:paraId="7A327157" w14:textId="77777777">
        <w:tblPrEx>
          <w:tblCellMar>
            <w:right w:w="120" w:type="dxa"/>
          </w:tblCellMar>
        </w:tblPrEx>
        <w:trPr>
          <w:trHeight w:val="289"/>
        </w:trPr>
        <w:tc>
          <w:tcPr>
            <w:tcW w:w="6834" w:type="dxa"/>
            <w:gridSpan w:val="2"/>
            <w:tcBorders>
              <w:top w:val="nil"/>
              <w:left w:val="nil"/>
              <w:bottom w:val="nil"/>
              <w:right w:val="nil"/>
            </w:tcBorders>
          </w:tcPr>
          <w:p w14:paraId="1DBB8257" w14:textId="77777777" w:rsidR="006719BC" w:rsidRDefault="001B5807">
            <w:pPr>
              <w:tabs>
                <w:tab w:val="center" w:pos="6164"/>
              </w:tabs>
              <w:spacing w:after="0" w:line="259" w:lineRule="auto"/>
              <w:ind w:left="0" w:right="0" w:firstLine="0"/>
              <w:jc w:val="left"/>
            </w:pPr>
            <w:r>
              <w:t>Avg. quarterly gross growth rate of PI (</w:t>
            </w:r>
            <w:proofErr w:type="spellStart"/>
            <w:r>
              <w:rPr>
                <w:rFonts w:ascii="Cambria" w:eastAsia="Cambria" w:hAnsi="Cambria" w:cs="Cambria"/>
              </w:rPr>
              <w:t>Γ</w:t>
            </w:r>
            <w:r>
              <w:rPr>
                <w:rFonts w:ascii="Cambria" w:eastAsia="Cambria" w:hAnsi="Cambria" w:cs="Cambria"/>
                <w:i/>
                <w:vertAlign w:val="subscript"/>
              </w:rPr>
              <w:t>e</w:t>
            </w:r>
            <w:proofErr w:type="spellEnd"/>
            <w:r>
              <w:t>)</w:t>
            </w:r>
            <w:r>
              <w:tab/>
              <w:t>1.0036</w:t>
            </w:r>
          </w:p>
        </w:tc>
        <w:tc>
          <w:tcPr>
            <w:tcW w:w="1352" w:type="dxa"/>
            <w:gridSpan w:val="2"/>
            <w:tcBorders>
              <w:top w:val="nil"/>
              <w:left w:val="nil"/>
              <w:bottom w:val="nil"/>
              <w:right w:val="nil"/>
            </w:tcBorders>
          </w:tcPr>
          <w:p w14:paraId="3D841281" w14:textId="77777777" w:rsidR="006719BC" w:rsidRDefault="001B5807">
            <w:pPr>
              <w:spacing w:after="0" w:line="259" w:lineRule="auto"/>
              <w:ind w:left="231" w:right="0" w:firstLine="0"/>
              <w:jc w:val="left"/>
            </w:pPr>
            <w:r>
              <w:t>1.0045</w:t>
            </w:r>
          </w:p>
        </w:tc>
        <w:tc>
          <w:tcPr>
            <w:tcW w:w="861" w:type="dxa"/>
            <w:gridSpan w:val="2"/>
            <w:tcBorders>
              <w:top w:val="nil"/>
              <w:left w:val="nil"/>
              <w:bottom w:val="nil"/>
              <w:right w:val="nil"/>
            </w:tcBorders>
          </w:tcPr>
          <w:p w14:paraId="0EC6C2F9" w14:textId="77777777" w:rsidR="006719BC" w:rsidRDefault="001B5807">
            <w:pPr>
              <w:spacing w:after="0" w:line="259" w:lineRule="auto"/>
              <w:ind w:left="46" w:right="0" w:firstLine="0"/>
              <w:jc w:val="left"/>
            </w:pPr>
            <w:r>
              <w:t>1.0049</w:t>
            </w:r>
          </w:p>
        </w:tc>
      </w:tr>
      <w:tr w:rsidR="006719BC" w14:paraId="549AA57B" w14:textId="77777777">
        <w:tblPrEx>
          <w:tblCellMar>
            <w:right w:w="120" w:type="dxa"/>
          </w:tblCellMar>
        </w:tblPrEx>
        <w:trPr>
          <w:trHeight w:val="289"/>
        </w:trPr>
        <w:tc>
          <w:tcPr>
            <w:tcW w:w="6834" w:type="dxa"/>
            <w:gridSpan w:val="2"/>
            <w:tcBorders>
              <w:top w:val="nil"/>
              <w:left w:val="nil"/>
              <w:bottom w:val="nil"/>
              <w:right w:val="nil"/>
            </w:tcBorders>
          </w:tcPr>
          <w:p w14:paraId="7C332138" w14:textId="77777777" w:rsidR="006719BC" w:rsidRDefault="001B5807">
            <w:pPr>
              <w:tabs>
                <w:tab w:val="center" w:pos="6222"/>
              </w:tabs>
              <w:spacing w:after="0" w:line="259" w:lineRule="auto"/>
              <w:ind w:left="0" w:right="0" w:firstLine="0"/>
              <w:jc w:val="left"/>
            </w:pPr>
            <w:r>
              <w:t>Unemployment rate in normal times (percent)</w:t>
            </w:r>
            <w:r>
              <w:tab/>
              <w:t>8.5</w:t>
            </w:r>
          </w:p>
        </w:tc>
        <w:tc>
          <w:tcPr>
            <w:tcW w:w="1352" w:type="dxa"/>
            <w:gridSpan w:val="2"/>
            <w:tcBorders>
              <w:top w:val="nil"/>
              <w:left w:val="nil"/>
              <w:bottom w:val="nil"/>
              <w:right w:val="nil"/>
            </w:tcBorders>
          </w:tcPr>
          <w:p w14:paraId="508E630B" w14:textId="77777777" w:rsidR="006719BC" w:rsidRDefault="001B5807">
            <w:pPr>
              <w:spacing w:after="0" w:line="259" w:lineRule="auto"/>
              <w:ind w:left="0" w:right="3" w:firstLine="0"/>
              <w:jc w:val="center"/>
            </w:pPr>
            <w:r>
              <w:t>4.4</w:t>
            </w:r>
          </w:p>
        </w:tc>
        <w:tc>
          <w:tcPr>
            <w:tcW w:w="861" w:type="dxa"/>
            <w:gridSpan w:val="2"/>
            <w:tcBorders>
              <w:top w:val="nil"/>
              <w:left w:val="nil"/>
              <w:bottom w:val="nil"/>
              <w:right w:val="nil"/>
            </w:tcBorders>
          </w:tcPr>
          <w:p w14:paraId="017A8706" w14:textId="77777777" w:rsidR="006719BC" w:rsidRDefault="001B5807">
            <w:pPr>
              <w:spacing w:after="0" w:line="259" w:lineRule="auto"/>
              <w:ind w:left="117" w:right="0" w:firstLine="0"/>
              <w:jc w:val="center"/>
            </w:pPr>
            <w:r>
              <w:t>2.7</w:t>
            </w:r>
          </w:p>
        </w:tc>
      </w:tr>
      <w:tr w:rsidR="006719BC" w14:paraId="44D2DE2F" w14:textId="77777777">
        <w:tblPrEx>
          <w:tblCellMar>
            <w:right w:w="120" w:type="dxa"/>
          </w:tblCellMar>
        </w:tblPrEx>
        <w:trPr>
          <w:trHeight w:val="356"/>
        </w:trPr>
        <w:tc>
          <w:tcPr>
            <w:tcW w:w="6834" w:type="dxa"/>
            <w:gridSpan w:val="2"/>
            <w:tcBorders>
              <w:top w:val="nil"/>
              <w:left w:val="nil"/>
              <w:bottom w:val="single" w:sz="7" w:space="0" w:color="000000"/>
              <w:right w:val="nil"/>
            </w:tcBorders>
          </w:tcPr>
          <w:p w14:paraId="4BCB3148" w14:textId="77777777" w:rsidR="006719BC" w:rsidRDefault="001B5807">
            <w:pPr>
              <w:tabs>
                <w:tab w:val="center" w:pos="5000"/>
                <w:tab w:val="center" w:pos="6222"/>
              </w:tabs>
              <w:spacing w:after="0" w:line="259" w:lineRule="auto"/>
              <w:ind w:left="0" w:right="0" w:firstLine="0"/>
              <w:jc w:val="left"/>
            </w:pPr>
            <w:r>
              <w:t>Probability of entering unemployment (</w:t>
            </w:r>
            <w:r>
              <w:rPr>
                <w:noProof/>
              </w:rPr>
              <w:drawing>
                <wp:inline distT="0" distB="0" distL="0" distR="0" wp14:anchorId="30B15479" wp14:editId="1E027310">
                  <wp:extent cx="195072" cy="143256"/>
                  <wp:effectExtent l="0" t="0" r="0" b="0"/>
                  <wp:docPr id="61842" name="Picture 61842"/>
                  <wp:cNvGraphicFramePr/>
                  <a:graphic xmlns:a="http://schemas.openxmlformats.org/drawingml/2006/main">
                    <a:graphicData uri="http://schemas.openxmlformats.org/drawingml/2006/picture">
                      <pic:pic xmlns:pic="http://schemas.openxmlformats.org/drawingml/2006/picture">
                        <pic:nvPicPr>
                          <pic:cNvPr id="61842" name="Picture 61842"/>
                          <pic:cNvPicPr/>
                        </pic:nvPicPr>
                        <pic:blipFill>
                          <a:blip r:embed="rId27"/>
                          <a:stretch>
                            <a:fillRect/>
                          </a:stretch>
                        </pic:blipFill>
                        <pic:spPr>
                          <a:xfrm>
                            <a:off x="0" y="0"/>
                            <a:ext cx="195072" cy="143256"/>
                          </a:xfrm>
                          <a:prstGeom prst="rect">
                            <a:avLst/>
                          </a:prstGeom>
                        </pic:spPr>
                      </pic:pic>
                    </a:graphicData>
                  </a:graphic>
                </wp:inline>
              </w:drawing>
            </w:r>
            <w:r>
              <w:tab/>
              <w:t>, percent)</w:t>
            </w:r>
            <w:r>
              <w:tab/>
              <w:t>6.2</w:t>
            </w:r>
          </w:p>
        </w:tc>
        <w:tc>
          <w:tcPr>
            <w:tcW w:w="1352" w:type="dxa"/>
            <w:gridSpan w:val="2"/>
            <w:tcBorders>
              <w:top w:val="nil"/>
              <w:left w:val="nil"/>
              <w:bottom w:val="single" w:sz="7" w:space="0" w:color="000000"/>
              <w:right w:val="nil"/>
            </w:tcBorders>
          </w:tcPr>
          <w:p w14:paraId="4D2E750A" w14:textId="77777777" w:rsidR="006719BC" w:rsidRDefault="001B5807">
            <w:pPr>
              <w:spacing w:after="0" w:line="259" w:lineRule="auto"/>
              <w:ind w:left="0" w:right="2" w:firstLine="0"/>
              <w:jc w:val="center"/>
            </w:pPr>
            <w:r>
              <w:t>3.1</w:t>
            </w:r>
          </w:p>
        </w:tc>
        <w:tc>
          <w:tcPr>
            <w:tcW w:w="861" w:type="dxa"/>
            <w:gridSpan w:val="2"/>
            <w:tcBorders>
              <w:top w:val="nil"/>
              <w:left w:val="nil"/>
              <w:bottom w:val="single" w:sz="7" w:space="0" w:color="000000"/>
              <w:right w:val="nil"/>
            </w:tcBorders>
          </w:tcPr>
          <w:p w14:paraId="0A4CF154" w14:textId="77777777" w:rsidR="006719BC" w:rsidRDefault="001B5807">
            <w:pPr>
              <w:spacing w:after="0" w:line="259" w:lineRule="auto"/>
              <w:ind w:left="117" w:right="0" w:firstLine="0"/>
              <w:jc w:val="center"/>
            </w:pPr>
            <w:r>
              <w:t>1.8</w:t>
            </w:r>
          </w:p>
        </w:tc>
      </w:tr>
    </w:tbl>
    <w:p w14:paraId="68A29387" w14:textId="77777777" w:rsidR="006719BC" w:rsidRDefault="001B5807">
      <w:pPr>
        <w:spacing w:after="36" w:line="255" w:lineRule="auto"/>
        <w:ind w:left="120" w:right="0" w:firstLine="0"/>
      </w:pPr>
      <w:r>
        <w:rPr>
          <w:sz w:val="22"/>
        </w:rPr>
        <w:t xml:space="preserve">Note: The first three rows show numbers from the 2004 SCF. The fourth row are averages of growth rates from </w:t>
      </w:r>
      <w:r>
        <w:rPr>
          <w:color w:val="19184C"/>
          <w:sz w:val="22"/>
        </w:rPr>
        <w:t xml:space="preserve">Carroll, Crawley, </w:t>
      </w:r>
      <w:proofErr w:type="spellStart"/>
      <w:r>
        <w:rPr>
          <w:color w:val="19184C"/>
          <w:sz w:val="22"/>
        </w:rPr>
        <w:t>Slacalek</w:t>
      </w:r>
      <w:proofErr w:type="spellEnd"/>
      <w:r>
        <w:rPr>
          <w:color w:val="19184C"/>
          <w:sz w:val="22"/>
        </w:rPr>
        <w:t xml:space="preserve">, and White </w:t>
      </w:r>
      <w:r>
        <w:rPr>
          <w:sz w:val="22"/>
        </w:rPr>
        <w:t>(</w:t>
      </w:r>
      <w:r>
        <w:rPr>
          <w:color w:val="19184C"/>
          <w:sz w:val="22"/>
        </w:rPr>
        <w:t>2020</w:t>
      </w:r>
      <w:r>
        <w:rPr>
          <w:sz w:val="22"/>
        </w:rPr>
        <w:t>). The fifth row are numbers for 2004 from statista.com, and the sixth row are calculated from these unemployment rates.</w:t>
      </w:r>
    </w:p>
    <w:p w14:paraId="400295CF" w14:textId="77777777" w:rsidR="006719BC" w:rsidRDefault="001B5807">
      <w:pPr>
        <w:spacing w:after="53" w:line="259" w:lineRule="auto"/>
        <w:ind w:left="120" w:right="0" w:firstLine="0"/>
        <w:jc w:val="left"/>
      </w:pPr>
      <w:r>
        <w:rPr>
          <w:noProof/>
          <w:sz w:val="22"/>
        </w:rPr>
        <mc:AlternateContent>
          <mc:Choice Requires="wpg">
            <w:drawing>
              <wp:inline distT="0" distB="0" distL="0" distR="0" wp14:anchorId="5F04DCC4" wp14:editId="58962EA2">
                <wp:extent cx="3926955" cy="11887"/>
                <wp:effectExtent l="0" t="0" r="0" b="0"/>
                <wp:docPr id="51543" name="Group 51543"/>
                <wp:cNvGraphicFramePr/>
                <a:graphic xmlns:a="http://schemas.openxmlformats.org/drawingml/2006/main">
                  <a:graphicData uri="http://schemas.microsoft.com/office/word/2010/wordprocessingGroup">
                    <wpg:wgp>
                      <wpg:cNvGrpSpPr/>
                      <wpg:grpSpPr>
                        <a:xfrm>
                          <a:off x="0" y="0"/>
                          <a:ext cx="3926955" cy="11887"/>
                          <a:chOff x="0" y="0"/>
                          <a:chExt cx="3926955" cy="11887"/>
                        </a:xfrm>
                      </wpg:grpSpPr>
                      <wps:wsp>
                        <wps:cNvPr id="2003" name="Shape 2003"/>
                        <wps:cNvSpPr/>
                        <wps:spPr>
                          <a:xfrm>
                            <a:off x="0" y="0"/>
                            <a:ext cx="3926955" cy="0"/>
                          </a:xfrm>
                          <a:custGeom>
                            <a:avLst/>
                            <a:gdLst/>
                            <a:ahLst/>
                            <a:cxnLst/>
                            <a:rect l="0" t="0" r="0" b="0"/>
                            <a:pathLst>
                              <a:path w="3926955">
                                <a:moveTo>
                                  <a:pt x="0" y="0"/>
                                </a:moveTo>
                                <a:lnTo>
                                  <a:pt x="392695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43" style="width:309.209pt;height:0.936pt;mso-position-horizontal-relative:char;mso-position-vertical-relative:line" coordsize="39269,118">
                <v:shape id="Shape 2003" style="position:absolute;width:39269;height:0;left:0;top:0;" coordsize="3926955,0" path="m0,0l3926955,0">
                  <v:stroke weight="0.936pt" endcap="flat" joinstyle="miter" miterlimit="10" on="true" color="#000000"/>
                  <v:fill on="false" color="#000000" opacity="0"/>
                </v:shape>
              </v:group>
            </w:pict>
          </mc:Fallback>
        </mc:AlternateContent>
      </w:r>
    </w:p>
    <w:p w14:paraId="3E39F207" w14:textId="77777777" w:rsidR="006719BC" w:rsidRDefault="001B5807">
      <w:pPr>
        <w:ind w:left="249" w:right="288"/>
      </w:pPr>
      <w:r>
        <w:t>Panel (C) Parameters describing policy experiments</w:t>
      </w:r>
    </w:p>
    <w:tbl>
      <w:tblPr>
        <w:tblStyle w:val="TableGrid"/>
        <w:tblW w:w="6184" w:type="dxa"/>
        <w:tblInd w:w="120" w:type="dxa"/>
        <w:tblCellMar>
          <w:right w:w="115" w:type="dxa"/>
        </w:tblCellMar>
        <w:tblLook w:val="04A0" w:firstRow="1" w:lastRow="0" w:firstColumn="1" w:lastColumn="0" w:noHBand="0" w:noVBand="1"/>
      </w:tblPr>
      <w:tblGrid>
        <w:gridCol w:w="4998"/>
        <w:gridCol w:w="1186"/>
      </w:tblGrid>
      <w:tr w:rsidR="006719BC" w14:paraId="74D675E0" w14:textId="77777777">
        <w:trPr>
          <w:trHeight w:val="409"/>
        </w:trPr>
        <w:tc>
          <w:tcPr>
            <w:tcW w:w="4998" w:type="dxa"/>
            <w:tcBorders>
              <w:top w:val="single" w:sz="5" w:space="0" w:color="000000"/>
              <w:left w:val="nil"/>
              <w:bottom w:val="single" w:sz="5" w:space="0" w:color="000000"/>
              <w:right w:val="nil"/>
            </w:tcBorders>
          </w:tcPr>
          <w:p w14:paraId="5006C97D" w14:textId="77777777" w:rsidR="006719BC" w:rsidRDefault="001B5807">
            <w:pPr>
              <w:spacing w:after="0" w:line="259" w:lineRule="auto"/>
              <w:ind w:left="120" w:right="0" w:firstLine="0"/>
              <w:jc w:val="left"/>
            </w:pPr>
            <w:r>
              <w:t>Parameter</w:t>
            </w:r>
          </w:p>
        </w:tc>
        <w:tc>
          <w:tcPr>
            <w:tcW w:w="1186" w:type="dxa"/>
            <w:tcBorders>
              <w:top w:val="single" w:sz="5" w:space="0" w:color="000000"/>
              <w:left w:val="nil"/>
              <w:bottom w:val="single" w:sz="5" w:space="0" w:color="000000"/>
              <w:right w:val="nil"/>
            </w:tcBorders>
          </w:tcPr>
          <w:p w14:paraId="2F6C9D2C" w14:textId="77777777" w:rsidR="006719BC" w:rsidRDefault="001B5807">
            <w:pPr>
              <w:spacing w:after="0" w:line="259" w:lineRule="auto"/>
              <w:ind w:left="247" w:right="0" w:firstLine="0"/>
              <w:jc w:val="left"/>
            </w:pPr>
            <w:r>
              <w:t>Value</w:t>
            </w:r>
          </w:p>
        </w:tc>
      </w:tr>
      <w:tr w:rsidR="006719BC" w14:paraId="748ECC56" w14:textId="77777777">
        <w:trPr>
          <w:trHeight w:val="345"/>
        </w:trPr>
        <w:tc>
          <w:tcPr>
            <w:tcW w:w="4998" w:type="dxa"/>
            <w:tcBorders>
              <w:top w:val="single" w:sz="5" w:space="0" w:color="000000"/>
              <w:left w:val="nil"/>
              <w:bottom w:val="nil"/>
              <w:right w:val="nil"/>
            </w:tcBorders>
          </w:tcPr>
          <w:p w14:paraId="62750ADC" w14:textId="77777777" w:rsidR="006719BC" w:rsidRDefault="001B5807">
            <w:pPr>
              <w:spacing w:after="0" w:line="259" w:lineRule="auto"/>
              <w:ind w:left="120" w:right="0" w:firstLine="0"/>
              <w:jc w:val="left"/>
            </w:pPr>
            <w:r>
              <w:t>Change in unemployment rates in a recession</w:t>
            </w:r>
          </w:p>
        </w:tc>
        <w:tc>
          <w:tcPr>
            <w:tcW w:w="1186" w:type="dxa"/>
            <w:tcBorders>
              <w:top w:val="single" w:sz="5" w:space="0" w:color="000000"/>
              <w:left w:val="nil"/>
              <w:bottom w:val="nil"/>
              <w:right w:val="nil"/>
            </w:tcBorders>
          </w:tcPr>
          <w:p w14:paraId="3F2E76C2" w14:textId="77777777" w:rsidR="006719BC" w:rsidRDefault="001B5807">
            <w:pPr>
              <w:spacing w:after="0" w:line="259" w:lineRule="auto"/>
              <w:ind w:left="382" w:right="0" w:firstLine="0"/>
              <w:jc w:val="left"/>
            </w:pPr>
            <w:r>
              <w:rPr>
                <w:rFonts w:ascii="Cambria" w:eastAsia="Cambria" w:hAnsi="Cambria" w:cs="Cambria"/>
              </w:rPr>
              <w:t>×2</w:t>
            </w:r>
          </w:p>
        </w:tc>
      </w:tr>
      <w:tr w:rsidR="006719BC" w14:paraId="10D8CC88" w14:textId="77777777">
        <w:trPr>
          <w:trHeight w:val="289"/>
        </w:trPr>
        <w:tc>
          <w:tcPr>
            <w:tcW w:w="4998" w:type="dxa"/>
            <w:tcBorders>
              <w:top w:val="nil"/>
              <w:left w:val="nil"/>
              <w:bottom w:val="nil"/>
              <w:right w:val="nil"/>
            </w:tcBorders>
          </w:tcPr>
          <w:p w14:paraId="2541F39C" w14:textId="77777777" w:rsidR="006719BC" w:rsidRDefault="001B5807">
            <w:pPr>
              <w:spacing w:after="0" w:line="259" w:lineRule="auto"/>
              <w:ind w:left="120" w:right="0" w:firstLine="0"/>
              <w:jc w:val="left"/>
            </w:pPr>
            <w:r>
              <w:t>Expected unemployment spell in a recession</w:t>
            </w:r>
          </w:p>
        </w:tc>
        <w:tc>
          <w:tcPr>
            <w:tcW w:w="1186" w:type="dxa"/>
            <w:tcBorders>
              <w:top w:val="nil"/>
              <w:left w:val="nil"/>
              <w:bottom w:val="nil"/>
              <w:right w:val="nil"/>
            </w:tcBorders>
          </w:tcPr>
          <w:p w14:paraId="6E2B5E98" w14:textId="77777777" w:rsidR="006719BC" w:rsidRDefault="001B5807">
            <w:pPr>
              <w:spacing w:after="0" w:line="259" w:lineRule="auto"/>
              <w:ind w:left="16" w:right="0" w:firstLine="0"/>
              <w:jc w:val="left"/>
            </w:pPr>
            <w:r>
              <w:t>4 quarters</w:t>
            </w:r>
          </w:p>
        </w:tc>
      </w:tr>
      <w:tr w:rsidR="006719BC" w14:paraId="3C0CB5B2" w14:textId="77777777">
        <w:trPr>
          <w:trHeight w:val="289"/>
        </w:trPr>
        <w:tc>
          <w:tcPr>
            <w:tcW w:w="4998" w:type="dxa"/>
            <w:tcBorders>
              <w:top w:val="nil"/>
              <w:left w:val="nil"/>
              <w:bottom w:val="nil"/>
              <w:right w:val="nil"/>
            </w:tcBorders>
          </w:tcPr>
          <w:p w14:paraId="682B32AE" w14:textId="77777777" w:rsidR="006719BC" w:rsidRDefault="001B5807">
            <w:pPr>
              <w:spacing w:after="0" w:line="259" w:lineRule="auto"/>
              <w:ind w:left="120" w:right="0" w:firstLine="0"/>
              <w:jc w:val="left"/>
            </w:pPr>
            <w:r>
              <w:t>Average length of recession</w:t>
            </w:r>
          </w:p>
        </w:tc>
        <w:tc>
          <w:tcPr>
            <w:tcW w:w="1186" w:type="dxa"/>
            <w:tcBorders>
              <w:top w:val="nil"/>
              <w:left w:val="nil"/>
              <w:bottom w:val="nil"/>
              <w:right w:val="nil"/>
            </w:tcBorders>
          </w:tcPr>
          <w:p w14:paraId="5C441CAB" w14:textId="77777777" w:rsidR="006719BC" w:rsidRDefault="001B5807">
            <w:pPr>
              <w:spacing w:after="0" w:line="259" w:lineRule="auto"/>
              <w:ind w:left="16" w:right="0" w:firstLine="0"/>
              <w:jc w:val="left"/>
            </w:pPr>
            <w:r>
              <w:t>6 quarters</w:t>
            </w:r>
          </w:p>
        </w:tc>
      </w:tr>
      <w:tr w:rsidR="006719BC" w14:paraId="6A7073FC" w14:textId="77777777">
        <w:trPr>
          <w:trHeight w:val="289"/>
        </w:trPr>
        <w:tc>
          <w:tcPr>
            <w:tcW w:w="4998" w:type="dxa"/>
            <w:tcBorders>
              <w:top w:val="nil"/>
              <w:left w:val="nil"/>
              <w:bottom w:val="nil"/>
              <w:right w:val="nil"/>
            </w:tcBorders>
          </w:tcPr>
          <w:p w14:paraId="4EA344E1" w14:textId="77777777" w:rsidR="006719BC" w:rsidRDefault="001B5807">
            <w:pPr>
              <w:spacing w:after="0" w:line="259" w:lineRule="auto"/>
              <w:ind w:left="120" w:right="0" w:firstLine="0"/>
              <w:jc w:val="left"/>
            </w:pPr>
            <w:r>
              <w:t>Size of stimulus check</w:t>
            </w:r>
          </w:p>
        </w:tc>
        <w:tc>
          <w:tcPr>
            <w:tcW w:w="1186" w:type="dxa"/>
            <w:tcBorders>
              <w:top w:val="nil"/>
              <w:left w:val="nil"/>
              <w:bottom w:val="nil"/>
              <w:right w:val="nil"/>
            </w:tcBorders>
          </w:tcPr>
          <w:p w14:paraId="6896560F" w14:textId="77777777" w:rsidR="006719BC" w:rsidRDefault="001B5807">
            <w:pPr>
              <w:spacing w:after="0" w:line="259" w:lineRule="auto"/>
              <w:ind w:left="208" w:right="0" w:firstLine="0"/>
              <w:jc w:val="left"/>
            </w:pPr>
            <w:r>
              <w:t>$1,200</w:t>
            </w:r>
          </w:p>
        </w:tc>
      </w:tr>
      <w:tr w:rsidR="006719BC" w14:paraId="07BABDB5" w14:textId="77777777">
        <w:trPr>
          <w:trHeight w:val="289"/>
        </w:trPr>
        <w:tc>
          <w:tcPr>
            <w:tcW w:w="4998" w:type="dxa"/>
            <w:tcBorders>
              <w:top w:val="nil"/>
              <w:left w:val="nil"/>
              <w:bottom w:val="nil"/>
              <w:right w:val="nil"/>
            </w:tcBorders>
          </w:tcPr>
          <w:p w14:paraId="771E7205" w14:textId="77777777" w:rsidR="006719BC" w:rsidRDefault="001B5807">
            <w:pPr>
              <w:spacing w:after="0" w:line="259" w:lineRule="auto"/>
              <w:ind w:left="120" w:right="0" w:firstLine="0"/>
              <w:jc w:val="left"/>
            </w:pPr>
            <w:r>
              <w:t>PI threshold for reducing check size</w:t>
            </w:r>
          </w:p>
        </w:tc>
        <w:tc>
          <w:tcPr>
            <w:tcW w:w="1186" w:type="dxa"/>
            <w:tcBorders>
              <w:top w:val="nil"/>
              <w:left w:val="nil"/>
              <w:bottom w:val="nil"/>
              <w:right w:val="nil"/>
            </w:tcBorders>
          </w:tcPr>
          <w:p w14:paraId="66092419" w14:textId="77777777" w:rsidR="006719BC" w:rsidRDefault="001B5807">
            <w:pPr>
              <w:spacing w:after="0" w:line="259" w:lineRule="auto"/>
              <w:ind w:left="91" w:right="0" w:firstLine="0"/>
              <w:jc w:val="left"/>
            </w:pPr>
            <w:r>
              <w:t>$100,000</w:t>
            </w:r>
          </w:p>
        </w:tc>
      </w:tr>
      <w:tr w:rsidR="006719BC" w14:paraId="4D3529A1" w14:textId="77777777">
        <w:trPr>
          <w:trHeight w:val="289"/>
        </w:trPr>
        <w:tc>
          <w:tcPr>
            <w:tcW w:w="4998" w:type="dxa"/>
            <w:tcBorders>
              <w:top w:val="nil"/>
              <w:left w:val="nil"/>
              <w:bottom w:val="nil"/>
              <w:right w:val="nil"/>
            </w:tcBorders>
          </w:tcPr>
          <w:p w14:paraId="220C8E70" w14:textId="77777777" w:rsidR="006719BC" w:rsidRDefault="001B5807">
            <w:pPr>
              <w:spacing w:after="0" w:line="259" w:lineRule="auto"/>
              <w:ind w:left="120" w:right="0" w:firstLine="0"/>
              <w:jc w:val="left"/>
            </w:pPr>
            <w:r>
              <w:t>PI threshold for not receiving check</w:t>
            </w:r>
          </w:p>
        </w:tc>
        <w:tc>
          <w:tcPr>
            <w:tcW w:w="1186" w:type="dxa"/>
            <w:tcBorders>
              <w:top w:val="nil"/>
              <w:left w:val="nil"/>
              <w:bottom w:val="nil"/>
              <w:right w:val="nil"/>
            </w:tcBorders>
          </w:tcPr>
          <w:p w14:paraId="56C135AE" w14:textId="77777777" w:rsidR="006719BC" w:rsidRDefault="001B5807">
            <w:pPr>
              <w:spacing w:after="0" w:line="259" w:lineRule="auto"/>
              <w:ind w:left="91" w:right="0" w:firstLine="0"/>
              <w:jc w:val="left"/>
            </w:pPr>
            <w:r>
              <w:t>$150,000</w:t>
            </w:r>
          </w:p>
        </w:tc>
      </w:tr>
      <w:tr w:rsidR="006719BC" w14:paraId="3251CDE4" w14:textId="77777777">
        <w:trPr>
          <w:trHeight w:val="289"/>
        </w:trPr>
        <w:tc>
          <w:tcPr>
            <w:tcW w:w="4998" w:type="dxa"/>
            <w:tcBorders>
              <w:top w:val="nil"/>
              <w:left w:val="nil"/>
              <w:bottom w:val="nil"/>
              <w:right w:val="nil"/>
            </w:tcBorders>
          </w:tcPr>
          <w:p w14:paraId="0B8AE207" w14:textId="77777777" w:rsidR="006719BC" w:rsidRDefault="001B5807">
            <w:pPr>
              <w:spacing w:after="0" w:line="259" w:lineRule="auto"/>
              <w:ind w:left="120" w:right="0" w:firstLine="0"/>
              <w:jc w:val="left"/>
            </w:pPr>
            <w:r>
              <w:t>Extended unemployment benefits</w:t>
            </w:r>
          </w:p>
        </w:tc>
        <w:tc>
          <w:tcPr>
            <w:tcW w:w="1186" w:type="dxa"/>
            <w:tcBorders>
              <w:top w:val="nil"/>
              <w:left w:val="nil"/>
              <w:bottom w:val="nil"/>
              <w:right w:val="nil"/>
            </w:tcBorders>
          </w:tcPr>
          <w:p w14:paraId="6A0DE688" w14:textId="77777777" w:rsidR="006719BC" w:rsidRDefault="001B5807">
            <w:pPr>
              <w:spacing w:after="0" w:line="259" w:lineRule="auto"/>
              <w:ind w:left="16" w:right="0" w:firstLine="0"/>
              <w:jc w:val="left"/>
            </w:pPr>
            <w:r>
              <w:t>4 quarters</w:t>
            </w:r>
          </w:p>
        </w:tc>
      </w:tr>
      <w:tr w:rsidR="006719BC" w14:paraId="5667CE67" w14:textId="77777777">
        <w:trPr>
          <w:trHeight w:val="289"/>
        </w:trPr>
        <w:tc>
          <w:tcPr>
            <w:tcW w:w="4998" w:type="dxa"/>
            <w:tcBorders>
              <w:top w:val="nil"/>
              <w:left w:val="nil"/>
              <w:bottom w:val="nil"/>
              <w:right w:val="nil"/>
            </w:tcBorders>
          </w:tcPr>
          <w:p w14:paraId="07547F8B" w14:textId="77777777" w:rsidR="006719BC" w:rsidRDefault="001B5807">
            <w:pPr>
              <w:spacing w:after="0" w:line="259" w:lineRule="auto"/>
              <w:ind w:left="120" w:right="0" w:firstLine="0"/>
              <w:jc w:val="left"/>
            </w:pPr>
            <w:r>
              <w:t>Length of payroll tax cut</w:t>
            </w:r>
          </w:p>
        </w:tc>
        <w:tc>
          <w:tcPr>
            <w:tcW w:w="1186" w:type="dxa"/>
            <w:tcBorders>
              <w:top w:val="nil"/>
              <w:left w:val="nil"/>
              <w:bottom w:val="nil"/>
              <w:right w:val="nil"/>
            </w:tcBorders>
          </w:tcPr>
          <w:p w14:paraId="4FADB78F" w14:textId="77777777" w:rsidR="006719BC" w:rsidRDefault="001B5807">
            <w:pPr>
              <w:spacing w:after="0" w:line="259" w:lineRule="auto"/>
              <w:ind w:left="16" w:right="0" w:firstLine="0"/>
              <w:jc w:val="left"/>
            </w:pPr>
            <w:r>
              <w:t>8 quarters</w:t>
            </w:r>
          </w:p>
        </w:tc>
      </w:tr>
      <w:tr w:rsidR="006719BC" w14:paraId="1A1468FA" w14:textId="77777777">
        <w:trPr>
          <w:trHeight w:val="289"/>
        </w:trPr>
        <w:tc>
          <w:tcPr>
            <w:tcW w:w="4998" w:type="dxa"/>
            <w:tcBorders>
              <w:top w:val="nil"/>
              <w:left w:val="nil"/>
              <w:bottom w:val="nil"/>
              <w:right w:val="nil"/>
            </w:tcBorders>
          </w:tcPr>
          <w:p w14:paraId="67661D02" w14:textId="77777777" w:rsidR="006719BC" w:rsidRDefault="001B5807">
            <w:pPr>
              <w:spacing w:after="0" w:line="259" w:lineRule="auto"/>
              <w:ind w:left="120" w:right="0" w:firstLine="0"/>
              <w:jc w:val="left"/>
            </w:pPr>
            <w:r>
              <w:t xml:space="preserve">Income </w:t>
            </w:r>
            <w:proofErr w:type="gramStart"/>
            <w:r>
              <w:t>increase</w:t>
            </w:r>
            <w:proofErr w:type="gramEnd"/>
            <w:r>
              <w:t xml:space="preserve"> from payroll tax cut</w:t>
            </w:r>
          </w:p>
        </w:tc>
        <w:tc>
          <w:tcPr>
            <w:tcW w:w="1186" w:type="dxa"/>
            <w:tcBorders>
              <w:top w:val="nil"/>
              <w:left w:val="nil"/>
              <w:bottom w:val="nil"/>
              <w:right w:val="nil"/>
            </w:tcBorders>
          </w:tcPr>
          <w:p w14:paraId="5373BC87" w14:textId="77777777" w:rsidR="006719BC" w:rsidRDefault="001B5807">
            <w:pPr>
              <w:spacing w:after="0" w:line="259" w:lineRule="auto"/>
              <w:ind w:left="59" w:right="0" w:firstLine="0"/>
              <w:jc w:val="left"/>
            </w:pPr>
            <w:r>
              <w:t>2 percent</w:t>
            </w:r>
          </w:p>
        </w:tc>
      </w:tr>
      <w:tr w:rsidR="006719BC" w14:paraId="1ABB85EA" w14:textId="77777777">
        <w:trPr>
          <w:trHeight w:val="356"/>
        </w:trPr>
        <w:tc>
          <w:tcPr>
            <w:tcW w:w="4998" w:type="dxa"/>
            <w:tcBorders>
              <w:top w:val="nil"/>
              <w:left w:val="nil"/>
              <w:bottom w:val="single" w:sz="7" w:space="0" w:color="000000"/>
              <w:right w:val="nil"/>
            </w:tcBorders>
          </w:tcPr>
          <w:p w14:paraId="1C0C01CF" w14:textId="77777777" w:rsidR="006719BC" w:rsidRDefault="001B5807">
            <w:pPr>
              <w:spacing w:after="0" w:line="259" w:lineRule="auto"/>
              <w:ind w:left="120" w:right="0" w:firstLine="0"/>
              <w:jc w:val="left"/>
            </w:pPr>
            <w:r>
              <w:t>Belief (probability) that tax cut is extended</w:t>
            </w:r>
          </w:p>
        </w:tc>
        <w:tc>
          <w:tcPr>
            <w:tcW w:w="1186" w:type="dxa"/>
            <w:tcBorders>
              <w:top w:val="nil"/>
              <w:left w:val="nil"/>
              <w:bottom w:val="single" w:sz="7" w:space="0" w:color="000000"/>
              <w:right w:val="nil"/>
            </w:tcBorders>
          </w:tcPr>
          <w:p w14:paraId="13AE2484" w14:textId="77777777" w:rsidR="006719BC" w:rsidRDefault="001B5807">
            <w:pPr>
              <w:spacing w:after="0" w:line="259" w:lineRule="auto"/>
              <w:ind w:left="0" w:right="0" w:firstLine="0"/>
              <w:jc w:val="left"/>
            </w:pPr>
            <w:r>
              <w:t>50 percent</w:t>
            </w:r>
          </w:p>
        </w:tc>
      </w:tr>
    </w:tbl>
    <w:p w14:paraId="270D310F" w14:textId="77777777" w:rsidR="006719BC" w:rsidRDefault="001B5807">
      <w:pPr>
        <w:ind w:left="20" w:right="288"/>
      </w:pPr>
      <w:r>
        <w:rPr>
          <w:sz w:val="22"/>
        </w:rPr>
        <w:t xml:space="preserve">Table 1 </w:t>
      </w:r>
      <w:r>
        <w:t xml:space="preserve">Panel (A) shows parameters calibrated the same for all types. Panel (B) shows parameters calibrated for each education group. Panel (C) shows the numbers describing </w:t>
      </w:r>
      <w:r>
        <w:lastRenderedPageBreak/>
        <w:t>how we model a recession and the three policies we consider. “PI” refers to permanent income.</w:t>
      </w:r>
    </w:p>
    <w:p w14:paraId="401FD821" w14:textId="374DC4C6" w:rsidR="006719BC" w:rsidRDefault="001B5807">
      <w:pPr>
        <w:ind w:left="20" w:right="288"/>
      </w:pPr>
      <w:r>
        <w:t>entering an unemployment spell</w:t>
      </w:r>
      <w:ins w:id="578" w:author="Christopher Karlsten [2]" w:date="2022-10-28T16:42:00Z">
        <w:r w:rsidR="00F83217">
          <w:t>,</w:t>
        </w:r>
      </w:ins>
      <w:r>
        <w:t xml:space="preserve"> presented in </w:t>
      </w:r>
      <w:ins w:id="579" w:author="Christopher Karlsten [2]" w:date="2022-10-28T16:41:00Z">
        <w:r w:rsidR="00F83217">
          <w:t>f</w:t>
        </w:r>
      </w:ins>
      <w:del w:id="580" w:author="Christopher Karlsten [2]" w:date="2022-10-28T16:41:00Z">
        <w:r w:rsidDel="00F83217">
          <w:delText>F</w:delText>
        </w:r>
      </w:del>
      <w:r>
        <w:t xml:space="preserve">igure 3 in </w:t>
      </w:r>
      <w:r>
        <w:rPr>
          <w:color w:val="19184C"/>
        </w:rPr>
        <w:t xml:space="preserve">Rothstein and Valletta </w:t>
      </w:r>
      <w:r>
        <w:t>(</w:t>
      </w:r>
      <w:r>
        <w:rPr>
          <w:color w:val="19184C"/>
        </w:rPr>
        <w:t>2017</w:t>
      </w:r>
      <w:r>
        <w:t>).</w:t>
      </w:r>
      <w:commentRangeStart w:id="581"/>
      <w:r>
        <w:rPr>
          <w:color w:val="4C0000"/>
          <w:sz w:val="18"/>
          <w:vertAlign w:val="superscript"/>
        </w:rPr>
        <w:footnoteReference w:id="15"/>
      </w:r>
      <w:commentRangeEnd w:id="581"/>
      <w:r w:rsidR="00C819D6">
        <w:rPr>
          <w:rStyle w:val="CommentReference"/>
        </w:rPr>
        <w:commentReference w:id="581"/>
      </w:r>
      <w:r>
        <w:t xml:space="preserve">The duration of unemployment benefits in normal times is set to </w:t>
      </w:r>
      <w:del w:id="587" w:author="Christopher Karlsten [2]" w:date="2022-10-28T16:42:00Z">
        <w:r w:rsidDel="00F83217">
          <w:delText xml:space="preserve">2 </w:delText>
        </w:r>
      </w:del>
      <w:ins w:id="588" w:author="Christopher Karlsten [2]" w:date="2022-10-28T16:42:00Z">
        <w:r w:rsidR="00F83217">
          <w:t xml:space="preserve">two </w:t>
        </w:r>
      </w:ins>
      <w:r>
        <w:t>quarters</w:t>
      </w:r>
      <w:del w:id="589" w:author="Christopher Karlsten [2]" w:date="2022-10-28T16:42:00Z">
        <w:r w:rsidDel="00F83217">
          <w:delText>,</w:delText>
        </w:r>
      </w:del>
      <w:r>
        <w:t xml:space="preserve"> so that our Markov transition matrix </w:t>
      </w:r>
      <w:r>
        <w:rPr>
          <w:rFonts w:ascii="Cambria" w:eastAsia="Cambria" w:hAnsi="Cambria" w:cs="Cambria"/>
        </w:rPr>
        <w:t xml:space="preserve">Π </w:t>
      </w:r>
      <w:r>
        <w:t xml:space="preserve">has </w:t>
      </w:r>
      <w:del w:id="590" w:author="Christopher Karlsten [2]" w:date="2022-10-28T16:42:00Z">
        <w:r w:rsidDel="00F83217">
          <w:rPr>
            <w:rFonts w:ascii="Cambria" w:eastAsia="Cambria" w:hAnsi="Cambria" w:cs="Cambria"/>
          </w:rPr>
          <w:delText xml:space="preserve">4 </w:delText>
        </w:r>
      </w:del>
      <w:ins w:id="591" w:author="Christopher Karlsten [2]" w:date="2022-10-28T16:42:00Z">
        <w:r w:rsidR="00F83217">
          <w:rPr>
            <w:rFonts w:ascii="Cambria" w:eastAsia="Cambria" w:hAnsi="Cambria" w:cs="Cambria"/>
          </w:rPr>
          <w:t xml:space="preserve">four </w:t>
        </w:r>
      </w:ins>
      <w:r>
        <w:t xml:space="preserve">states. This </w:t>
      </w:r>
      <w:commentRangeStart w:id="592"/>
      <w:ins w:id="593" w:author="Christopher Karlsten [2]" w:date="2022-10-28T16:43:00Z">
        <w:r w:rsidR="00F83217">
          <w:t>length of time</w:t>
        </w:r>
        <w:commentRangeEnd w:id="592"/>
        <w:r w:rsidR="00DA7EA1">
          <w:rPr>
            <w:rStyle w:val="CommentReference"/>
          </w:rPr>
          <w:commentReference w:id="592"/>
        </w:r>
        <w:r w:rsidR="00F83217">
          <w:t xml:space="preserve"> </w:t>
        </w:r>
      </w:ins>
      <w:r>
        <w:t>corresponds to the mean duration of unemployment benefits across U</w:t>
      </w:r>
      <w:ins w:id="594" w:author="Christopher Karlsten [2]" w:date="2022-10-28T16:42:00Z">
        <w:r w:rsidR="00F83217">
          <w:t>.</w:t>
        </w:r>
      </w:ins>
      <w:r>
        <w:t>S</w:t>
      </w:r>
      <w:ins w:id="595" w:author="Christopher Karlsten [2]" w:date="2022-10-28T16:42:00Z">
        <w:r w:rsidR="00F83217">
          <w:t>.</w:t>
        </w:r>
      </w:ins>
      <w:r>
        <w:t xml:space="preserve"> states from 2004 to mid-2008 of 26 weeks</w:t>
      </w:r>
      <w:ins w:id="596" w:author="Christopher Karlsten [2]" w:date="2022-10-28T16:43:00Z">
        <w:r w:rsidR="00DA7EA1">
          <w:t>,</w:t>
        </w:r>
      </w:ins>
      <w:r>
        <w:t xml:space="preserve"> reported by </w:t>
      </w:r>
      <w:r>
        <w:rPr>
          <w:color w:val="19184C"/>
        </w:rPr>
        <w:t xml:space="preserve">Rothstein and Valletta </w:t>
      </w:r>
      <w:r>
        <w:t>(</w:t>
      </w:r>
      <w:r>
        <w:rPr>
          <w:color w:val="19184C"/>
        </w:rPr>
        <w:t>2017</w:t>
      </w:r>
      <w:r>
        <w:t>).</w:t>
      </w:r>
    </w:p>
    <w:p w14:paraId="20B32F00" w14:textId="06EFE77C" w:rsidR="006719BC" w:rsidRDefault="001B5807">
      <w:pPr>
        <w:ind w:right="288" w:firstLine="234"/>
      </w:pPr>
      <w:r>
        <w:t>The probability of transitioning out of unemployment is the same for all households</w:t>
      </w:r>
      <w:del w:id="597" w:author="Christopher Karlsten [2]" w:date="2022-10-28T16:44:00Z">
        <w:r w:rsidDel="00DA7EA1">
          <w:delText>,</w:delText>
        </w:r>
      </w:del>
      <w:r>
        <w:t xml:space="preserve"> and is set to </w:t>
      </w:r>
      <w:r>
        <w:rPr>
          <w:rFonts w:ascii="Cambria" w:eastAsia="Cambria" w:hAnsi="Cambria" w:cs="Cambria"/>
          <w:i/>
        </w:rPr>
        <w:t>π</w:t>
      </w:r>
      <w:proofErr w:type="spellStart"/>
      <w:r>
        <w:rPr>
          <w:rFonts w:ascii="Cambria" w:eastAsia="Cambria" w:hAnsi="Cambria" w:cs="Cambria"/>
          <w:i/>
          <w:vertAlign w:val="subscript"/>
        </w:rPr>
        <w:t>ue</w:t>
      </w:r>
      <w:proofErr w:type="spellEnd"/>
      <w:r>
        <w:rPr>
          <w:rFonts w:ascii="Cambria" w:eastAsia="Cambria" w:hAnsi="Cambria" w:cs="Cambria"/>
          <w:i/>
          <w:vertAlign w:val="subscript"/>
        </w:rPr>
        <w:t xml:space="preserve"> </w:t>
      </w:r>
      <w:r>
        <w:rPr>
          <w:rFonts w:ascii="Cambria" w:eastAsia="Cambria" w:hAnsi="Cambria" w:cs="Cambria"/>
        </w:rPr>
        <w:t>= 2</w:t>
      </w:r>
      <w:r>
        <w:rPr>
          <w:rFonts w:ascii="Cambria" w:eastAsia="Cambria" w:hAnsi="Cambria" w:cs="Cambria"/>
          <w:i/>
        </w:rPr>
        <w:t>/</w:t>
      </w:r>
      <w:r>
        <w:rPr>
          <w:rFonts w:ascii="Cambria" w:eastAsia="Cambria" w:hAnsi="Cambria" w:cs="Cambria"/>
        </w:rPr>
        <w:t>3</w:t>
      </w:r>
      <w:r>
        <w:t xml:space="preserve">. This </w:t>
      </w:r>
      <w:ins w:id="598" w:author="Christopher Karlsten [2]" w:date="2022-10-28T16:45:00Z">
        <w:r w:rsidR="00DA7EA1">
          <w:t xml:space="preserve">probability </w:t>
        </w:r>
      </w:ins>
      <w:r>
        <w:t xml:space="preserve">implies that the average duration of an unemployment spell in normal times is </w:t>
      </w:r>
      <w:del w:id="599" w:author="Christopher Karlsten [2]" w:date="2022-11-04T12:22:00Z">
        <w:r w:rsidDel="00B92899">
          <w:delText>1.5</w:delText>
        </w:r>
      </w:del>
      <w:ins w:id="600" w:author="Christopher Karlsten [2]" w:date="2022-10-28T16:46:00Z">
        <w:r w:rsidR="00DA7EA1">
          <w:t>one and a hal</w:t>
        </w:r>
      </w:ins>
      <w:ins w:id="601" w:author="Christopher Karlsten [2]" w:date="2022-10-28T16:47:00Z">
        <w:r w:rsidR="00DA7EA1">
          <w:t>f</w:t>
        </w:r>
      </w:ins>
      <w:r>
        <w:t xml:space="preserve"> quarters</w:t>
      </w:r>
      <w:ins w:id="602" w:author="Christopher Karlsten [2]" w:date="2022-10-28T16:46:00Z">
        <w:r w:rsidR="00DA7EA1">
          <w:t>,</w:t>
        </w:r>
      </w:ins>
      <w:r>
        <w:t xml:space="preserve"> which is also the value used in </w:t>
      </w:r>
      <w:r>
        <w:rPr>
          <w:color w:val="19184C"/>
        </w:rPr>
        <w:t xml:space="preserve">Carroll, Crawley, </w:t>
      </w:r>
      <w:proofErr w:type="spellStart"/>
      <w:r>
        <w:rPr>
          <w:color w:val="19184C"/>
        </w:rPr>
        <w:t>Slacalek</w:t>
      </w:r>
      <w:proofErr w:type="spellEnd"/>
      <w:r>
        <w:rPr>
          <w:color w:val="19184C"/>
        </w:rPr>
        <w:t xml:space="preserve">, and White </w:t>
      </w:r>
      <w:r>
        <w:t>(</w:t>
      </w:r>
      <w:r>
        <w:rPr>
          <w:color w:val="19184C"/>
        </w:rPr>
        <w:t>2020</w:t>
      </w:r>
      <w:r>
        <w:t>). However, the different education groups do differ in the probability of transitioning into unemployment in the first place. These probabilities are set to match the average U</w:t>
      </w:r>
      <w:ins w:id="603" w:author="Christopher Karlsten [2]" w:date="2022-10-28T16:47:00Z">
        <w:r w:rsidR="00DA7EA1">
          <w:t>.</w:t>
        </w:r>
      </w:ins>
      <w:r>
        <w:t>S</w:t>
      </w:r>
      <w:ins w:id="604" w:author="Christopher Karlsten [2]" w:date="2022-10-28T16:47:00Z">
        <w:r w:rsidR="00DA7EA1">
          <w:t>.</w:t>
        </w:r>
      </w:ins>
      <w:r>
        <w:t xml:space="preserve"> unemployment rate by education group in 2004.</w:t>
      </w:r>
      <w:r>
        <w:rPr>
          <w:color w:val="4C0000"/>
          <w:sz w:val="18"/>
          <w:vertAlign w:val="superscript"/>
        </w:rPr>
        <w:footnoteReference w:id="16"/>
      </w:r>
      <w:r>
        <w:rPr>
          <w:color w:val="4C0000"/>
          <w:sz w:val="18"/>
          <w:vertAlign w:val="superscript"/>
        </w:rPr>
        <w:t xml:space="preserve"> </w:t>
      </w:r>
      <w:r>
        <w:t xml:space="preserve">This average was 8.5 percent for the </w:t>
      </w:r>
      <w:del w:id="605" w:author="Christopher Karlsten [2]" w:date="2022-11-04T12:47:00Z">
        <w:r w:rsidDel="0008085B">
          <w:delText>“</w:delText>
        </w:r>
      </w:del>
      <w:r>
        <w:t>Dropout</w:t>
      </w:r>
      <w:del w:id="606" w:author="Christopher Karlsten [2]" w:date="2022-11-04T12:47:00Z">
        <w:r w:rsidDel="0008085B">
          <w:delText>”</w:delText>
        </w:r>
      </w:del>
      <w:r>
        <w:t xml:space="preserve"> group, 4.4 percent for the </w:t>
      </w:r>
      <w:del w:id="607" w:author="Christopher Karlsten [2]" w:date="2022-11-04T12:51:00Z">
        <w:r w:rsidDel="0008085B">
          <w:delText>“</w:delText>
        </w:r>
      </w:del>
      <w:r>
        <w:t>Highschool</w:t>
      </w:r>
      <w:del w:id="608" w:author="Christopher Karlsten [2]" w:date="2022-11-04T12:51:00Z">
        <w:r w:rsidDel="0008085B">
          <w:delText>”</w:delText>
        </w:r>
      </w:del>
      <w:r>
        <w:t xml:space="preserve"> group, and 2.7 percent for the </w:t>
      </w:r>
      <w:del w:id="609" w:author="Christopher Karlsten [2]" w:date="2022-11-04T12:52:00Z">
        <w:r w:rsidDel="0008085B">
          <w:delText>“</w:delText>
        </w:r>
      </w:del>
      <w:r>
        <w:t>College</w:t>
      </w:r>
      <w:del w:id="610" w:author="Christopher Karlsten [2]" w:date="2022-11-04T12:52:00Z">
        <w:r w:rsidDel="0008085B">
          <w:delText>”</w:delText>
        </w:r>
      </w:del>
      <w:r>
        <w:t xml:space="preserve"> group. Th</w:t>
      </w:r>
      <w:ins w:id="611" w:author="Christopher Karlsten [2]" w:date="2022-10-28T16:50:00Z">
        <w:r w:rsidR="00DA7EA1">
          <w:t>e</w:t>
        </w:r>
      </w:ins>
      <w:del w:id="612" w:author="Christopher Karlsten [2]" w:date="2022-10-28T16:50:00Z">
        <w:r w:rsidDel="00DA7EA1">
          <w:delText>i</w:delText>
        </w:r>
      </w:del>
      <w:r>
        <w:t>s</w:t>
      </w:r>
      <w:ins w:id="613" w:author="Christopher Karlsten [2]" w:date="2022-10-28T16:50:00Z">
        <w:r w:rsidR="00DA7EA1">
          <w:t xml:space="preserve">e </w:t>
        </w:r>
      </w:ins>
      <w:ins w:id="614" w:author="Christopher Karlsten [2]" w:date="2022-10-28T16:52:00Z">
        <w:r w:rsidR="00DA7EA1">
          <w:t>values</w:t>
        </w:r>
      </w:ins>
      <w:r>
        <w:t xml:space="preserve"> impl</w:t>
      </w:r>
      <w:ins w:id="615" w:author="Christopher Karlsten [2]" w:date="2022-10-28T16:51:00Z">
        <w:r w:rsidR="00DA7EA1">
          <w:t>y</w:t>
        </w:r>
      </w:ins>
      <w:del w:id="616" w:author="Christopher Karlsten [2]" w:date="2022-10-28T16:51:00Z">
        <w:r w:rsidDel="00DA7EA1">
          <w:delText>ies</w:delText>
        </w:r>
      </w:del>
      <w:r>
        <w:t xml:space="preserve"> that the probabilit</w:t>
      </w:r>
      <w:ins w:id="617" w:author="Christopher Karlsten [2]" w:date="2022-10-28T16:47:00Z">
        <w:r w:rsidR="00DA7EA1">
          <w:t>ies</w:t>
        </w:r>
      </w:ins>
      <w:del w:id="618" w:author="Christopher Karlsten [2]" w:date="2022-10-28T16:48:00Z">
        <w:r w:rsidDel="00DA7EA1">
          <w:delText>y</w:delText>
        </w:r>
      </w:del>
      <w:r>
        <w:t xml:space="preserve"> of transitioning into</w:t>
      </w:r>
    </w:p>
    <w:p w14:paraId="151ED1A5" w14:textId="410D8A6F" w:rsidR="006719BC" w:rsidRDefault="001B5807">
      <w:pPr>
        <w:ind w:left="20" w:right="288"/>
      </w:pPr>
      <w:r>
        <w:t xml:space="preserve">unemployment in normal times </w:t>
      </w:r>
      <w:proofErr w:type="gramStart"/>
      <w:r>
        <w:t>are</w:t>
      </w:r>
      <w:proofErr w:type="gramEnd"/>
      <w:r>
        <w:rPr>
          <w:noProof/>
        </w:rPr>
        <w:drawing>
          <wp:inline distT="0" distB="0" distL="0" distR="0" wp14:anchorId="1487D81E" wp14:editId="3A7AB384">
            <wp:extent cx="600456" cy="170688"/>
            <wp:effectExtent l="0" t="0" r="0" b="0"/>
            <wp:docPr id="61843" name="Picture 61843"/>
            <wp:cNvGraphicFramePr/>
            <a:graphic xmlns:a="http://schemas.openxmlformats.org/drawingml/2006/main">
              <a:graphicData uri="http://schemas.openxmlformats.org/drawingml/2006/picture">
                <pic:pic xmlns:pic="http://schemas.openxmlformats.org/drawingml/2006/picture">
                  <pic:nvPicPr>
                    <pic:cNvPr id="61843" name="Picture 61843"/>
                    <pic:cNvPicPr/>
                  </pic:nvPicPr>
                  <pic:blipFill>
                    <a:blip r:embed="rId28"/>
                    <a:stretch>
                      <a:fillRect/>
                    </a:stretch>
                  </pic:blipFill>
                  <pic:spPr>
                    <a:xfrm>
                      <a:off x="0" y="0"/>
                      <a:ext cx="600456" cy="170688"/>
                    </a:xfrm>
                    <a:prstGeom prst="rect">
                      <a:avLst/>
                    </a:prstGeom>
                  </pic:spPr>
                </pic:pic>
              </a:graphicData>
            </a:graphic>
          </wp:inline>
        </w:drawing>
      </w:r>
      <w:r>
        <w:t xml:space="preserve"> percent,</w:t>
      </w:r>
      <w:r>
        <w:rPr>
          <w:noProof/>
        </w:rPr>
        <w:drawing>
          <wp:inline distT="0" distB="0" distL="0" distR="0" wp14:anchorId="1045A6C6" wp14:editId="5B1BA8E9">
            <wp:extent cx="597408" cy="170688"/>
            <wp:effectExtent l="0" t="0" r="0" b="0"/>
            <wp:docPr id="61844" name="Picture 61844"/>
            <wp:cNvGraphicFramePr/>
            <a:graphic xmlns:a="http://schemas.openxmlformats.org/drawingml/2006/main">
              <a:graphicData uri="http://schemas.openxmlformats.org/drawingml/2006/picture">
                <pic:pic xmlns:pic="http://schemas.openxmlformats.org/drawingml/2006/picture">
                  <pic:nvPicPr>
                    <pic:cNvPr id="61844" name="Picture 61844"/>
                    <pic:cNvPicPr/>
                  </pic:nvPicPr>
                  <pic:blipFill>
                    <a:blip r:embed="rId29"/>
                    <a:stretch>
                      <a:fillRect/>
                    </a:stretch>
                  </pic:blipFill>
                  <pic:spPr>
                    <a:xfrm>
                      <a:off x="0" y="0"/>
                      <a:ext cx="597408" cy="170688"/>
                    </a:xfrm>
                    <a:prstGeom prst="rect">
                      <a:avLst/>
                    </a:prstGeom>
                  </pic:spPr>
                </pic:pic>
              </a:graphicData>
            </a:graphic>
          </wp:inline>
        </w:drawing>
      </w:r>
      <w:r>
        <w:t xml:space="preserve"> percent</w:t>
      </w:r>
      <w:ins w:id="619" w:author="Christopher Karlsten [2]" w:date="2022-10-28T16:48:00Z">
        <w:r w:rsidR="00DA7EA1">
          <w:t>,</w:t>
        </w:r>
      </w:ins>
      <w:r>
        <w:t xml:space="preserve"> and </w:t>
      </w:r>
      <w:r>
        <w:rPr>
          <w:noProof/>
        </w:rPr>
        <w:drawing>
          <wp:inline distT="0" distB="0" distL="0" distR="0" wp14:anchorId="4F2BC836" wp14:editId="5DACAA17">
            <wp:extent cx="600456" cy="143256"/>
            <wp:effectExtent l="0" t="0" r="0" b="0"/>
            <wp:docPr id="61845" name="Picture 61845"/>
            <wp:cNvGraphicFramePr/>
            <a:graphic xmlns:a="http://schemas.openxmlformats.org/drawingml/2006/main">
              <a:graphicData uri="http://schemas.openxmlformats.org/drawingml/2006/picture">
                <pic:pic xmlns:pic="http://schemas.openxmlformats.org/drawingml/2006/picture">
                  <pic:nvPicPr>
                    <pic:cNvPr id="61845" name="Picture 61845"/>
                    <pic:cNvPicPr/>
                  </pic:nvPicPr>
                  <pic:blipFill>
                    <a:blip r:embed="rId30"/>
                    <a:stretch>
                      <a:fillRect/>
                    </a:stretch>
                  </pic:blipFill>
                  <pic:spPr>
                    <a:xfrm>
                      <a:off x="0" y="0"/>
                      <a:ext cx="600456" cy="143256"/>
                    </a:xfrm>
                    <a:prstGeom prst="rect">
                      <a:avLst/>
                    </a:prstGeom>
                  </pic:spPr>
                </pic:pic>
              </a:graphicData>
            </a:graphic>
          </wp:inline>
        </w:drawing>
      </w:r>
      <w:r>
        <w:t>percent</w:t>
      </w:r>
      <w:ins w:id="620" w:author="Christopher Karlsten [2]" w:date="2022-10-28T16:48:00Z">
        <w:r w:rsidR="00DA7EA1">
          <w:t>, respectively</w:t>
        </w:r>
      </w:ins>
      <w:r>
        <w:t>.</w:t>
      </w:r>
    </w:p>
    <w:p w14:paraId="5A5D54B9" w14:textId="77777777" w:rsidR="006719BC" w:rsidRDefault="001B5807">
      <w:pPr>
        <w:spacing w:after="433"/>
        <w:ind w:right="288" w:firstLine="234"/>
      </w:pPr>
      <w:r>
        <w:t xml:space="preserve">Finally, the strength of the aggregate demand effect in recessions is determined by the consumption elasticity of productivity. We follow </w:t>
      </w:r>
      <w:r>
        <w:rPr>
          <w:color w:val="19184C"/>
        </w:rPr>
        <w:t xml:space="preserve">Krueger, </w:t>
      </w:r>
      <w:proofErr w:type="spellStart"/>
      <w:r>
        <w:rPr>
          <w:color w:val="19184C"/>
        </w:rPr>
        <w:t>Mitman</w:t>
      </w:r>
      <w:proofErr w:type="spellEnd"/>
      <w:r>
        <w:rPr>
          <w:color w:val="19184C"/>
        </w:rPr>
        <w:t xml:space="preserve">, and Perri </w:t>
      </w:r>
      <w:r>
        <w:t>(</w:t>
      </w:r>
      <w:r>
        <w:rPr>
          <w:color w:val="19184C"/>
        </w:rPr>
        <w:t>2016</w:t>
      </w:r>
      <w:r>
        <w:t xml:space="preserve">) and set this to </w:t>
      </w:r>
      <w:r>
        <w:rPr>
          <w:rFonts w:ascii="Cambria" w:eastAsia="Cambria" w:hAnsi="Cambria" w:cs="Cambria"/>
          <w:i/>
        </w:rPr>
        <w:t xml:space="preserve">κ </w:t>
      </w:r>
      <w:r>
        <w:rPr>
          <w:rFonts w:ascii="Cambria" w:eastAsia="Cambria" w:hAnsi="Cambria" w:cs="Cambria"/>
        </w:rPr>
        <w:t>= 0</w:t>
      </w:r>
      <w:r>
        <w:rPr>
          <w:rFonts w:ascii="Cambria" w:eastAsia="Cambria" w:hAnsi="Cambria" w:cs="Cambria"/>
          <w:i/>
        </w:rPr>
        <w:t>.</w:t>
      </w:r>
      <w:r>
        <w:rPr>
          <w:rFonts w:ascii="Cambria" w:eastAsia="Cambria" w:hAnsi="Cambria" w:cs="Cambria"/>
        </w:rPr>
        <w:t>3</w:t>
      </w:r>
      <w:r>
        <w:t>.</w:t>
      </w:r>
    </w:p>
    <w:p w14:paraId="4988165F" w14:textId="77777777" w:rsidR="006719BC" w:rsidRDefault="001B5807">
      <w:pPr>
        <w:pStyle w:val="Heading2"/>
        <w:ind w:left="571" w:hanging="586"/>
      </w:pPr>
      <w:bookmarkStart w:id="621" w:name="_Toc63036"/>
      <w:r>
        <w:t>Estimating the discount factor distributions</w:t>
      </w:r>
      <w:bookmarkEnd w:id="621"/>
    </w:p>
    <w:p w14:paraId="04CF1A33" w14:textId="31D69B9F" w:rsidR="006719BC" w:rsidRDefault="001B5807">
      <w:pPr>
        <w:ind w:left="20" w:right="288"/>
      </w:pPr>
      <w:r>
        <w:t xml:space="preserve">Discount factor distributions are estimated separately for each education group to match the distribution of liquid wealth for households in that group. To do so, we let each education group consist of types that differ in their subjective discount factor, </w:t>
      </w:r>
      <w:r>
        <w:rPr>
          <w:rFonts w:ascii="Cambria" w:eastAsia="Cambria" w:hAnsi="Cambria" w:cs="Cambria"/>
          <w:i/>
        </w:rPr>
        <w:t>β</w:t>
      </w:r>
      <w:r>
        <w:t xml:space="preserve">. The discount factors within each group </w:t>
      </w:r>
      <w:r>
        <w:rPr>
          <w:rFonts w:ascii="Cambria" w:eastAsia="Cambria" w:hAnsi="Cambria" w:cs="Cambria"/>
          <w:i/>
        </w:rPr>
        <w:t xml:space="preserve">e </w:t>
      </w:r>
      <w:r>
        <w:rPr>
          <w:rFonts w:ascii="Cambria" w:eastAsia="Cambria" w:hAnsi="Cambria" w:cs="Cambria"/>
        </w:rPr>
        <w:t>∈{</w:t>
      </w:r>
      <w:proofErr w:type="spellStart"/>
      <w:proofErr w:type="gramStart"/>
      <w:r>
        <w:rPr>
          <w:rFonts w:ascii="Cambria" w:eastAsia="Cambria" w:hAnsi="Cambria" w:cs="Cambria"/>
          <w:i/>
        </w:rPr>
        <w:t>d,h</w:t>
      </w:r>
      <w:proofErr w:type="gramEnd"/>
      <w:r>
        <w:rPr>
          <w:rFonts w:ascii="Cambria" w:eastAsia="Cambria" w:hAnsi="Cambria" w:cs="Cambria"/>
          <w:i/>
        </w:rPr>
        <w:t>,c</w:t>
      </w:r>
      <w:proofErr w:type="spellEnd"/>
      <w:r>
        <w:rPr>
          <w:rFonts w:ascii="Cambria" w:eastAsia="Cambria" w:hAnsi="Cambria" w:cs="Cambria"/>
        </w:rPr>
        <w:t xml:space="preserve">} </w:t>
      </w:r>
      <w:r>
        <w:t xml:space="preserve">are assumed to be uniformly distributed in the range </w:t>
      </w:r>
      <w:r>
        <w:rPr>
          <w:rFonts w:ascii="Cambria" w:eastAsia="Cambria" w:hAnsi="Cambria" w:cs="Cambria"/>
        </w:rPr>
        <w:t>[</w:t>
      </w:r>
      <w:r>
        <w:rPr>
          <w:rFonts w:ascii="Cambria" w:eastAsia="Cambria" w:hAnsi="Cambria" w:cs="Cambria"/>
          <w:i/>
        </w:rPr>
        <w:t>β</w:t>
      </w:r>
      <w:r>
        <w:rPr>
          <w:rFonts w:ascii="Cambria" w:eastAsia="Cambria" w:hAnsi="Cambria" w:cs="Cambria"/>
          <w:i/>
          <w:vertAlign w:val="subscript"/>
        </w:rPr>
        <w:t xml:space="preserve">e </w:t>
      </w:r>
      <w:r>
        <w:rPr>
          <w:rFonts w:ascii="Cambria" w:eastAsia="Cambria" w:hAnsi="Cambria" w:cs="Cambria"/>
        </w:rPr>
        <w:t>−∇</w:t>
      </w:r>
      <w:r>
        <w:rPr>
          <w:rFonts w:ascii="Cambria" w:eastAsia="Cambria" w:hAnsi="Cambria" w:cs="Cambria"/>
          <w:i/>
          <w:vertAlign w:val="subscript"/>
        </w:rPr>
        <w:t>e</w:t>
      </w:r>
      <w:r>
        <w:rPr>
          <w:rFonts w:ascii="Cambria" w:eastAsia="Cambria" w:hAnsi="Cambria" w:cs="Cambria"/>
          <w:i/>
        </w:rPr>
        <w:t>,β</w:t>
      </w:r>
      <w:r>
        <w:rPr>
          <w:rFonts w:ascii="Cambria" w:eastAsia="Cambria" w:hAnsi="Cambria" w:cs="Cambria"/>
          <w:i/>
          <w:vertAlign w:val="subscript"/>
        </w:rPr>
        <w:t xml:space="preserve">e </w:t>
      </w:r>
      <w:r>
        <w:rPr>
          <w:rFonts w:ascii="Cambria" w:eastAsia="Cambria" w:hAnsi="Cambria" w:cs="Cambria"/>
        </w:rPr>
        <w:t>+ ∇</w:t>
      </w:r>
      <w:r>
        <w:rPr>
          <w:rFonts w:ascii="Cambria" w:eastAsia="Cambria" w:hAnsi="Cambria" w:cs="Cambria"/>
          <w:i/>
          <w:vertAlign w:val="subscript"/>
        </w:rPr>
        <w:t>e</w:t>
      </w:r>
      <w:r>
        <w:rPr>
          <w:rFonts w:ascii="Cambria" w:eastAsia="Cambria" w:hAnsi="Cambria" w:cs="Cambria"/>
        </w:rPr>
        <w:t>]</w:t>
      </w:r>
      <w:r>
        <w:t xml:space="preserve">. The parameters </w:t>
      </w:r>
      <w:r>
        <w:rPr>
          <w:rFonts w:ascii="Cambria" w:eastAsia="Cambria" w:hAnsi="Cambria" w:cs="Cambria"/>
          <w:i/>
        </w:rPr>
        <w:t>β</w:t>
      </w:r>
      <w:r>
        <w:rPr>
          <w:rFonts w:ascii="Cambria" w:eastAsia="Cambria" w:hAnsi="Cambria" w:cs="Cambria"/>
          <w:i/>
          <w:vertAlign w:val="subscript"/>
        </w:rPr>
        <w:t xml:space="preserve">e </w:t>
      </w:r>
      <w:r>
        <w:t xml:space="preserve">and </w:t>
      </w:r>
      <w:r>
        <w:rPr>
          <w:rFonts w:ascii="Cambria" w:eastAsia="Cambria" w:hAnsi="Cambria" w:cs="Cambria"/>
        </w:rPr>
        <w:t>∇</w:t>
      </w:r>
      <w:r>
        <w:rPr>
          <w:rFonts w:ascii="Cambria" w:eastAsia="Cambria" w:hAnsi="Cambria" w:cs="Cambria"/>
          <w:i/>
          <w:vertAlign w:val="subscript"/>
        </w:rPr>
        <w:t xml:space="preserve">e </w:t>
      </w:r>
      <w:proofErr w:type="gramStart"/>
      <w:r>
        <w:t>are</w:t>
      </w:r>
      <w:proofErr w:type="gramEnd"/>
      <w:r>
        <w:t xml:space="preserve"> chosen for each group separately to match the median liquid</w:t>
      </w:r>
      <w:ins w:id="622" w:author="Christopher Karlsten [2]" w:date="2022-11-04T12:24:00Z">
        <w:r w:rsidR="00C05577">
          <w:t>-</w:t>
        </w:r>
      </w:ins>
      <w:del w:id="623" w:author="Christopher Karlsten [2]" w:date="2022-11-04T12:24:00Z">
        <w:r w:rsidDel="00C05577">
          <w:delText xml:space="preserve"> </w:delText>
        </w:r>
      </w:del>
      <w:r>
        <w:t>wealth</w:t>
      </w:r>
      <w:ins w:id="624" w:author="Christopher Karlsten [2]" w:date="2022-11-04T12:25:00Z">
        <w:r w:rsidR="00C05577">
          <w:t>-</w:t>
        </w:r>
      </w:ins>
      <w:del w:id="625" w:author="Christopher Karlsten [2]" w:date="2022-11-04T12:25:00Z">
        <w:r w:rsidDel="00C05577">
          <w:delText xml:space="preserve"> </w:delText>
        </w:r>
      </w:del>
      <w:r>
        <w:t>to</w:t>
      </w:r>
      <w:ins w:id="626" w:author="Christopher Karlsten [2]" w:date="2022-11-04T12:25:00Z">
        <w:r w:rsidR="00C05577">
          <w:t>-</w:t>
        </w:r>
      </w:ins>
      <w:del w:id="627" w:author="Christopher Karlsten [2]" w:date="2022-11-04T12:25:00Z">
        <w:r w:rsidDel="00C05577">
          <w:delText xml:space="preserve"> </w:delText>
        </w:r>
      </w:del>
      <w:r>
        <w:t>permanent</w:t>
      </w:r>
      <w:ins w:id="628" w:author="Christopher Karlsten [2]" w:date="2022-11-04T12:25:00Z">
        <w:r w:rsidR="00C05577">
          <w:t>-</w:t>
        </w:r>
      </w:ins>
      <w:del w:id="629" w:author="Christopher Karlsten [2]" w:date="2022-11-04T12:25:00Z">
        <w:r w:rsidDel="00C05577">
          <w:delText xml:space="preserve"> </w:delText>
        </w:r>
      </w:del>
      <w:r>
        <w:t xml:space="preserve">income ratio and the </w:t>
      </w:r>
      <w:r>
        <w:rPr>
          <w:rFonts w:ascii="Cambria" w:eastAsia="Cambria" w:hAnsi="Cambria" w:cs="Cambria"/>
        </w:rPr>
        <w:t>20</w:t>
      </w:r>
      <w:ins w:id="630" w:author="Christopher Karlsten [2]" w:date="2022-10-28T16:55:00Z">
        <w:r w:rsidR="00BC2F35">
          <w:rPr>
            <w:rFonts w:ascii="Cambria" w:eastAsia="Cambria" w:hAnsi="Cambria" w:cs="Cambria"/>
          </w:rPr>
          <w:t>th</w:t>
        </w:r>
      </w:ins>
      <w:del w:id="631" w:author="Christopher Karlsten [2]" w:date="2022-10-28T16:55:00Z">
        <w:r w:rsidDel="00BC2F35">
          <w:rPr>
            <w:vertAlign w:val="superscript"/>
          </w:rPr>
          <w:delText>th</w:delText>
        </w:r>
      </w:del>
      <w:r>
        <w:t xml:space="preserve">, </w:t>
      </w:r>
      <w:r>
        <w:rPr>
          <w:rFonts w:ascii="Cambria" w:eastAsia="Cambria" w:hAnsi="Cambria" w:cs="Cambria"/>
        </w:rPr>
        <w:t>40</w:t>
      </w:r>
      <w:ins w:id="632" w:author="Christopher Karlsten [2]" w:date="2022-10-28T16:55:00Z">
        <w:r w:rsidR="00BC2F35">
          <w:rPr>
            <w:rFonts w:ascii="Cambria" w:eastAsia="Cambria" w:hAnsi="Cambria" w:cs="Cambria"/>
          </w:rPr>
          <w:t>th</w:t>
        </w:r>
      </w:ins>
      <w:del w:id="633" w:author="Christopher Karlsten [2]" w:date="2022-10-28T16:55:00Z">
        <w:r w:rsidDel="00BC2F35">
          <w:rPr>
            <w:vertAlign w:val="superscript"/>
          </w:rPr>
          <w:delText>th</w:delText>
        </w:r>
      </w:del>
      <w:r>
        <w:t xml:space="preserve">, </w:t>
      </w:r>
      <w:r>
        <w:rPr>
          <w:rFonts w:ascii="Cambria" w:eastAsia="Cambria" w:hAnsi="Cambria" w:cs="Cambria"/>
        </w:rPr>
        <w:t>60</w:t>
      </w:r>
      <w:ins w:id="634" w:author="Christopher Karlsten [2]" w:date="2022-10-28T16:55:00Z">
        <w:r w:rsidR="00BC2F35">
          <w:rPr>
            <w:rFonts w:ascii="Cambria" w:eastAsia="Cambria" w:hAnsi="Cambria" w:cs="Cambria"/>
          </w:rPr>
          <w:t>th</w:t>
        </w:r>
      </w:ins>
      <w:del w:id="635" w:author="Christopher Karlsten [2]" w:date="2022-10-28T16:55:00Z">
        <w:r w:rsidDel="00BC2F35">
          <w:rPr>
            <w:vertAlign w:val="superscript"/>
          </w:rPr>
          <w:delText>th</w:delText>
        </w:r>
      </w:del>
      <w:r>
        <w:t xml:space="preserve">, and </w:t>
      </w:r>
      <w:r>
        <w:rPr>
          <w:rFonts w:ascii="Cambria" w:eastAsia="Cambria" w:hAnsi="Cambria" w:cs="Cambria"/>
        </w:rPr>
        <w:t>80</w:t>
      </w:r>
      <w:ins w:id="636" w:author="Christopher Karlsten [2]" w:date="2022-10-28T16:55:00Z">
        <w:r w:rsidR="00BC2F35">
          <w:rPr>
            <w:rFonts w:ascii="Cambria" w:eastAsia="Cambria" w:hAnsi="Cambria" w:cs="Cambria"/>
          </w:rPr>
          <w:t>th</w:t>
        </w:r>
      </w:ins>
      <w:del w:id="637" w:author="Christopher Karlsten [2]" w:date="2022-10-28T16:55:00Z">
        <w:r w:rsidDel="00BC2F35">
          <w:rPr>
            <w:vertAlign w:val="superscript"/>
          </w:rPr>
          <w:delText>th</w:delText>
        </w:r>
      </w:del>
      <w:r>
        <w:rPr>
          <w:vertAlign w:val="superscript"/>
        </w:rPr>
        <w:t xml:space="preserve"> </w:t>
      </w:r>
      <w:r>
        <w:t xml:space="preserve">percentile points of the Lorenz curve for liquid wealth for that group. We approximate the uniform distribution of discount factors with a discrete approximation and let each education group consist of </w:t>
      </w:r>
      <w:del w:id="638" w:author="Christopher Karlsten [2]" w:date="2022-10-28T16:55:00Z">
        <w:r w:rsidDel="00BC2F35">
          <w:rPr>
            <w:rFonts w:ascii="Cambria" w:eastAsia="Cambria" w:hAnsi="Cambria" w:cs="Cambria"/>
          </w:rPr>
          <w:delText xml:space="preserve">7 </w:delText>
        </w:r>
      </w:del>
      <w:ins w:id="639" w:author="Christopher Karlsten [2]" w:date="2022-10-28T16:55:00Z">
        <w:r w:rsidR="00BC2F35">
          <w:rPr>
            <w:rFonts w:ascii="Cambria" w:eastAsia="Cambria" w:hAnsi="Cambria" w:cs="Cambria"/>
          </w:rPr>
          <w:t xml:space="preserve">seven </w:t>
        </w:r>
      </w:ins>
      <w:r>
        <w:t>different types.</w:t>
      </w:r>
    </w:p>
    <w:p w14:paraId="182CC848" w14:textId="3B5CDC1B" w:rsidR="006719BC" w:rsidRDefault="001B5807">
      <w:pPr>
        <w:ind w:right="288" w:firstLine="234"/>
      </w:pPr>
      <w:r>
        <w:t xml:space="preserve">Panel A of </w:t>
      </w:r>
      <w:ins w:id="640" w:author="Christopher Karlsten [2]" w:date="2022-10-28T16:55:00Z">
        <w:r w:rsidR="00BC2F35">
          <w:t>t</w:t>
        </w:r>
      </w:ins>
      <w:del w:id="641" w:author="Christopher Karlsten [2]" w:date="2022-10-28T16:55:00Z">
        <w:r w:rsidDel="00BC2F35">
          <w:delText>T</w:delText>
        </w:r>
      </w:del>
      <w:r>
        <w:t xml:space="preserve">able </w:t>
      </w:r>
      <w:r>
        <w:rPr>
          <w:color w:val="4C0000"/>
        </w:rPr>
        <w:t xml:space="preserve">2 </w:t>
      </w:r>
      <w:r>
        <w:t xml:space="preserve">shows the estimated values of </w:t>
      </w:r>
      <w:r>
        <w:rPr>
          <w:rFonts w:ascii="Cambria" w:eastAsia="Cambria" w:hAnsi="Cambria" w:cs="Cambria"/>
        </w:rPr>
        <w:t>(</w:t>
      </w:r>
      <w:r>
        <w:rPr>
          <w:rFonts w:ascii="Cambria" w:eastAsia="Cambria" w:hAnsi="Cambria" w:cs="Cambria"/>
          <w:i/>
        </w:rPr>
        <w:t>β</w:t>
      </w:r>
      <w:proofErr w:type="spellStart"/>
      <w:proofErr w:type="gramStart"/>
      <w:r>
        <w:rPr>
          <w:rFonts w:ascii="Cambria" w:eastAsia="Cambria" w:hAnsi="Cambria" w:cs="Cambria"/>
          <w:i/>
          <w:vertAlign w:val="subscript"/>
        </w:rPr>
        <w:t>e</w:t>
      </w:r>
      <w:r>
        <w:rPr>
          <w:rFonts w:ascii="Cambria" w:eastAsia="Cambria" w:hAnsi="Cambria" w:cs="Cambria"/>
          <w:i/>
        </w:rPr>
        <w:t>,</w:t>
      </w:r>
      <w:r>
        <w:rPr>
          <w:rFonts w:ascii="Cambria" w:eastAsia="Cambria" w:hAnsi="Cambria" w:cs="Cambria"/>
        </w:rPr>
        <w:t>∇</w:t>
      </w:r>
      <w:proofErr w:type="gramEnd"/>
      <w:r>
        <w:rPr>
          <w:rFonts w:ascii="Cambria" w:eastAsia="Cambria" w:hAnsi="Cambria" w:cs="Cambria"/>
          <w:i/>
          <w:vertAlign w:val="subscript"/>
        </w:rPr>
        <w:t>e</w:t>
      </w:r>
      <w:proofErr w:type="spellEnd"/>
      <w:r>
        <w:rPr>
          <w:rFonts w:ascii="Cambria" w:eastAsia="Cambria" w:hAnsi="Cambria" w:cs="Cambria"/>
        </w:rPr>
        <w:t xml:space="preserve">) </w:t>
      </w:r>
      <w:r>
        <w:t xml:space="preserve">for each education group. The panel also shows the minimum and maximum values of the discount factors we </w:t>
      </w:r>
      <w:proofErr w:type="gramStart"/>
      <w:r>
        <w:t>actually use</w:t>
      </w:r>
      <w:proofErr w:type="gramEnd"/>
      <w:r>
        <w:t xml:space="preserve"> in the model when we use a discrete approximation with </w:t>
      </w:r>
      <w:del w:id="642" w:author="Christopher Karlsten [2]" w:date="2022-10-28T16:56:00Z">
        <w:r w:rsidDel="00BC2F35">
          <w:rPr>
            <w:rFonts w:ascii="Cambria" w:eastAsia="Cambria" w:hAnsi="Cambria" w:cs="Cambria"/>
          </w:rPr>
          <w:delText xml:space="preserve">7 </w:delText>
        </w:r>
      </w:del>
      <w:ins w:id="643" w:author="Christopher Karlsten [2]" w:date="2022-10-28T16:56:00Z">
        <w:r w:rsidR="00BC2F35">
          <w:rPr>
            <w:rFonts w:ascii="Cambria" w:eastAsia="Cambria" w:hAnsi="Cambria" w:cs="Cambria"/>
          </w:rPr>
          <w:t xml:space="preserve">seven </w:t>
        </w:r>
      </w:ins>
      <w:r>
        <w:t xml:space="preserve">values to </w:t>
      </w:r>
      <w:commentRangeStart w:id="644"/>
      <w:ins w:id="645" w:author="Christopher Karlsten [2]" w:date="2022-11-04T12:26:00Z">
        <w:r w:rsidR="00FB2A3A">
          <w:t>esti</w:t>
        </w:r>
      </w:ins>
      <w:ins w:id="646" w:author="Christopher Karlsten [2]" w:date="2022-10-28T16:57:00Z">
        <w:r w:rsidR="00BC2F35">
          <w:t>mate</w:t>
        </w:r>
        <w:commentRangeEnd w:id="644"/>
        <w:r w:rsidR="00BC2F35">
          <w:rPr>
            <w:rStyle w:val="CommentReference"/>
          </w:rPr>
          <w:commentReference w:id="644"/>
        </w:r>
        <w:r w:rsidR="00BC2F35">
          <w:t xml:space="preserve"> </w:t>
        </w:r>
      </w:ins>
      <w:r>
        <w:t xml:space="preserve">the uniform distribution of discount factors. Panel B of </w:t>
      </w:r>
      <w:ins w:id="647" w:author="Christopher Karlsten [2]" w:date="2022-10-28T16:58:00Z">
        <w:r w:rsidR="00BC2F35">
          <w:t>t</w:t>
        </w:r>
      </w:ins>
      <w:del w:id="648" w:author="Christopher Karlsten [2]" w:date="2022-10-28T16:58:00Z">
        <w:r w:rsidDel="00BC2F35">
          <w:delText>T</w:delText>
        </w:r>
      </w:del>
      <w:r>
        <w:t xml:space="preserve">able </w:t>
      </w:r>
      <w:r>
        <w:rPr>
          <w:color w:val="4C0000"/>
        </w:rPr>
        <w:t xml:space="preserve">2 </w:t>
      </w:r>
      <w:r>
        <w:t>shows that with these estimated distributions</w:t>
      </w:r>
      <w:ins w:id="649" w:author="Christopher Karlsten [2]" w:date="2022-10-28T16:58:00Z">
        <w:r w:rsidR="00BC2F35">
          <w:t>,</w:t>
        </w:r>
      </w:ins>
      <w:r>
        <w:t xml:space="preserve"> we can </w:t>
      </w:r>
      <w:ins w:id="650" w:author="Christopher Karlsten [2]" w:date="2022-10-28T16:59:00Z">
        <w:r w:rsidR="00BC2F35">
          <w:t xml:space="preserve">exactly </w:t>
        </w:r>
      </w:ins>
      <w:r>
        <w:t>match the median liquid</w:t>
      </w:r>
      <w:ins w:id="651" w:author="Christopher Karlsten [2]" w:date="2022-11-04T12:28:00Z">
        <w:r w:rsidR="00FB2A3A">
          <w:t>-</w:t>
        </w:r>
      </w:ins>
      <w:del w:id="652" w:author="Christopher Karlsten [2]" w:date="2022-11-04T12:28:00Z">
        <w:r w:rsidDel="00FB2A3A">
          <w:delText xml:space="preserve"> </w:delText>
        </w:r>
      </w:del>
      <w:r>
        <w:t>wealth</w:t>
      </w:r>
      <w:ins w:id="653" w:author="Christopher Karlsten [2]" w:date="2022-11-04T12:28:00Z">
        <w:r w:rsidR="00FB2A3A">
          <w:t>-</w:t>
        </w:r>
      </w:ins>
      <w:del w:id="654" w:author="Christopher Karlsten [2]" w:date="2022-11-04T12:28:00Z">
        <w:r w:rsidDel="00FB2A3A">
          <w:delText xml:space="preserve"> </w:delText>
        </w:r>
      </w:del>
      <w:r>
        <w:t>to</w:t>
      </w:r>
      <w:ins w:id="655" w:author="Christopher Karlsten [2]" w:date="2022-11-04T12:28:00Z">
        <w:r w:rsidR="00FB2A3A">
          <w:t>-</w:t>
        </w:r>
      </w:ins>
      <w:del w:id="656" w:author="Christopher Karlsten [2]" w:date="2022-11-04T12:28:00Z">
        <w:r w:rsidDel="00FB2A3A">
          <w:delText xml:space="preserve"> </w:delText>
        </w:r>
      </w:del>
      <w:r>
        <w:t>permanent</w:t>
      </w:r>
      <w:ins w:id="657" w:author="Christopher Karlsten [2]" w:date="2022-11-04T12:28:00Z">
        <w:r w:rsidR="00FB2A3A">
          <w:t>-</w:t>
        </w:r>
      </w:ins>
      <w:del w:id="658" w:author="Christopher Karlsten [2]" w:date="2022-11-04T12:28:00Z">
        <w:r w:rsidDel="00FB2A3A">
          <w:delText xml:space="preserve"> </w:delText>
        </w:r>
      </w:del>
      <w:r>
        <w:t>income ratios for each education group</w:t>
      </w:r>
      <w:del w:id="659" w:author="Christopher Karlsten [2]" w:date="2022-10-28T16:59:00Z">
        <w:r w:rsidDel="00BC2F35">
          <w:delText xml:space="preserve"> exactly</w:delText>
        </w:r>
      </w:del>
      <w:r>
        <w:t xml:space="preserve">. Figure </w:t>
      </w:r>
      <w:r>
        <w:rPr>
          <w:color w:val="4C0000"/>
        </w:rPr>
        <w:t xml:space="preserve">2 </w:t>
      </w:r>
      <w:r>
        <w:t xml:space="preserve">shows that with the estimated distributions, the model quite closely matches the distribution of liquid wealth within each education group </w:t>
      </w:r>
      <w:r>
        <w:lastRenderedPageBreak/>
        <w:t xml:space="preserve">as well as for the </w:t>
      </w:r>
      <w:proofErr w:type="gramStart"/>
      <w:r>
        <w:t>population as a whole</w:t>
      </w:r>
      <w:proofErr w:type="gramEnd"/>
      <w:r>
        <w:t>. Our model does not Panel (A) Estimated discount factor distributions</w:t>
      </w:r>
    </w:p>
    <w:p w14:paraId="090C3D03" w14:textId="77777777" w:rsidR="006719BC" w:rsidRDefault="001B5807">
      <w:pPr>
        <w:tabs>
          <w:tab w:val="center" w:pos="4178"/>
          <w:tab w:val="center" w:pos="5808"/>
          <w:tab w:val="center" w:pos="7439"/>
        </w:tabs>
        <w:ind w:left="0" w:right="0" w:firstLine="0"/>
        <w:jc w:val="left"/>
      </w:pPr>
      <w:r>
        <w:rPr>
          <w:sz w:val="22"/>
        </w:rPr>
        <w:tab/>
      </w:r>
      <w:r>
        <w:t>Dropout</w:t>
      </w:r>
      <w:r>
        <w:tab/>
        <w:t>Highschool</w:t>
      </w:r>
      <w:r>
        <w:tab/>
        <w:t>College</w:t>
      </w:r>
    </w:p>
    <w:p w14:paraId="358D612D" w14:textId="77777777" w:rsidR="006719BC" w:rsidRDefault="001B5807">
      <w:pPr>
        <w:spacing w:after="61" w:line="259" w:lineRule="auto"/>
        <w:ind w:left="120" w:right="0" w:firstLine="0"/>
        <w:jc w:val="left"/>
      </w:pPr>
      <w:r>
        <w:rPr>
          <w:noProof/>
          <w:sz w:val="22"/>
        </w:rPr>
        <mc:AlternateContent>
          <mc:Choice Requires="wpg">
            <w:drawing>
              <wp:inline distT="0" distB="0" distL="0" distR="0" wp14:anchorId="44061277" wp14:editId="37FF3E77">
                <wp:extent cx="5165293" cy="7429"/>
                <wp:effectExtent l="0" t="0" r="0" b="0"/>
                <wp:docPr id="53575" name="Group 53575"/>
                <wp:cNvGraphicFramePr/>
                <a:graphic xmlns:a="http://schemas.openxmlformats.org/drawingml/2006/main">
                  <a:graphicData uri="http://schemas.microsoft.com/office/word/2010/wordprocessingGroup">
                    <wpg:wgp>
                      <wpg:cNvGrpSpPr/>
                      <wpg:grpSpPr>
                        <a:xfrm>
                          <a:off x="0" y="0"/>
                          <a:ext cx="5165293" cy="7429"/>
                          <a:chOff x="0" y="0"/>
                          <a:chExt cx="5165293" cy="7429"/>
                        </a:xfrm>
                      </wpg:grpSpPr>
                      <wps:wsp>
                        <wps:cNvPr id="2229" name="Shape 2229"/>
                        <wps:cNvSpPr/>
                        <wps:spPr>
                          <a:xfrm>
                            <a:off x="0" y="0"/>
                            <a:ext cx="5165293" cy="0"/>
                          </a:xfrm>
                          <a:custGeom>
                            <a:avLst/>
                            <a:gdLst/>
                            <a:ahLst/>
                            <a:cxnLst/>
                            <a:rect l="0" t="0" r="0" b="0"/>
                            <a:pathLst>
                              <a:path w="5165293">
                                <a:moveTo>
                                  <a:pt x="0" y="0"/>
                                </a:moveTo>
                                <a:lnTo>
                                  <a:pt x="5165293"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575" style="width:406.716pt;height:0.585pt;mso-position-horizontal-relative:char;mso-position-vertical-relative:line" coordsize="51652,74">
                <v:shape id="Shape 2229" style="position:absolute;width:51652;height:0;left:0;top:0;" coordsize="5165293,0" path="m0,0l5165293,0">
                  <v:stroke weight="0.585pt" endcap="flat" joinstyle="miter" miterlimit="10" on="true" color="#000000"/>
                  <v:fill on="false" color="#000000" opacity="0"/>
                </v:shape>
              </v:group>
            </w:pict>
          </mc:Fallback>
        </mc:AlternateContent>
      </w:r>
    </w:p>
    <w:p w14:paraId="0BD5C0F6" w14:textId="77777777" w:rsidR="006719BC" w:rsidRDefault="001B5807">
      <w:pPr>
        <w:tabs>
          <w:tab w:val="center" w:pos="637"/>
          <w:tab w:val="center" w:pos="4178"/>
          <w:tab w:val="center" w:pos="5808"/>
          <w:tab w:val="center" w:pos="7439"/>
        </w:tabs>
        <w:ind w:left="0" w:right="0" w:firstLine="0"/>
        <w:jc w:val="left"/>
      </w:pPr>
      <w:r>
        <w:rPr>
          <w:sz w:val="22"/>
        </w:rPr>
        <w:tab/>
      </w:r>
      <w:r>
        <w:rPr>
          <w:rFonts w:ascii="Cambria" w:eastAsia="Cambria" w:hAnsi="Cambria" w:cs="Cambria"/>
        </w:rPr>
        <w:t>(</w:t>
      </w:r>
      <w:r>
        <w:rPr>
          <w:rFonts w:ascii="Cambria" w:eastAsia="Cambria" w:hAnsi="Cambria" w:cs="Cambria"/>
          <w:i/>
        </w:rPr>
        <w:t>β</w:t>
      </w:r>
      <w:proofErr w:type="spellStart"/>
      <w:proofErr w:type="gramStart"/>
      <w:r>
        <w:rPr>
          <w:rFonts w:ascii="Cambria" w:eastAsia="Cambria" w:hAnsi="Cambria" w:cs="Cambria"/>
          <w:i/>
          <w:vertAlign w:val="subscript"/>
        </w:rPr>
        <w:t>e</w:t>
      </w:r>
      <w:r>
        <w:rPr>
          <w:rFonts w:ascii="Cambria" w:eastAsia="Cambria" w:hAnsi="Cambria" w:cs="Cambria"/>
          <w:i/>
        </w:rPr>
        <w:t>,</w:t>
      </w:r>
      <w:r>
        <w:rPr>
          <w:rFonts w:ascii="Cambria" w:eastAsia="Cambria" w:hAnsi="Cambria" w:cs="Cambria"/>
        </w:rPr>
        <w:t>∇</w:t>
      </w:r>
      <w:proofErr w:type="gramEnd"/>
      <w:r>
        <w:rPr>
          <w:rFonts w:ascii="Cambria" w:eastAsia="Cambria" w:hAnsi="Cambria" w:cs="Cambria"/>
          <w:i/>
          <w:vertAlign w:val="subscript"/>
        </w:rPr>
        <w:t>e</w:t>
      </w:r>
      <w:proofErr w:type="spellEnd"/>
      <w:r>
        <w:rPr>
          <w:rFonts w:ascii="Cambria" w:eastAsia="Cambria" w:hAnsi="Cambria" w:cs="Cambria"/>
        </w:rPr>
        <w:t>)</w:t>
      </w:r>
      <w:r>
        <w:rPr>
          <w:rFonts w:ascii="Cambria" w:eastAsia="Cambria" w:hAnsi="Cambria" w:cs="Cambria"/>
        </w:rPr>
        <w:tab/>
      </w:r>
      <w:r>
        <w:t>(0.694, 0.542)</w:t>
      </w:r>
      <w:r>
        <w:tab/>
        <w:t>(0.904, 0.099)</w:t>
      </w:r>
      <w:r>
        <w:tab/>
        <w:t>(0.978,0.015)</w:t>
      </w:r>
    </w:p>
    <w:p w14:paraId="22584708" w14:textId="77777777" w:rsidR="006719BC" w:rsidRDefault="001B5807">
      <w:pPr>
        <w:tabs>
          <w:tab w:val="center" w:pos="1741"/>
          <w:tab w:val="center" w:pos="4178"/>
          <w:tab w:val="center" w:pos="5808"/>
          <w:tab w:val="center" w:pos="7439"/>
        </w:tabs>
        <w:ind w:left="0" w:right="0" w:firstLine="0"/>
        <w:jc w:val="left"/>
      </w:pPr>
      <w:r>
        <w:rPr>
          <w:sz w:val="22"/>
        </w:rPr>
        <w:tab/>
      </w:r>
      <w:r>
        <w:t>(Min, max) in approximation</w:t>
      </w:r>
      <w:r>
        <w:tab/>
        <w:t>(0.230, 0.995)</w:t>
      </w:r>
      <w:r>
        <w:tab/>
        <w:t>(0.819, 0.989)</w:t>
      </w:r>
      <w:r>
        <w:tab/>
        <w:t>(0.965, 0.991)</w:t>
      </w:r>
    </w:p>
    <w:p w14:paraId="2FA9B115" w14:textId="77777777" w:rsidR="006719BC" w:rsidRDefault="001B5807">
      <w:pPr>
        <w:spacing w:after="339" w:line="259" w:lineRule="auto"/>
        <w:ind w:left="120" w:right="0" w:firstLine="0"/>
        <w:jc w:val="left"/>
      </w:pPr>
      <w:r>
        <w:rPr>
          <w:noProof/>
          <w:sz w:val="22"/>
        </w:rPr>
        <mc:AlternateContent>
          <mc:Choice Requires="wpg">
            <w:drawing>
              <wp:inline distT="0" distB="0" distL="0" distR="0" wp14:anchorId="560C2FE6" wp14:editId="2C966E23">
                <wp:extent cx="5165293" cy="7429"/>
                <wp:effectExtent l="0" t="0" r="0" b="0"/>
                <wp:docPr id="53576" name="Group 53576"/>
                <wp:cNvGraphicFramePr/>
                <a:graphic xmlns:a="http://schemas.openxmlformats.org/drawingml/2006/main">
                  <a:graphicData uri="http://schemas.microsoft.com/office/word/2010/wordprocessingGroup">
                    <wpg:wgp>
                      <wpg:cNvGrpSpPr/>
                      <wpg:grpSpPr>
                        <a:xfrm>
                          <a:off x="0" y="0"/>
                          <a:ext cx="5165293" cy="7429"/>
                          <a:chOff x="0" y="0"/>
                          <a:chExt cx="5165293" cy="7429"/>
                        </a:xfrm>
                      </wpg:grpSpPr>
                      <wps:wsp>
                        <wps:cNvPr id="2239" name="Shape 2239"/>
                        <wps:cNvSpPr/>
                        <wps:spPr>
                          <a:xfrm>
                            <a:off x="0" y="0"/>
                            <a:ext cx="5165293" cy="0"/>
                          </a:xfrm>
                          <a:custGeom>
                            <a:avLst/>
                            <a:gdLst/>
                            <a:ahLst/>
                            <a:cxnLst/>
                            <a:rect l="0" t="0" r="0" b="0"/>
                            <a:pathLst>
                              <a:path w="5165293">
                                <a:moveTo>
                                  <a:pt x="0" y="0"/>
                                </a:moveTo>
                                <a:lnTo>
                                  <a:pt x="5165293"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576" style="width:406.716pt;height:0.585pt;mso-position-horizontal-relative:char;mso-position-vertical-relative:line" coordsize="51652,74">
                <v:shape id="Shape 2239" style="position:absolute;width:51652;height:0;left:0;top:0;" coordsize="5165293,0" path="m0,0l5165293,0">
                  <v:stroke weight="0.585pt" endcap="flat" joinstyle="miter" miterlimit="10" on="true" color="#000000"/>
                  <v:fill on="false" color="#000000" opacity="0"/>
                </v:shape>
              </v:group>
            </w:pict>
          </mc:Fallback>
        </mc:AlternateContent>
      </w:r>
    </w:p>
    <w:p w14:paraId="1BFB4ECB" w14:textId="77777777" w:rsidR="006719BC" w:rsidRDefault="001B5807">
      <w:pPr>
        <w:ind w:left="249" w:right="288"/>
      </w:pPr>
      <w:r>
        <w:t>Panel (B) Estimation targets</w:t>
      </w:r>
    </w:p>
    <w:tbl>
      <w:tblPr>
        <w:tblStyle w:val="TableGrid"/>
        <w:tblW w:w="8099" w:type="dxa"/>
        <w:tblInd w:w="120" w:type="dxa"/>
        <w:tblCellMar>
          <w:right w:w="115" w:type="dxa"/>
        </w:tblCellMar>
        <w:tblLook w:val="04A0" w:firstRow="1" w:lastRow="0" w:firstColumn="1" w:lastColumn="0" w:noHBand="0" w:noVBand="1"/>
      </w:tblPr>
      <w:tblGrid>
        <w:gridCol w:w="3574"/>
        <w:gridCol w:w="239"/>
        <w:gridCol w:w="815"/>
        <w:gridCol w:w="246"/>
        <w:gridCol w:w="1061"/>
        <w:gridCol w:w="246"/>
        <w:gridCol w:w="699"/>
        <w:gridCol w:w="162"/>
        <w:gridCol w:w="1057"/>
      </w:tblGrid>
      <w:tr w:rsidR="006719BC" w14:paraId="071BFA34" w14:textId="77777777">
        <w:trPr>
          <w:gridAfter w:val="1"/>
          <w:wAfter w:w="1073" w:type="dxa"/>
          <w:trHeight w:val="409"/>
        </w:trPr>
        <w:tc>
          <w:tcPr>
            <w:tcW w:w="4786" w:type="dxa"/>
            <w:gridSpan w:val="2"/>
            <w:tcBorders>
              <w:top w:val="single" w:sz="5" w:space="0" w:color="000000"/>
              <w:left w:val="nil"/>
              <w:bottom w:val="single" w:sz="5" w:space="0" w:color="000000"/>
              <w:right w:val="nil"/>
            </w:tcBorders>
          </w:tcPr>
          <w:p w14:paraId="130A8542" w14:textId="77777777" w:rsidR="006719BC" w:rsidRDefault="006719BC">
            <w:pPr>
              <w:spacing w:after="160" w:line="259" w:lineRule="auto"/>
              <w:ind w:left="0" w:right="0" w:firstLine="0"/>
              <w:jc w:val="left"/>
            </w:pPr>
          </w:p>
        </w:tc>
        <w:tc>
          <w:tcPr>
            <w:tcW w:w="1100" w:type="dxa"/>
            <w:gridSpan w:val="2"/>
            <w:tcBorders>
              <w:top w:val="single" w:sz="5" w:space="0" w:color="000000"/>
              <w:left w:val="nil"/>
              <w:bottom w:val="single" w:sz="5" w:space="0" w:color="000000"/>
              <w:right w:val="nil"/>
            </w:tcBorders>
          </w:tcPr>
          <w:p w14:paraId="15A701B5" w14:textId="77777777" w:rsidR="006719BC" w:rsidRDefault="001B5807">
            <w:pPr>
              <w:spacing w:after="0" w:line="259" w:lineRule="auto"/>
              <w:ind w:left="0" w:right="0" w:firstLine="0"/>
              <w:jc w:val="left"/>
            </w:pPr>
            <w:r>
              <w:t>Dropout</w:t>
            </w:r>
          </w:p>
        </w:tc>
        <w:tc>
          <w:tcPr>
            <w:tcW w:w="1352" w:type="dxa"/>
            <w:gridSpan w:val="2"/>
            <w:tcBorders>
              <w:top w:val="single" w:sz="5" w:space="0" w:color="000000"/>
              <w:left w:val="nil"/>
              <w:bottom w:val="single" w:sz="5" w:space="0" w:color="000000"/>
              <w:right w:val="nil"/>
            </w:tcBorders>
          </w:tcPr>
          <w:p w14:paraId="42F9303B" w14:textId="77777777" w:rsidR="006719BC" w:rsidRDefault="001B5807">
            <w:pPr>
              <w:spacing w:after="0" w:line="259" w:lineRule="auto"/>
              <w:ind w:left="0" w:right="0" w:firstLine="0"/>
              <w:jc w:val="left"/>
            </w:pPr>
            <w:r>
              <w:t>Highschool</w:t>
            </w:r>
          </w:p>
        </w:tc>
        <w:tc>
          <w:tcPr>
            <w:tcW w:w="861" w:type="dxa"/>
            <w:gridSpan w:val="2"/>
            <w:tcBorders>
              <w:top w:val="single" w:sz="5" w:space="0" w:color="000000"/>
              <w:left w:val="nil"/>
              <w:bottom w:val="single" w:sz="5" w:space="0" w:color="000000"/>
              <w:right w:val="nil"/>
            </w:tcBorders>
          </w:tcPr>
          <w:p w14:paraId="6CBC191A" w14:textId="77777777" w:rsidR="006719BC" w:rsidRDefault="001B5807">
            <w:pPr>
              <w:spacing w:after="0" w:line="259" w:lineRule="auto"/>
              <w:ind w:left="0" w:right="0" w:firstLine="0"/>
              <w:jc w:val="left"/>
            </w:pPr>
            <w:r>
              <w:t>College</w:t>
            </w:r>
          </w:p>
        </w:tc>
      </w:tr>
      <w:tr w:rsidR="006719BC" w14:paraId="55642E9D" w14:textId="77777777">
        <w:trPr>
          <w:gridAfter w:val="1"/>
          <w:wAfter w:w="1073" w:type="dxa"/>
          <w:trHeight w:val="345"/>
        </w:trPr>
        <w:tc>
          <w:tcPr>
            <w:tcW w:w="4786" w:type="dxa"/>
            <w:gridSpan w:val="2"/>
            <w:tcBorders>
              <w:top w:val="single" w:sz="5" w:space="0" w:color="000000"/>
              <w:left w:val="nil"/>
              <w:bottom w:val="nil"/>
              <w:right w:val="nil"/>
            </w:tcBorders>
          </w:tcPr>
          <w:p w14:paraId="575A44D4" w14:textId="77777777" w:rsidR="006719BC" w:rsidRDefault="001B5807">
            <w:pPr>
              <w:spacing w:after="0" w:line="259" w:lineRule="auto"/>
              <w:ind w:left="120" w:right="0" w:firstLine="0"/>
              <w:jc w:val="left"/>
            </w:pPr>
            <w:r>
              <w:t>Median LW/ quarterly PI (data, percent)</w:t>
            </w:r>
          </w:p>
        </w:tc>
        <w:tc>
          <w:tcPr>
            <w:tcW w:w="1100" w:type="dxa"/>
            <w:gridSpan w:val="2"/>
            <w:tcBorders>
              <w:top w:val="single" w:sz="5" w:space="0" w:color="000000"/>
              <w:left w:val="nil"/>
              <w:bottom w:val="nil"/>
              <w:right w:val="nil"/>
            </w:tcBorders>
          </w:tcPr>
          <w:p w14:paraId="3D0F4BBD" w14:textId="77777777" w:rsidR="006719BC" w:rsidRDefault="001B5807">
            <w:pPr>
              <w:spacing w:after="0" w:line="259" w:lineRule="auto"/>
              <w:ind w:left="223" w:right="0" w:firstLine="0"/>
              <w:jc w:val="left"/>
            </w:pPr>
            <w:r>
              <w:t>4.64</w:t>
            </w:r>
          </w:p>
        </w:tc>
        <w:tc>
          <w:tcPr>
            <w:tcW w:w="1352" w:type="dxa"/>
            <w:gridSpan w:val="2"/>
            <w:tcBorders>
              <w:top w:val="single" w:sz="5" w:space="0" w:color="000000"/>
              <w:left w:val="nil"/>
              <w:bottom w:val="nil"/>
              <w:right w:val="nil"/>
            </w:tcBorders>
          </w:tcPr>
          <w:p w14:paraId="0ED95985" w14:textId="77777777" w:rsidR="006719BC" w:rsidRDefault="001B5807">
            <w:pPr>
              <w:spacing w:after="0" w:line="259" w:lineRule="auto"/>
              <w:ind w:left="348" w:right="0" w:firstLine="0"/>
              <w:jc w:val="left"/>
            </w:pPr>
            <w:r>
              <w:t>30.2</w:t>
            </w:r>
          </w:p>
        </w:tc>
        <w:tc>
          <w:tcPr>
            <w:tcW w:w="861" w:type="dxa"/>
            <w:gridSpan w:val="2"/>
            <w:tcBorders>
              <w:top w:val="single" w:sz="5" w:space="0" w:color="000000"/>
              <w:left w:val="nil"/>
              <w:bottom w:val="nil"/>
              <w:right w:val="nil"/>
            </w:tcBorders>
          </w:tcPr>
          <w:p w14:paraId="434BFE36" w14:textId="77777777" w:rsidR="006719BC" w:rsidRDefault="001B5807">
            <w:pPr>
              <w:spacing w:after="0" w:line="259" w:lineRule="auto"/>
              <w:ind w:left="104" w:right="0" w:firstLine="0"/>
              <w:jc w:val="left"/>
            </w:pPr>
            <w:r>
              <w:t>112.8</w:t>
            </w:r>
          </w:p>
        </w:tc>
      </w:tr>
      <w:tr w:rsidR="006719BC" w14:paraId="7986CB66" w14:textId="77777777">
        <w:trPr>
          <w:gridAfter w:val="1"/>
          <w:wAfter w:w="1073" w:type="dxa"/>
          <w:trHeight w:val="353"/>
        </w:trPr>
        <w:tc>
          <w:tcPr>
            <w:tcW w:w="4786" w:type="dxa"/>
            <w:gridSpan w:val="2"/>
            <w:tcBorders>
              <w:top w:val="nil"/>
              <w:left w:val="nil"/>
              <w:bottom w:val="single" w:sz="5" w:space="0" w:color="000000"/>
              <w:right w:val="nil"/>
            </w:tcBorders>
          </w:tcPr>
          <w:p w14:paraId="7F5D246F" w14:textId="77777777" w:rsidR="006719BC" w:rsidRDefault="001B5807">
            <w:pPr>
              <w:spacing w:after="0" w:line="259" w:lineRule="auto"/>
              <w:ind w:left="120" w:right="0" w:firstLine="0"/>
              <w:jc w:val="left"/>
            </w:pPr>
            <w:r>
              <w:t>Median LW/ quarterly PI (model, percent)</w:t>
            </w:r>
          </w:p>
        </w:tc>
        <w:tc>
          <w:tcPr>
            <w:tcW w:w="1100" w:type="dxa"/>
            <w:gridSpan w:val="2"/>
            <w:tcBorders>
              <w:top w:val="nil"/>
              <w:left w:val="nil"/>
              <w:bottom w:val="single" w:sz="5" w:space="0" w:color="000000"/>
              <w:right w:val="nil"/>
            </w:tcBorders>
          </w:tcPr>
          <w:p w14:paraId="334BA9A4" w14:textId="77777777" w:rsidR="006719BC" w:rsidRDefault="001B5807">
            <w:pPr>
              <w:spacing w:after="0" w:line="259" w:lineRule="auto"/>
              <w:ind w:left="223" w:right="0" w:firstLine="0"/>
              <w:jc w:val="left"/>
            </w:pPr>
            <w:r>
              <w:t>4.64</w:t>
            </w:r>
          </w:p>
        </w:tc>
        <w:tc>
          <w:tcPr>
            <w:tcW w:w="1352" w:type="dxa"/>
            <w:gridSpan w:val="2"/>
            <w:tcBorders>
              <w:top w:val="nil"/>
              <w:left w:val="nil"/>
              <w:bottom w:val="single" w:sz="5" w:space="0" w:color="000000"/>
              <w:right w:val="nil"/>
            </w:tcBorders>
          </w:tcPr>
          <w:p w14:paraId="78B7C108" w14:textId="77777777" w:rsidR="006719BC" w:rsidRDefault="001B5807">
            <w:pPr>
              <w:spacing w:after="0" w:line="259" w:lineRule="auto"/>
              <w:ind w:left="349" w:right="0" w:firstLine="0"/>
              <w:jc w:val="left"/>
            </w:pPr>
            <w:r>
              <w:t>30.2</w:t>
            </w:r>
          </w:p>
        </w:tc>
        <w:tc>
          <w:tcPr>
            <w:tcW w:w="861" w:type="dxa"/>
            <w:gridSpan w:val="2"/>
            <w:tcBorders>
              <w:top w:val="nil"/>
              <w:left w:val="nil"/>
              <w:bottom w:val="single" w:sz="5" w:space="0" w:color="000000"/>
              <w:right w:val="nil"/>
            </w:tcBorders>
          </w:tcPr>
          <w:p w14:paraId="3C75428C" w14:textId="77777777" w:rsidR="006719BC" w:rsidRDefault="001B5807">
            <w:pPr>
              <w:spacing w:after="0" w:line="259" w:lineRule="auto"/>
              <w:ind w:left="104" w:right="0" w:firstLine="0"/>
              <w:jc w:val="left"/>
            </w:pPr>
            <w:r>
              <w:t>112.8</w:t>
            </w:r>
          </w:p>
        </w:tc>
      </w:tr>
      <w:tr w:rsidR="006719BC" w14:paraId="7E9E4FAA" w14:textId="77777777">
        <w:trPr>
          <w:trHeight w:val="648"/>
        </w:trPr>
        <w:tc>
          <w:tcPr>
            <w:tcW w:w="4505" w:type="dxa"/>
            <w:tcBorders>
              <w:top w:val="nil"/>
              <w:left w:val="nil"/>
              <w:bottom w:val="single" w:sz="5" w:space="0" w:color="000000"/>
              <w:right w:val="nil"/>
            </w:tcBorders>
          </w:tcPr>
          <w:p w14:paraId="43360064" w14:textId="77777777" w:rsidR="006719BC" w:rsidRDefault="001B5807">
            <w:pPr>
              <w:spacing w:after="0" w:line="259" w:lineRule="auto"/>
              <w:ind w:left="120" w:right="0" w:firstLine="0"/>
              <w:jc w:val="left"/>
            </w:pPr>
            <w:r>
              <w:t>Panel (C) Non-targeted moments</w:t>
            </w:r>
          </w:p>
        </w:tc>
        <w:tc>
          <w:tcPr>
            <w:tcW w:w="1100" w:type="dxa"/>
            <w:gridSpan w:val="2"/>
            <w:tcBorders>
              <w:top w:val="nil"/>
              <w:left w:val="nil"/>
              <w:bottom w:val="single" w:sz="5" w:space="0" w:color="000000"/>
              <w:right w:val="nil"/>
            </w:tcBorders>
            <w:vAlign w:val="bottom"/>
          </w:tcPr>
          <w:p w14:paraId="09B9CB62" w14:textId="77777777" w:rsidR="006719BC" w:rsidRDefault="001B5807">
            <w:pPr>
              <w:spacing w:after="0" w:line="259" w:lineRule="auto"/>
              <w:ind w:left="0" w:right="0" w:firstLine="0"/>
              <w:jc w:val="left"/>
            </w:pPr>
            <w:r>
              <w:t>Dropout</w:t>
            </w:r>
          </w:p>
        </w:tc>
        <w:tc>
          <w:tcPr>
            <w:tcW w:w="1352" w:type="dxa"/>
            <w:gridSpan w:val="2"/>
            <w:tcBorders>
              <w:top w:val="nil"/>
              <w:left w:val="nil"/>
              <w:bottom w:val="single" w:sz="5" w:space="0" w:color="000000"/>
              <w:right w:val="nil"/>
            </w:tcBorders>
            <w:vAlign w:val="bottom"/>
          </w:tcPr>
          <w:p w14:paraId="37BC13EB" w14:textId="77777777" w:rsidR="006719BC" w:rsidRDefault="001B5807">
            <w:pPr>
              <w:spacing w:after="0" w:line="259" w:lineRule="auto"/>
              <w:ind w:left="0" w:right="0" w:firstLine="0"/>
              <w:jc w:val="left"/>
            </w:pPr>
            <w:r>
              <w:t>Highschool</w:t>
            </w:r>
          </w:p>
        </w:tc>
        <w:tc>
          <w:tcPr>
            <w:tcW w:w="980" w:type="dxa"/>
            <w:gridSpan w:val="2"/>
            <w:tcBorders>
              <w:top w:val="nil"/>
              <w:left w:val="nil"/>
              <w:bottom w:val="single" w:sz="5" w:space="0" w:color="000000"/>
              <w:right w:val="nil"/>
            </w:tcBorders>
            <w:vAlign w:val="bottom"/>
          </w:tcPr>
          <w:p w14:paraId="4554E361" w14:textId="77777777" w:rsidR="006719BC" w:rsidRDefault="001B5807">
            <w:pPr>
              <w:spacing w:after="0" w:line="259" w:lineRule="auto"/>
              <w:ind w:left="0" w:right="0" w:firstLine="0"/>
              <w:jc w:val="left"/>
            </w:pPr>
            <w:r>
              <w:t>College</w:t>
            </w:r>
          </w:p>
        </w:tc>
        <w:tc>
          <w:tcPr>
            <w:tcW w:w="1235" w:type="dxa"/>
            <w:gridSpan w:val="2"/>
            <w:tcBorders>
              <w:top w:val="nil"/>
              <w:left w:val="nil"/>
              <w:bottom w:val="single" w:sz="5" w:space="0" w:color="000000"/>
              <w:right w:val="nil"/>
            </w:tcBorders>
            <w:vAlign w:val="bottom"/>
          </w:tcPr>
          <w:p w14:paraId="64A3E53D" w14:textId="77777777" w:rsidR="006719BC" w:rsidRDefault="001B5807">
            <w:pPr>
              <w:spacing w:after="0" w:line="259" w:lineRule="auto"/>
              <w:ind w:left="0" w:right="0" w:firstLine="0"/>
              <w:jc w:val="left"/>
            </w:pPr>
            <w:r>
              <w:t>Population</w:t>
            </w:r>
          </w:p>
        </w:tc>
      </w:tr>
      <w:tr w:rsidR="006719BC" w14:paraId="270E9154" w14:textId="77777777">
        <w:trPr>
          <w:trHeight w:val="345"/>
        </w:trPr>
        <w:tc>
          <w:tcPr>
            <w:tcW w:w="4505" w:type="dxa"/>
            <w:tcBorders>
              <w:top w:val="single" w:sz="5" w:space="0" w:color="000000"/>
              <w:left w:val="nil"/>
              <w:bottom w:val="nil"/>
              <w:right w:val="nil"/>
            </w:tcBorders>
          </w:tcPr>
          <w:p w14:paraId="1A632C4A" w14:textId="77777777" w:rsidR="006719BC" w:rsidRDefault="001B5807">
            <w:pPr>
              <w:spacing w:after="0" w:line="259" w:lineRule="auto"/>
              <w:ind w:left="120" w:right="0" w:firstLine="0"/>
              <w:jc w:val="left"/>
            </w:pPr>
            <w:r>
              <w:t>Percent of total wealth (data)</w:t>
            </w:r>
          </w:p>
        </w:tc>
        <w:tc>
          <w:tcPr>
            <w:tcW w:w="1100" w:type="dxa"/>
            <w:gridSpan w:val="2"/>
            <w:tcBorders>
              <w:top w:val="single" w:sz="5" w:space="0" w:color="000000"/>
              <w:left w:val="nil"/>
              <w:bottom w:val="nil"/>
              <w:right w:val="nil"/>
            </w:tcBorders>
          </w:tcPr>
          <w:p w14:paraId="69A6CC5A" w14:textId="77777777" w:rsidR="006719BC" w:rsidRDefault="001B5807">
            <w:pPr>
              <w:spacing w:after="0" w:line="259" w:lineRule="auto"/>
              <w:ind w:left="281" w:right="0" w:firstLine="0"/>
              <w:jc w:val="left"/>
            </w:pPr>
            <w:r>
              <w:t>0.8</w:t>
            </w:r>
          </w:p>
        </w:tc>
        <w:tc>
          <w:tcPr>
            <w:tcW w:w="1352" w:type="dxa"/>
            <w:gridSpan w:val="2"/>
            <w:tcBorders>
              <w:top w:val="single" w:sz="5" w:space="0" w:color="000000"/>
              <w:left w:val="nil"/>
              <w:bottom w:val="nil"/>
              <w:right w:val="nil"/>
            </w:tcBorders>
          </w:tcPr>
          <w:p w14:paraId="3EFA7EBF" w14:textId="77777777" w:rsidR="006719BC" w:rsidRDefault="001B5807">
            <w:pPr>
              <w:spacing w:after="0" w:line="259" w:lineRule="auto"/>
              <w:ind w:left="349" w:right="0" w:firstLine="0"/>
              <w:jc w:val="left"/>
            </w:pPr>
            <w:r>
              <w:t>17.9</w:t>
            </w:r>
          </w:p>
        </w:tc>
        <w:tc>
          <w:tcPr>
            <w:tcW w:w="980" w:type="dxa"/>
            <w:gridSpan w:val="2"/>
            <w:tcBorders>
              <w:top w:val="single" w:sz="5" w:space="0" w:color="000000"/>
              <w:left w:val="nil"/>
              <w:bottom w:val="nil"/>
              <w:right w:val="nil"/>
            </w:tcBorders>
          </w:tcPr>
          <w:p w14:paraId="2ADD4E5D" w14:textId="77777777" w:rsidR="006719BC" w:rsidRDefault="001B5807">
            <w:pPr>
              <w:spacing w:after="0" w:line="259" w:lineRule="auto"/>
              <w:ind w:left="163" w:right="0" w:firstLine="0"/>
              <w:jc w:val="left"/>
            </w:pPr>
            <w:r>
              <w:t>81.2</w:t>
            </w:r>
          </w:p>
        </w:tc>
        <w:tc>
          <w:tcPr>
            <w:tcW w:w="1235" w:type="dxa"/>
            <w:gridSpan w:val="2"/>
            <w:tcBorders>
              <w:top w:val="single" w:sz="5" w:space="0" w:color="000000"/>
              <w:left w:val="nil"/>
              <w:bottom w:val="nil"/>
              <w:right w:val="nil"/>
            </w:tcBorders>
          </w:tcPr>
          <w:p w14:paraId="07140B9F" w14:textId="77777777" w:rsidR="006719BC" w:rsidRDefault="001B5807">
            <w:pPr>
              <w:spacing w:after="0" w:line="259" w:lineRule="auto"/>
              <w:ind w:left="382" w:right="0" w:firstLine="0"/>
              <w:jc w:val="left"/>
            </w:pPr>
            <w:r>
              <w:t>100</w:t>
            </w:r>
          </w:p>
        </w:tc>
      </w:tr>
      <w:tr w:rsidR="006719BC" w14:paraId="4E4C1B44" w14:textId="77777777">
        <w:trPr>
          <w:trHeight w:val="289"/>
        </w:trPr>
        <w:tc>
          <w:tcPr>
            <w:tcW w:w="4505" w:type="dxa"/>
            <w:tcBorders>
              <w:top w:val="nil"/>
              <w:left w:val="nil"/>
              <w:bottom w:val="nil"/>
              <w:right w:val="nil"/>
            </w:tcBorders>
          </w:tcPr>
          <w:p w14:paraId="74EA10B0" w14:textId="77777777" w:rsidR="006719BC" w:rsidRDefault="001B5807">
            <w:pPr>
              <w:spacing w:after="0" w:line="259" w:lineRule="auto"/>
              <w:ind w:left="120" w:right="0" w:firstLine="0"/>
              <w:jc w:val="left"/>
            </w:pPr>
            <w:r>
              <w:t>Percent of total wealth (model)</w:t>
            </w:r>
          </w:p>
        </w:tc>
        <w:tc>
          <w:tcPr>
            <w:tcW w:w="1100" w:type="dxa"/>
            <w:gridSpan w:val="2"/>
            <w:tcBorders>
              <w:top w:val="nil"/>
              <w:left w:val="nil"/>
              <w:bottom w:val="nil"/>
              <w:right w:val="nil"/>
            </w:tcBorders>
          </w:tcPr>
          <w:p w14:paraId="528F3396" w14:textId="77777777" w:rsidR="006719BC" w:rsidRDefault="001B5807">
            <w:pPr>
              <w:spacing w:after="0" w:line="259" w:lineRule="auto"/>
              <w:ind w:left="223" w:right="0" w:firstLine="0"/>
              <w:jc w:val="left"/>
            </w:pPr>
            <w:r>
              <w:t>12.4</w:t>
            </w:r>
          </w:p>
        </w:tc>
        <w:tc>
          <w:tcPr>
            <w:tcW w:w="1352" w:type="dxa"/>
            <w:gridSpan w:val="2"/>
            <w:tcBorders>
              <w:top w:val="nil"/>
              <w:left w:val="nil"/>
              <w:bottom w:val="nil"/>
              <w:right w:val="nil"/>
            </w:tcBorders>
          </w:tcPr>
          <w:p w14:paraId="5ABAE0E0" w14:textId="77777777" w:rsidR="006719BC" w:rsidRDefault="001B5807">
            <w:pPr>
              <w:spacing w:after="0" w:line="259" w:lineRule="auto"/>
              <w:ind w:left="349" w:right="0" w:firstLine="0"/>
              <w:jc w:val="left"/>
            </w:pPr>
            <w:r>
              <w:t>18.6</w:t>
            </w:r>
          </w:p>
        </w:tc>
        <w:tc>
          <w:tcPr>
            <w:tcW w:w="980" w:type="dxa"/>
            <w:gridSpan w:val="2"/>
            <w:tcBorders>
              <w:top w:val="nil"/>
              <w:left w:val="nil"/>
              <w:bottom w:val="nil"/>
              <w:right w:val="nil"/>
            </w:tcBorders>
          </w:tcPr>
          <w:p w14:paraId="4E51D3FB" w14:textId="77777777" w:rsidR="006719BC" w:rsidRDefault="001B5807">
            <w:pPr>
              <w:spacing w:after="0" w:line="259" w:lineRule="auto"/>
              <w:ind w:left="163" w:right="0" w:firstLine="0"/>
              <w:jc w:val="left"/>
            </w:pPr>
            <w:r>
              <w:t>69.0</w:t>
            </w:r>
          </w:p>
        </w:tc>
        <w:tc>
          <w:tcPr>
            <w:tcW w:w="1235" w:type="dxa"/>
            <w:gridSpan w:val="2"/>
            <w:tcBorders>
              <w:top w:val="nil"/>
              <w:left w:val="nil"/>
              <w:bottom w:val="nil"/>
              <w:right w:val="nil"/>
            </w:tcBorders>
          </w:tcPr>
          <w:p w14:paraId="343E1F86" w14:textId="77777777" w:rsidR="006719BC" w:rsidRDefault="001B5807">
            <w:pPr>
              <w:spacing w:after="0" w:line="259" w:lineRule="auto"/>
              <w:ind w:left="382" w:right="0" w:firstLine="0"/>
              <w:jc w:val="left"/>
            </w:pPr>
            <w:r>
              <w:t>100</w:t>
            </w:r>
          </w:p>
        </w:tc>
      </w:tr>
      <w:tr w:rsidR="006719BC" w14:paraId="24860070" w14:textId="77777777">
        <w:trPr>
          <w:trHeight w:val="356"/>
        </w:trPr>
        <w:tc>
          <w:tcPr>
            <w:tcW w:w="4505" w:type="dxa"/>
            <w:tcBorders>
              <w:top w:val="nil"/>
              <w:left w:val="nil"/>
              <w:bottom w:val="single" w:sz="7" w:space="0" w:color="000000"/>
              <w:right w:val="nil"/>
            </w:tcBorders>
          </w:tcPr>
          <w:p w14:paraId="58BED366" w14:textId="77777777" w:rsidR="006719BC" w:rsidRDefault="001B5807">
            <w:pPr>
              <w:spacing w:after="0" w:line="259" w:lineRule="auto"/>
              <w:ind w:left="120" w:right="0" w:firstLine="0"/>
              <w:jc w:val="left"/>
            </w:pPr>
            <w:r>
              <w:t>Avg. annual MPC (model, incl. splurge)</w:t>
            </w:r>
          </w:p>
        </w:tc>
        <w:tc>
          <w:tcPr>
            <w:tcW w:w="1100" w:type="dxa"/>
            <w:gridSpan w:val="2"/>
            <w:tcBorders>
              <w:top w:val="nil"/>
              <w:left w:val="nil"/>
              <w:bottom w:val="single" w:sz="7" w:space="0" w:color="000000"/>
              <w:right w:val="nil"/>
            </w:tcBorders>
          </w:tcPr>
          <w:p w14:paraId="2BC0C5C6" w14:textId="77777777" w:rsidR="006719BC" w:rsidRDefault="001B5807">
            <w:pPr>
              <w:spacing w:after="0" w:line="259" w:lineRule="auto"/>
              <w:ind w:left="223" w:right="0" w:firstLine="0"/>
              <w:jc w:val="left"/>
            </w:pPr>
            <w:r>
              <w:t>0.79</w:t>
            </w:r>
          </w:p>
        </w:tc>
        <w:tc>
          <w:tcPr>
            <w:tcW w:w="1352" w:type="dxa"/>
            <w:gridSpan w:val="2"/>
            <w:tcBorders>
              <w:top w:val="nil"/>
              <w:left w:val="nil"/>
              <w:bottom w:val="single" w:sz="7" w:space="0" w:color="000000"/>
              <w:right w:val="nil"/>
            </w:tcBorders>
          </w:tcPr>
          <w:p w14:paraId="1D700EFB" w14:textId="77777777" w:rsidR="006719BC" w:rsidRDefault="001B5807">
            <w:pPr>
              <w:spacing w:after="0" w:line="259" w:lineRule="auto"/>
              <w:ind w:left="348" w:right="0" w:firstLine="0"/>
              <w:jc w:val="left"/>
            </w:pPr>
            <w:r>
              <w:t>0.78</w:t>
            </w:r>
          </w:p>
        </w:tc>
        <w:tc>
          <w:tcPr>
            <w:tcW w:w="980" w:type="dxa"/>
            <w:gridSpan w:val="2"/>
            <w:tcBorders>
              <w:top w:val="nil"/>
              <w:left w:val="nil"/>
              <w:bottom w:val="single" w:sz="7" w:space="0" w:color="000000"/>
              <w:right w:val="nil"/>
            </w:tcBorders>
          </w:tcPr>
          <w:p w14:paraId="6EFB62B0" w14:textId="77777777" w:rsidR="006719BC" w:rsidRDefault="001B5807">
            <w:pPr>
              <w:spacing w:after="0" w:line="259" w:lineRule="auto"/>
              <w:ind w:left="163" w:right="0" w:firstLine="0"/>
              <w:jc w:val="left"/>
            </w:pPr>
            <w:r>
              <w:t>0.54</w:t>
            </w:r>
          </w:p>
        </w:tc>
        <w:tc>
          <w:tcPr>
            <w:tcW w:w="1235" w:type="dxa"/>
            <w:gridSpan w:val="2"/>
            <w:tcBorders>
              <w:top w:val="nil"/>
              <w:left w:val="nil"/>
              <w:bottom w:val="single" w:sz="7" w:space="0" w:color="000000"/>
              <w:right w:val="nil"/>
            </w:tcBorders>
          </w:tcPr>
          <w:p w14:paraId="3D05D9EC" w14:textId="77777777" w:rsidR="006719BC" w:rsidRDefault="001B5807">
            <w:pPr>
              <w:spacing w:after="0" w:line="259" w:lineRule="auto"/>
              <w:ind w:left="350" w:right="0" w:firstLine="0"/>
              <w:jc w:val="left"/>
            </w:pPr>
            <w:r>
              <w:t>0.69</w:t>
            </w:r>
          </w:p>
        </w:tc>
      </w:tr>
    </w:tbl>
    <w:p w14:paraId="43CB8A06" w14:textId="4D9016CB" w:rsidR="006719BC" w:rsidRDefault="001B5807">
      <w:pPr>
        <w:spacing w:after="183"/>
        <w:ind w:left="20" w:right="288"/>
      </w:pPr>
      <w:r>
        <w:rPr>
          <w:sz w:val="22"/>
        </w:rPr>
        <w:t xml:space="preserve">Table 2 </w:t>
      </w:r>
      <w:r>
        <w:t>Estimated discount factor distributions, estimation targets</w:t>
      </w:r>
      <w:ins w:id="660" w:author="Christopher Karlsten [2]" w:date="2022-11-07T18:17:00Z">
        <w:r w:rsidR="00D57ED1">
          <w:t>,</w:t>
        </w:r>
      </w:ins>
      <w:r>
        <w:t xml:space="preserve"> and non-targeted moments</w:t>
      </w:r>
      <w:del w:id="661" w:author="Christopher Karlsten [2]" w:date="2022-11-07T18:17:00Z">
        <w:r w:rsidDel="00D57ED1">
          <w:delText>.</w:delText>
        </w:r>
      </w:del>
    </w:p>
    <w:p w14:paraId="727AF100" w14:textId="46A251B1" w:rsidR="006719BC" w:rsidRDefault="001B5807">
      <w:pPr>
        <w:spacing w:after="654" w:line="255" w:lineRule="auto"/>
        <w:ind w:left="-15" w:right="120" w:firstLine="0"/>
      </w:pPr>
      <w:r>
        <w:rPr>
          <w:sz w:val="22"/>
        </w:rPr>
        <w:t>Note: Panel (A) shows the estimated parameters of the discount distributions for each education group. It also shows the minimum and maximum values we use in our discrete approximation to the uniform distribution of discount factors for each group. Panel (B) shows the weighted median rat</w:t>
      </w:r>
      <w:ins w:id="662" w:author="Christopher Karlsten [2]" w:date="2022-11-05T11:32:00Z">
        <w:r w:rsidR="00716A7A">
          <w:rPr>
            <w:sz w:val="22"/>
          </w:rPr>
          <w:t>i</w:t>
        </w:r>
      </w:ins>
      <w:r>
        <w:rPr>
          <w:sz w:val="22"/>
        </w:rPr>
        <w:t xml:space="preserve">o of liquid wealth to permanent income from the 2004 SCF and in the model. In the annual data from the SCF, the annual PI is divided by 4 to obtain a quarterly number. Panel (C) shows percent of total wealth held by each education group in the 2004 SCF and in the model. It also shows the average annual MPCs calculated for </w:t>
      </w:r>
      <w:proofErr w:type="gramStart"/>
      <w:r>
        <w:rPr>
          <w:sz w:val="22"/>
        </w:rPr>
        <w:t>each individual</w:t>
      </w:r>
      <w:proofErr w:type="gramEnd"/>
      <w:r>
        <w:rPr>
          <w:sz w:val="22"/>
        </w:rPr>
        <w:t xml:space="preserve"> from the splurge and the quarterly MPCs, and then averaged by education group.</w:t>
      </w:r>
    </w:p>
    <w:p w14:paraId="717C919F" w14:textId="217F8006" w:rsidR="006719BC" w:rsidRDefault="001B5807">
      <w:pPr>
        <w:ind w:left="20" w:right="288"/>
      </w:pPr>
      <w:r>
        <w:t xml:space="preserve">suffer from the </w:t>
      </w:r>
      <w:ins w:id="663" w:author="Christopher Karlsten [2]" w:date="2022-10-28T17:00:00Z">
        <w:r w:rsidR="00BC2F35">
          <w:t>“</w:t>
        </w:r>
      </w:ins>
      <w:del w:id="664" w:author="Christopher Karlsten [2]" w:date="2022-10-28T17:00:00Z">
        <w:r w:rsidDel="00BC2F35">
          <w:delText>‘</w:delText>
        </w:r>
      </w:del>
      <w:r>
        <w:t>missing middle</w:t>
      </w:r>
      <w:ins w:id="665" w:author="Christopher Karlsten [2]" w:date="2022-10-28T17:00:00Z">
        <w:r w:rsidR="00BC2F35">
          <w:t>”</w:t>
        </w:r>
      </w:ins>
      <w:del w:id="666" w:author="Christopher Karlsten [2]" w:date="2022-10-28T17:00:00Z">
        <w:r w:rsidDel="00BC2F35">
          <w:delText>’</w:delText>
        </w:r>
      </w:del>
      <w:r>
        <w:t xml:space="preserve"> problem, identified in </w:t>
      </w:r>
      <w:r>
        <w:rPr>
          <w:color w:val="19184C"/>
        </w:rPr>
        <w:t xml:space="preserve">Kaplan and </w:t>
      </w:r>
      <w:proofErr w:type="spellStart"/>
      <w:r>
        <w:rPr>
          <w:color w:val="19184C"/>
        </w:rPr>
        <w:t>Violante</w:t>
      </w:r>
      <w:proofErr w:type="spellEnd"/>
      <w:r>
        <w:rPr>
          <w:color w:val="19184C"/>
        </w:rPr>
        <w:t xml:space="preserve"> </w:t>
      </w:r>
      <w:r>
        <w:t>(</w:t>
      </w:r>
      <w:r>
        <w:rPr>
          <w:color w:val="19184C"/>
        </w:rPr>
        <w:t>2022</w:t>
      </w:r>
      <w:r>
        <w:t xml:space="preserve">), in which the middle of the wealth distribution has too little wealth. Our model avoids this problem for two reasons: </w:t>
      </w:r>
      <w:ins w:id="667" w:author="Christopher Karlsten [2]" w:date="2022-10-28T17:00:00Z">
        <w:r w:rsidR="00BC2F35">
          <w:t>(1</w:t>
        </w:r>
      </w:ins>
      <w:del w:id="668" w:author="Christopher Karlsten [2]" w:date="2022-10-28T17:00:00Z">
        <w:r w:rsidDel="00BC2F35">
          <w:delText>i</w:delText>
        </w:r>
      </w:del>
      <w:r>
        <w:t xml:space="preserve">) </w:t>
      </w:r>
      <w:del w:id="669" w:author="Christopher Karlsten [2]" w:date="2022-11-04T12:36:00Z">
        <w:r w:rsidDel="00BF0EFE">
          <w:delText>t</w:delText>
        </w:r>
      </w:del>
      <w:ins w:id="670" w:author="Christopher Karlsten [2]" w:date="2022-11-04T12:36:00Z">
        <w:r w:rsidR="00BF0EFE">
          <w:t>T</w:t>
        </w:r>
      </w:ins>
      <w:r>
        <w:t xml:space="preserve">he </w:t>
      </w:r>
      <w:del w:id="671" w:author="Christopher Karlsten [2]" w:date="2022-10-28T17:00:00Z">
        <w:r w:rsidDel="00BC2F35">
          <w:delText>‘</w:delText>
        </w:r>
      </w:del>
      <w:r>
        <w:t>splurge</w:t>
      </w:r>
      <w:del w:id="672" w:author="Christopher Karlsten [2]" w:date="2022-10-28T17:00:00Z">
        <w:r w:rsidDel="00BC2F35">
          <w:delText>’</w:delText>
        </w:r>
      </w:del>
      <w:r>
        <w:t xml:space="preserve"> pushes up MPCs relative to wealth</w:t>
      </w:r>
      <w:ins w:id="673" w:author="Christopher Karlsten [2]" w:date="2022-10-28T17:01:00Z">
        <w:r w:rsidR="00BC2F35">
          <w:t>,</w:t>
        </w:r>
      </w:ins>
      <w:ins w:id="674" w:author="Christopher Karlsten [2]" w:date="2022-10-28T17:00:00Z">
        <w:r w:rsidR="00BC2F35">
          <w:t xml:space="preserve"> and (2</w:t>
        </w:r>
      </w:ins>
      <w:del w:id="675" w:author="Christopher Karlsten [2]" w:date="2022-10-28T17:00:00Z">
        <w:r w:rsidDel="00BC2F35">
          <w:delText xml:space="preserve">; </w:delText>
        </w:r>
      </w:del>
      <w:del w:id="676" w:author="Christopher Karlsten [2]" w:date="2022-10-28T17:01:00Z">
        <w:r w:rsidDel="00BC2F35">
          <w:delText>ii</w:delText>
        </w:r>
      </w:del>
      <w:r>
        <w:t>) we calibrate to liquid wealth rather than total wealth.</w:t>
      </w:r>
    </w:p>
    <w:p w14:paraId="52EB6E15" w14:textId="1FC73607" w:rsidR="006719BC" w:rsidRDefault="001B5807">
      <w:pPr>
        <w:ind w:right="288" w:firstLine="234"/>
      </w:pPr>
      <w:r>
        <w:t xml:space="preserve">There are a few points to note regarding the estimated discount factor distribution for the Dropout group, however. Panel B of </w:t>
      </w:r>
      <w:ins w:id="677" w:author="Christopher Karlsten [2]" w:date="2022-10-28T17:13:00Z">
        <w:r w:rsidR="001E7CFA">
          <w:t>t</w:t>
        </w:r>
      </w:ins>
      <w:del w:id="678" w:author="Christopher Karlsten [2]" w:date="2022-10-28T17:13:00Z">
        <w:r w:rsidDel="001E7CFA">
          <w:delText>T</w:delText>
        </w:r>
      </w:del>
      <w:r>
        <w:t xml:space="preserve">able </w:t>
      </w:r>
      <w:r>
        <w:rPr>
          <w:color w:val="4C0000"/>
        </w:rPr>
        <w:t xml:space="preserve">2 </w:t>
      </w:r>
      <w:r>
        <w:t>reports that the median liquid</w:t>
      </w:r>
      <w:ins w:id="679" w:author="Christopher Karlsten [2]" w:date="2022-11-04T12:39:00Z">
        <w:r w:rsidR="00BF0EFE">
          <w:t>-</w:t>
        </w:r>
      </w:ins>
      <w:del w:id="680" w:author="Christopher Karlsten [2]" w:date="2022-11-04T12:39:00Z">
        <w:r w:rsidDel="00BF0EFE">
          <w:delText xml:space="preserve"> </w:delText>
        </w:r>
      </w:del>
      <w:r>
        <w:t>wealth</w:t>
      </w:r>
      <w:ins w:id="681" w:author="Christopher Karlsten [2]" w:date="2022-11-04T12:39:00Z">
        <w:r w:rsidR="00BF0EFE">
          <w:t>-</w:t>
        </w:r>
      </w:ins>
      <w:del w:id="682" w:author="Christopher Karlsten [2]" w:date="2022-11-04T12:39:00Z">
        <w:r w:rsidDel="00BF0EFE">
          <w:delText xml:space="preserve"> </w:delText>
        </w:r>
      </w:del>
      <w:r>
        <w:t>to</w:t>
      </w:r>
      <w:ins w:id="683" w:author="Christopher Karlsten [2]" w:date="2022-11-04T12:39:00Z">
        <w:r w:rsidR="00BF0EFE">
          <w:t>-</w:t>
        </w:r>
      </w:ins>
      <w:del w:id="684" w:author="Christopher Karlsten [2]" w:date="2022-11-04T12:39:00Z">
        <w:r w:rsidDel="00BF0EFE">
          <w:delText xml:space="preserve"> </w:delText>
        </w:r>
      </w:del>
      <w:r>
        <w:t>permanent</w:t>
      </w:r>
      <w:ins w:id="685" w:author="Christopher Karlsten [2]" w:date="2022-11-04T12:39:00Z">
        <w:r w:rsidR="00BF0EFE">
          <w:t>-</w:t>
        </w:r>
      </w:ins>
      <w:del w:id="686" w:author="Christopher Karlsten [2]" w:date="2022-11-04T12:39:00Z">
        <w:r w:rsidDel="00BF0EFE">
          <w:delText xml:space="preserve"> </w:delText>
        </w:r>
      </w:del>
      <w:r>
        <w:t xml:space="preserve">income ratio for this group is quite low at </w:t>
      </w:r>
      <w:r>
        <w:rPr>
          <w:rFonts w:ascii="Cambria" w:eastAsia="Cambria" w:hAnsi="Cambria" w:cs="Cambria"/>
        </w:rPr>
        <w:t>4</w:t>
      </w:r>
      <w:r>
        <w:rPr>
          <w:rFonts w:ascii="Cambria" w:eastAsia="Cambria" w:hAnsi="Cambria" w:cs="Cambria"/>
          <w:i/>
        </w:rPr>
        <w:t>.</w:t>
      </w:r>
      <w:r>
        <w:rPr>
          <w:rFonts w:ascii="Cambria" w:eastAsia="Cambria" w:hAnsi="Cambria" w:cs="Cambria"/>
        </w:rPr>
        <w:t>64</w:t>
      </w:r>
      <w:r>
        <w:t>, and the top</w:t>
      </w:r>
      <w:ins w:id="687" w:author="Christopher Karlsten [2]" w:date="2022-10-28T17:14:00Z">
        <w:r w:rsidR="00285DCB">
          <w:t>-</w:t>
        </w:r>
      </w:ins>
      <w:del w:id="688" w:author="Christopher Karlsten [2]" w:date="2022-10-28T17:14:00Z">
        <w:r w:rsidDel="00285DCB">
          <w:delText xml:space="preserve"> </w:delText>
        </w:r>
      </w:del>
      <w:r>
        <w:t xml:space="preserve">left quadrant of </w:t>
      </w:r>
      <w:ins w:id="689" w:author="Christopher Karlsten [2]" w:date="2022-10-28T17:14:00Z">
        <w:r w:rsidR="00285DCB">
          <w:t>f</w:t>
        </w:r>
      </w:ins>
      <w:del w:id="690" w:author="Christopher Karlsten [2]" w:date="2022-10-28T17:14:00Z">
        <w:r w:rsidDel="00285DCB">
          <w:delText>F</w:delText>
        </w:r>
      </w:del>
      <w:r>
        <w:t xml:space="preserve">igure </w:t>
      </w:r>
      <w:r>
        <w:rPr>
          <w:color w:val="4C0000"/>
        </w:rPr>
        <w:t xml:space="preserve">2 </w:t>
      </w:r>
      <w:r>
        <w:t xml:space="preserve">shows that liquid wealth is very concentrated within this education group, as the bottom 80 percent </w:t>
      </w:r>
      <w:del w:id="691" w:author="Christopher Karlsten [2]" w:date="2022-10-28T17:14:00Z">
        <w:r w:rsidDel="00285DCB">
          <w:delText xml:space="preserve">only </w:delText>
        </w:r>
      </w:del>
      <w:r>
        <w:t xml:space="preserve">hold </w:t>
      </w:r>
      <w:ins w:id="692" w:author="Christopher Karlsten [2]" w:date="2022-10-28T17:14:00Z">
        <w:r w:rsidR="00285DCB">
          <w:t xml:space="preserve">only </w:t>
        </w:r>
      </w:ins>
      <w:r>
        <w:rPr>
          <w:rFonts w:ascii="Cambria" w:eastAsia="Cambria" w:hAnsi="Cambria" w:cs="Cambria"/>
        </w:rPr>
        <w:t>3</w:t>
      </w:r>
      <w:r>
        <w:rPr>
          <w:rFonts w:ascii="Cambria" w:eastAsia="Cambria" w:hAnsi="Cambria" w:cs="Cambria"/>
          <w:i/>
        </w:rPr>
        <w:t>.</w:t>
      </w:r>
      <w:r>
        <w:rPr>
          <w:rFonts w:ascii="Cambria" w:eastAsia="Cambria" w:hAnsi="Cambria" w:cs="Cambria"/>
        </w:rPr>
        <w:t xml:space="preserve">6 </w:t>
      </w:r>
      <w:r>
        <w:t>percent of the wealth within the Dropout group. Hence, the estimated discount factor distribution is centered at a very low value</w:t>
      </w:r>
      <w:ins w:id="693" w:author="Christopher Karlsten [2]" w:date="2022-10-28T17:15:00Z">
        <w:r w:rsidR="00285DCB">
          <w:t>,</w:t>
        </w:r>
      </w:ins>
      <w:r>
        <w:t xml:space="preserve"> with </w:t>
      </w:r>
      <w:r>
        <w:rPr>
          <w:rFonts w:ascii="Cambria" w:eastAsia="Cambria" w:hAnsi="Cambria" w:cs="Cambria"/>
          <w:i/>
        </w:rPr>
        <w:t>β</w:t>
      </w:r>
      <w:r>
        <w:rPr>
          <w:rFonts w:ascii="Cambria" w:eastAsia="Cambria" w:hAnsi="Cambria" w:cs="Cambria"/>
          <w:i/>
          <w:vertAlign w:val="subscript"/>
        </w:rPr>
        <w:t xml:space="preserve">d </w:t>
      </w:r>
      <w:r>
        <w:rPr>
          <w:rFonts w:ascii="Cambria" w:eastAsia="Cambria" w:hAnsi="Cambria" w:cs="Cambria"/>
        </w:rPr>
        <w:t>= 0</w:t>
      </w:r>
      <w:r>
        <w:rPr>
          <w:rFonts w:ascii="Cambria" w:eastAsia="Cambria" w:hAnsi="Cambria" w:cs="Cambria"/>
          <w:i/>
        </w:rPr>
        <w:t>.</w:t>
      </w:r>
      <w:r>
        <w:rPr>
          <w:rFonts w:ascii="Cambria" w:eastAsia="Cambria" w:hAnsi="Cambria" w:cs="Cambria"/>
        </w:rPr>
        <w:t>694</w:t>
      </w:r>
      <w:ins w:id="694" w:author="Christopher Karlsten [2]" w:date="2022-10-28T17:15:00Z">
        <w:r w:rsidR="00285DCB">
          <w:rPr>
            <w:rFonts w:ascii="Cambria" w:eastAsia="Cambria" w:hAnsi="Cambria" w:cs="Cambria"/>
          </w:rPr>
          <w:t>,</w:t>
        </w:r>
      </w:ins>
      <w:r>
        <w:rPr>
          <w:rFonts w:ascii="Cambria" w:eastAsia="Cambria" w:hAnsi="Cambria" w:cs="Cambria"/>
        </w:rPr>
        <w:t xml:space="preserve"> </w:t>
      </w:r>
      <w:r>
        <w:t>to get little saving in this group</w:t>
      </w:r>
      <w:ins w:id="695" w:author="Christopher Karlsten [2]" w:date="2022-10-28T17:15:00Z">
        <w:r w:rsidR="00285DCB">
          <w:t>,</w:t>
        </w:r>
      </w:ins>
      <w:r>
        <w:t xml:space="preserve"> on average, and the distribution is very wide</w:t>
      </w:r>
      <w:ins w:id="696" w:author="Christopher Karlsten [2]" w:date="2022-10-28T17:15:00Z">
        <w:r w:rsidR="00285DCB">
          <w:t>,</w:t>
        </w:r>
      </w:ins>
      <w:r>
        <w:t xml:space="preserve"> with </w:t>
      </w:r>
      <w:r>
        <w:rPr>
          <w:rFonts w:ascii="Cambria" w:eastAsia="Cambria" w:hAnsi="Cambria" w:cs="Cambria"/>
        </w:rPr>
        <w:t>∇</w:t>
      </w:r>
      <w:r>
        <w:rPr>
          <w:rFonts w:ascii="Cambria" w:eastAsia="Cambria" w:hAnsi="Cambria" w:cs="Cambria"/>
          <w:i/>
          <w:vertAlign w:val="subscript"/>
        </w:rPr>
        <w:t xml:space="preserve">d </w:t>
      </w:r>
      <w:r>
        <w:rPr>
          <w:rFonts w:ascii="Cambria" w:eastAsia="Cambria" w:hAnsi="Cambria" w:cs="Cambria"/>
        </w:rPr>
        <w:t>= 0</w:t>
      </w:r>
      <w:r>
        <w:rPr>
          <w:rFonts w:ascii="Cambria" w:eastAsia="Cambria" w:hAnsi="Cambria" w:cs="Cambria"/>
          <w:i/>
        </w:rPr>
        <w:t>.</w:t>
      </w:r>
      <w:r>
        <w:rPr>
          <w:rFonts w:ascii="Cambria" w:eastAsia="Cambria" w:hAnsi="Cambria" w:cs="Cambria"/>
        </w:rPr>
        <w:t>542</w:t>
      </w:r>
      <w:ins w:id="697" w:author="Christopher Karlsten [2]" w:date="2022-10-28T17:15:00Z">
        <w:r w:rsidR="00285DCB">
          <w:rPr>
            <w:rFonts w:ascii="Cambria" w:eastAsia="Cambria" w:hAnsi="Cambria" w:cs="Cambria"/>
          </w:rPr>
          <w:t>,</w:t>
        </w:r>
      </w:ins>
      <w:r>
        <w:rPr>
          <w:rFonts w:ascii="Cambria" w:eastAsia="Cambria" w:hAnsi="Cambria" w:cs="Cambria"/>
        </w:rPr>
        <w:t xml:space="preserve"> </w:t>
      </w:r>
      <w:r>
        <w:t>to get a distribution where wealth is very concentrated.</w:t>
      </w:r>
    </w:p>
    <w:p w14:paraId="2CEAF612" w14:textId="5AC9CE3C" w:rsidR="006719BC" w:rsidRDefault="001B5807">
      <w:pPr>
        <w:ind w:left="244" w:right="288"/>
      </w:pPr>
      <w:r>
        <w:lastRenderedPageBreak/>
        <w:t>At the upper end of the discount factor distribution for the Dropout group, these</w:t>
      </w:r>
    </w:p>
    <w:p w14:paraId="4CEECD3B" w14:textId="77777777" w:rsidR="006719BC" w:rsidRDefault="001B5807">
      <w:pPr>
        <w:spacing w:after="206" w:line="259" w:lineRule="auto"/>
        <w:ind w:left="832" w:right="0" w:firstLine="0"/>
        <w:jc w:val="left"/>
      </w:pPr>
      <w:r>
        <w:rPr>
          <w:noProof/>
        </w:rPr>
        <w:drawing>
          <wp:inline distT="0" distB="0" distL="0" distR="0" wp14:anchorId="220BF78E" wp14:editId="4024B6F6">
            <wp:extent cx="4779264" cy="4126992"/>
            <wp:effectExtent l="0" t="0" r="0" b="0"/>
            <wp:docPr id="61846" name="Picture 61846"/>
            <wp:cNvGraphicFramePr/>
            <a:graphic xmlns:a="http://schemas.openxmlformats.org/drawingml/2006/main">
              <a:graphicData uri="http://schemas.openxmlformats.org/drawingml/2006/picture">
                <pic:pic xmlns:pic="http://schemas.openxmlformats.org/drawingml/2006/picture">
                  <pic:nvPicPr>
                    <pic:cNvPr id="61846" name="Picture 61846"/>
                    <pic:cNvPicPr/>
                  </pic:nvPicPr>
                  <pic:blipFill>
                    <a:blip r:embed="rId31"/>
                    <a:stretch>
                      <a:fillRect/>
                    </a:stretch>
                  </pic:blipFill>
                  <pic:spPr>
                    <a:xfrm>
                      <a:off x="0" y="0"/>
                      <a:ext cx="4779264" cy="4126992"/>
                    </a:xfrm>
                    <a:prstGeom prst="rect">
                      <a:avLst/>
                    </a:prstGeom>
                  </pic:spPr>
                </pic:pic>
              </a:graphicData>
            </a:graphic>
          </wp:inline>
        </w:drawing>
      </w:r>
    </w:p>
    <w:p w14:paraId="00442F39" w14:textId="5C24BF20" w:rsidR="006719BC" w:rsidRDefault="001B5807">
      <w:pPr>
        <w:spacing w:after="745"/>
        <w:ind w:left="20" w:right="288"/>
      </w:pPr>
      <w:r>
        <w:rPr>
          <w:sz w:val="22"/>
        </w:rPr>
        <w:t xml:space="preserve">Figure 2 </w:t>
      </w:r>
      <w:r>
        <w:t>Distributions of liquid wealth within each educational group and for the whole population from the 2004 Survey of Consumer Finance</w:t>
      </w:r>
      <w:ins w:id="698" w:author="Christopher Karlsten [2]" w:date="2022-11-05T11:33:00Z">
        <w:r w:rsidR="00716A7A">
          <w:t>s</w:t>
        </w:r>
      </w:ins>
      <w:r>
        <w:t xml:space="preserve"> and from the estimated model</w:t>
      </w:r>
      <w:del w:id="699" w:author="Christopher Karlsten [2]" w:date="2022-11-07T18:18:00Z">
        <w:r w:rsidDel="00D57ED1">
          <w:delText>.</w:delText>
        </w:r>
      </w:del>
    </w:p>
    <w:p w14:paraId="52D44891" w14:textId="729F07F2" w:rsidR="006719BC" w:rsidRDefault="001B5807">
      <w:pPr>
        <w:spacing w:after="51"/>
        <w:ind w:left="20" w:right="288"/>
      </w:pPr>
      <w:r>
        <w:t xml:space="preserve">estimates would imply a discount factor far above </w:t>
      </w:r>
      <w:r>
        <w:rPr>
          <w:rFonts w:ascii="Cambria" w:eastAsia="Cambria" w:hAnsi="Cambria" w:cs="Cambria"/>
        </w:rPr>
        <w:t>1</w:t>
      </w:r>
      <w:r>
        <w:t xml:space="preserve">. However, this </w:t>
      </w:r>
      <w:commentRangeStart w:id="700"/>
      <w:ins w:id="701" w:author="Christopher Karlsten [2]" w:date="2022-10-28T17:18:00Z">
        <w:r w:rsidR="00285DCB">
          <w:t>value</w:t>
        </w:r>
        <w:commentRangeEnd w:id="700"/>
        <w:r w:rsidR="00285DCB">
          <w:rPr>
            <w:rStyle w:val="CommentReference"/>
          </w:rPr>
          <w:commentReference w:id="700"/>
        </w:r>
        <w:r w:rsidR="00285DCB">
          <w:t xml:space="preserve"> </w:t>
        </w:r>
      </w:ins>
      <w:r>
        <w:t xml:space="preserve">is not actually the relevant constraint on the maximum discount factors. Instead, the maximum value reported in </w:t>
      </w:r>
      <w:ins w:id="702" w:author="Christopher Karlsten [2]" w:date="2022-11-04T12:08:00Z">
        <w:r w:rsidR="00450EFD">
          <w:t>p</w:t>
        </w:r>
      </w:ins>
      <w:del w:id="703" w:author="Christopher Karlsten [2]" w:date="2022-11-04T12:08:00Z">
        <w:r w:rsidDel="00450EFD">
          <w:delText>P</w:delText>
        </w:r>
      </w:del>
      <w:r>
        <w:t xml:space="preserve">anel A of </w:t>
      </w:r>
      <w:ins w:id="704" w:author="Christopher Karlsten [2]" w:date="2022-10-28T17:16:00Z">
        <w:r w:rsidR="00285DCB">
          <w:t>t</w:t>
        </w:r>
      </w:ins>
      <w:del w:id="705" w:author="Christopher Karlsten [2]" w:date="2022-10-28T17:16:00Z">
        <w:r w:rsidDel="00285DCB">
          <w:delText>T</w:delText>
        </w:r>
      </w:del>
      <w:r>
        <w:t xml:space="preserve">able </w:t>
      </w:r>
      <w:r>
        <w:rPr>
          <w:color w:val="4C0000"/>
        </w:rPr>
        <w:t xml:space="preserve">2 </w:t>
      </w:r>
      <w:r>
        <w:t>is imposed to ensure that the Growth Impatience Condition (GIC)</w:t>
      </w:r>
      <w:ins w:id="706" w:author="Christopher Karlsten [2]" w:date="2022-10-28T17:19:00Z">
        <w:r w:rsidR="00285DCB">
          <w:t>,</w:t>
        </w:r>
      </w:ins>
      <w:r>
        <w:t xml:space="preserve"> discussed in </w:t>
      </w:r>
      <w:r>
        <w:rPr>
          <w:color w:val="19184C"/>
        </w:rPr>
        <w:t xml:space="preserve">Carroll </w:t>
      </w:r>
      <w:r>
        <w:t>(</w:t>
      </w:r>
      <w:r>
        <w:rPr>
          <w:color w:val="19184C"/>
        </w:rPr>
        <w:t>2022</w:t>
      </w:r>
      <w:r>
        <w:t xml:space="preserve">), is always satisfied. This constraint is imposed in the estimation for each education group, but it is </w:t>
      </w:r>
      <w:del w:id="707" w:author="Christopher Karlsten [2]" w:date="2022-10-28T17:20:00Z">
        <w:r w:rsidDel="00285DCB">
          <w:delText xml:space="preserve">only </w:delText>
        </w:r>
      </w:del>
      <w:r>
        <w:t xml:space="preserve">binding </w:t>
      </w:r>
      <w:ins w:id="708" w:author="Christopher Karlsten [2]" w:date="2022-10-28T17:20:00Z">
        <w:r w:rsidR="00285DCB">
          <w:t xml:space="preserve">only </w:t>
        </w:r>
      </w:ins>
      <w:r>
        <w:t>for the Dropout group. Thus</w:t>
      </w:r>
      <w:ins w:id="709" w:author="Christopher Karlsten [2]" w:date="2022-10-28T17:20:00Z">
        <w:r w:rsidR="00285DCB">
          <w:t>,</w:t>
        </w:r>
      </w:ins>
      <w:r>
        <w:t xml:space="preserve"> the estimation can select a large value of </w:t>
      </w:r>
      <w:r>
        <w:rPr>
          <w:rFonts w:ascii="Cambria" w:eastAsia="Cambria" w:hAnsi="Cambria" w:cs="Cambria"/>
        </w:rPr>
        <w:t>∇</w:t>
      </w:r>
      <w:r>
        <w:rPr>
          <w:rFonts w:ascii="Cambria" w:eastAsia="Cambria" w:hAnsi="Cambria" w:cs="Cambria"/>
          <w:i/>
          <w:vertAlign w:val="subscript"/>
        </w:rPr>
        <w:t xml:space="preserve">d </w:t>
      </w:r>
      <w:r>
        <w:t>without violating the constraint.</w:t>
      </w:r>
      <w:r>
        <w:rPr>
          <w:color w:val="4C0000"/>
          <w:sz w:val="18"/>
          <w:vertAlign w:val="superscript"/>
        </w:rPr>
        <w:footnoteReference w:id="17"/>
      </w:r>
    </w:p>
    <w:p w14:paraId="34F0B89F" w14:textId="113624F5" w:rsidR="006719BC" w:rsidRDefault="001B5807">
      <w:pPr>
        <w:ind w:right="288" w:firstLine="234"/>
      </w:pPr>
      <w:r>
        <w:t>The result is that several of the types in the Dropout group have very low discount factors and are very impatient. In this way, the model fits the feature of the data for the Dropout group that the bottom quintiles do not save at all and do not accumulate any liquid wealth. Very low estimates for discount factors are in line with those obtained in the literature on payday lending.</w:t>
      </w:r>
      <w:r>
        <w:rPr>
          <w:color w:val="4C0000"/>
          <w:sz w:val="18"/>
          <w:vertAlign w:val="superscript"/>
        </w:rPr>
        <w:footnoteReference w:id="18"/>
      </w:r>
    </w:p>
    <w:p w14:paraId="11E77ABD" w14:textId="151C4638" w:rsidR="006719BC" w:rsidRDefault="001B5807">
      <w:pPr>
        <w:spacing w:after="537"/>
        <w:ind w:right="288" w:firstLine="234"/>
      </w:pPr>
      <w:r>
        <w:t xml:space="preserve">Finally, </w:t>
      </w:r>
      <w:ins w:id="715" w:author="Christopher Karlsten [2]" w:date="2022-11-04T12:08:00Z">
        <w:r w:rsidR="00450EFD">
          <w:t>p</w:t>
        </w:r>
      </w:ins>
      <w:del w:id="716" w:author="Christopher Karlsten [2]" w:date="2022-11-04T12:08:00Z">
        <w:r w:rsidDel="00450EFD">
          <w:delText>P</w:delText>
        </w:r>
      </w:del>
      <w:r>
        <w:t xml:space="preserve">anel C of </w:t>
      </w:r>
      <w:ins w:id="717" w:author="Christopher Karlsten [2]" w:date="2022-10-28T17:22:00Z">
        <w:r w:rsidR="00285DCB">
          <w:t>t</w:t>
        </w:r>
      </w:ins>
      <w:del w:id="718" w:author="Christopher Karlsten [2]" w:date="2022-10-28T17:22:00Z">
        <w:r w:rsidDel="00285DCB">
          <w:delText>T</w:delText>
        </w:r>
      </w:del>
      <w:r>
        <w:t xml:space="preserve">able </w:t>
      </w:r>
      <w:r>
        <w:rPr>
          <w:color w:val="4C0000"/>
        </w:rPr>
        <w:t xml:space="preserve">2 </w:t>
      </w:r>
      <w:r>
        <w:t>shows the wealth distribution across the three education groups in the data and in the model. The most patient types in the Dropout group that have discount factors imposed by the GIC</w:t>
      </w:r>
      <w:ins w:id="719" w:author="Christopher Karlsten [2]" w:date="2022-10-28T17:22:00Z">
        <w:r w:rsidR="00285DCB">
          <w:t xml:space="preserve"> </w:t>
        </w:r>
      </w:ins>
      <w:del w:id="720" w:author="Christopher Karlsten [2]" w:date="2022-10-28T17:22:00Z">
        <w:r w:rsidDel="00285DCB">
          <w:delText>-</w:delText>
        </w:r>
      </w:del>
      <w:r>
        <w:t>constraint</w:t>
      </w:r>
      <w:del w:id="721" w:author="Christopher Karlsten [2]" w:date="2022-10-28T17:22:00Z">
        <w:r w:rsidDel="00285DCB">
          <w:delText>,</w:delText>
        </w:r>
      </w:del>
      <w:r>
        <w:t xml:space="preserve"> accumulate a larger share of wealth in the model than they do in the data. Thus, the model overestimates the share of wealth of the </w:t>
      </w:r>
      <w:r>
        <w:lastRenderedPageBreak/>
        <w:t xml:space="preserve">Dropout group as a whole </w:t>
      </w:r>
      <w:proofErr w:type="gramStart"/>
      <w:r>
        <w:t>in order to</w:t>
      </w:r>
      <w:proofErr w:type="gramEnd"/>
      <w:r>
        <w:t xml:space="preserve"> produce a liquid wealth distribution within that group that matches the data. The panel also reports the average </w:t>
      </w:r>
      <w:del w:id="722" w:author="Christopher Karlsten [2]" w:date="2022-10-28T17:27:00Z">
        <w:r w:rsidDel="00982A96">
          <w:delText>marginal propensity to consume</w:delText>
        </w:r>
      </w:del>
      <w:ins w:id="723" w:author="Christopher Karlsten [2]" w:date="2022-10-28T17:27:00Z">
        <w:r w:rsidR="00982A96">
          <w:t>MPC</w:t>
        </w:r>
      </w:ins>
      <w:r>
        <w:t xml:space="preserve"> within a year after an income shock for each education group. This measure of the annual MPC </w:t>
      </w:r>
      <w:proofErr w:type="gramStart"/>
      <w:r>
        <w:t>takes into account</w:t>
      </w:r>
      <w:proofErr w:type="gramEnd"/>
      <w:r>
        <w:t xml:space="preserve"> the initial splurge factor when an income shock is first received</w:t>
      </w:r>
      <w:ins w:id="724" w:author="Christopher Karlsten [2]" w:date="2022-10-28T17:28:00Z">
        <w:r w:rsidR="00982A96">
          <w:t>,</w:t>
        </w:r>
      </w:ins>
      <w:r>
        <w:t xml:space="preserve"> as well as the decisions to consume out of additional income over four quarters after the shock. The average annual MPC for the population </w:t>
      </w:r>
      <w:proofErr w:type="gramStart"/>
      <w:r>
        <w:t>as a whole is</w:t>
      </w:r>
      <w:proofErr w:type="gramEnd"/>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 xml:space="preserve">69 </w:t>
      </w:r>
      <w:r>
        <w:t>in the model</w:t>
      </w:r>
      <w:ins w:id="725" w:author="Christopher Karlsten [2]" w:date="2022-10-28T17:28:00Z">
        <w:r w:rsidR="00982A96">
          <w:t>,</w:t>
        </w:r>
      </w:ins>
      <w:r>
        <w:t xml:space="preserve"> which is slightly higher than the </w:t>
      </w:r>
      <w:r>
        <w:rPr>
          <w:rFonts w:ascii="Cambria" w:eastAsia="Cambria" w:hAnsi="Cambria" w:cs="Cambria"/>
        </w:rPr>
        <w:t>0</w:t>
      </w:r>
      <w:r>
        <w:rPr>
          <w:rFonts w:ascii="Cambria" w:eastAsia="Cambria" w:hAnsi="Cambria" w:cs="Cambria"/>
          <w:i/>
        </w:rPr>
        <w:t>.</w:t>
      </w:r>
      <w:r>
        <w:rPr>
          <w:rFonts w:ascii="Cambria" w:eastAsia="Cambria" w:hAnsi="Cambria" w:cs="Cambria"/>
        </w:rPr>
        <w:t xml:space="preserve">63 </w:t>
      </w:r>
      <w:r>
        <w:t xml:space="preserve">estimated for Norway by </w:t>
      </w:r>
      <w:proofErr w:type="spellStart"/>
      <w:r>
        <w:rPr>
          <w:color w:val="19184C"/>
        </w:rPr>
        <w:t>Fagereng</w:t>
      </w:r>
      <w:proofErr w:type="spellEnd"/>
      <w:r>
        <w:rPr>
          <w:color w:val="19184C"/>
        </w:rPr>
        <w:t xml:space="preserve">, Holm, and </w:t>
      </w:r>
      <w:proofErr w:type="spellStart"/>
      <w:r>
        <w:rPr>
          <w:color w:val="19184C"/>
        </w:rPr>
        <w:t>Natvik</w:t>
      </w:r>
      <w:proofErr w:type="spellEnd"/>
      <w:r>
        <w:rPr>
          <w:color w:val="19184C"/>
        </w:rPr>
        <w:t xml:space="preserve"> </w:t>
      </w:r>
      <w:r>
        <w:t>(</w:t>
      </w:r>
      <w:r>
        <w:rPr>
          <w:color w:val="19184C"/>
        </w:rPr>
        <w:t>2021</w:t>
      </w:r>
      <w:r>
        <w:t>).</w:t>
      </w:r>
    </w:p>
    <w:p w14:paraId="785C695E" w14:textId="77777777" w:rsidR="006719BC" w:rsidRDefault="001B5807">
      <w:pPr>
        <w:pStyle w:val="Heading1"/>
        <w:ind w:left="384" w:hanging="399"/>
      </w:pPr>
      <w:bookmarkStart w:id="726" w:name="_Toc63037"/>
      <w:r>
        <w:t>Comparing fiscal stimulus policies</w:t>
      </w:r>
      <w:bookmarkEnd w:id="726"/>
    </w:p>
    <w:p w14:paraId="0C432AA5" w14:textId="7A27D192" w:rsidR="006719BC" w:rsidRDefault="001B5807">
      <w:pPr>
        <w:spacing w:after="425"/>
        <w:ind w:left="20" w:right="288"/>
      </w:pPr>
      <w:r>
        <w:t>In this section</w:t>
      </w:r>
      <w:ins w:id="727" w:author="Christopher Karlsten [2]" w:date="2022-10-28T17:29:00Z">
        <w:r w:rsidR="00982A96">
          <w:t>,</w:t>
        </w:r>
      </w:ins>
      <w:r>
        <w:t xml:space="preserve"> we present our results where we compare three policies to provide fiscal stimulus in our calibrated model. The policies we compare are a means</w:t>
      </w:r>
      <w:ins w:id="728" w:author="Christopher Karlsten [2]" w:date="2022-10-28T17:29:00Z">
        <w:r w:rsidR="00982A96">
          <w:t>-</w:t>
        </w:r>
      </w:ins>
      <w:del w:id="729" w:author="Christopher Karlsten [2]" w:date="2022-10-28T17:29:00Z">
        <w:r w:rsidDel="00982A96">
          <w:delText xml:space="preserve"> </w:delText>
        </w:r>
      </w:del>
      <w:r>
        <w:t>tested stimulus check, an extension of unemployment benefits, and a payroll tax cut. Each policy is implemented at the start of a recession, and we compare results both with and without aggregate demand effects being active during the recession. First, we present impulse responses of aggregate income and consumption after the implementation of each policy. Then we compare the policies in terms of their cu</w:t>
      </w:r>
      <w:del w:id="730" w:author="Christopher Karlsten [2]" w:date="2022-10-28T17:30:00Z">
        <w:r w:rsidDel="00982A96">
          <w:delText>m</w:delText>
        </w:r>
      </w:del>
      <w:r>
        <w:t>mulative multipliers and in terms of their effect on a welfare measure that we introduce. Finally, based on these comparisons, we can rank the three policies.</w:t>
      </w:r>
    </w:p>
    <w:p w14:paraId="07C7BA36" w14:textId="77777777" w:rsidR="006719BC" w:rsidRDefault="001B5807">
      <w:pPr>
        <w:pStyle w:val="Heading2"/>
        <w:ind w:left="571" w:hanging="586"/>
      </w:pPr>
      <w:bookmarkStart w:id="731" w:name="_Toc63038"/>
      <w:r>
        <w:t>Impulse responses</w:t>
      </w:r>
      <w:bookmarkEnd w:id="731"/>
    </w:p>
    <w:p w14:paraId="143F5AEC" w14:textId="3D013559" w:rsidR="006719BC" w:rsidRDefault="001B5807">
      <w:pPr>
        <w:spacing w:line="403" w:lineRule="auto"/>
        <w:ind w:left="361" w:right="288" w:hanging="351"/>
      </w:pPr>
      <w:r>
        <w:t xml:space="preserve">The impulse responses that we present for each stimulus policy are constructed as follows: • A recession hits in quarter </w:t>
      </w:r>
      <w:del w:id="732" w:author="Christopher Karlsten [2]" w:date="2022-11-05T11:40:00Z">
        <w:r w:rsidDel="00F22664">
          <w:rPr>
            <w:rFonts w:ascii="Cambria" w:eastAsia="Cambria" w:hAnsi="Cambria" w:cs="Cambria"/>
          </w:rPr>
          <w:delText>1</w:delText>
        </w:r>
      </w:del>
      <w:ins w:id="733" w:author="Christopher Karlsten [2]" w:date="2022-11-05T11:40:00Z">
        <w:r w:rsidR="00F22664">
          <w:rPr>
            <w:rFonts w:ascii="Cambria" w:eastAsia="Cambria" w:hAnsi="Cambria" w:cs="Cambria"/>
          </w:rPr>
          <w:t>one</w:t>
        </w:r>
      </w:ins>
      <w:r>
        <w:t>.</w:t>
      </w:r>
    </w:p>
    <w:p w14:paraId="5D8FD724" w14:textId="77777777" w:rsidR="006719BC" w:rsidRDefault="001B5807">
      <w:pPr>
        <w:numPr>
          <w:ilvl w:val="0"/>
          <w:numId w:val="1"/>
        </w:numPr>
        <w:spacing w:after="190"/>
        <w:ind w:right="288" w:hanging="234"/>
      </w:pPr>
      <w:r>
        <w:t>We compute the subsequent path for the economy without any policy introduced in response to the recession.</w:t>
      </w:r>
    </w:p>
    <w:p w14:paraId="723D5DE3" w14:textId="1061C646" w:rsidR="006719BC" w:rsidRDefault="001B5807">
      <w:pPr>
        <w:numPr>
          <w:ilvl w:val="0"/>
          <w:numId w:val="1"/>
        </w:numPr>
        <w:spacing w:after="197"/>
        <w:ind w:right="288" w:hanging="234"/>
      </w:pPr>
      <w:r>
        <w:t xml:space="preserve">We also compute the subsequent path for the economy with a given policy introduced at the onset of the recession in quarter </w:t>
      </w:r>
      <w:del w:id="734" w:author="Christopher Karlsten [2]" w:date="2022-11-05T11:40:00Z">
        <w:r w:rsidDel="00F22664">
          <w:delText>1</w:delText>
        </w:r>
      </w:del>
      <w:ins w:id="735" w:author="Christopher Karlsten [2]" w:date="2022-11-05T11:40:00Z">
        <w:r w:rsidR="00F22664">
          <w:t>one</w:t>
        </w:r>
      </w:ins>
      <w:r>
        <w:t>.</w:t>
      </w:r>
    </w:p>
    <w:p w14:paraId="3747B731" w14:textId="77777777" w:rsidR="006719BC" w:rsidRDefault="001B5807">
      <w:pPr>
        <w:numPr>
          <w:ilvl w:val="0"/>
          <w:numId w:val="1"/>
        </w:numPr>
        <w:spacing w:after="198"/>
        <w:ind w:right="288" w:hanging="234"/>
      </w:pPr>
      <w:r>
        <w:t xml:space="preserve">The impulse responses we present are then the </w:t>
      </w:r>
      <w:r>
        <w:rPr>
          <w:i/>
        </w:rPr>
        <w:t xml:space="preserve">difference </w:t>
      </w:r>
      <w:r>
        <w:t>between these two paths for the economy and show the effect of a policy relative to a case where no policy was implemented.</w:t>
      </w:r>
    </w:p>
    <w:p w14:paraId="554B91AA" w14:textId="77777777" w:rsidR="006719BC" w:rsidRDefault="001B5807">
      <w:pPr>
        <w:spacing w:after="113" w:line="259" w:lineRule="auto"/>
        <w:ind w:left="0" w:right="0" w:firstLine="0"/>
        <w:jc w:val="left"/>
      </w:pPr>
      <w:r>
        <w:rPr>
          <w:noProof/>
          <w:sz w:val="22"/>
        </w:rPr>
        <mc:AlternateContent>
          <mc:Choice Requires="wpg">
            <w:drawing>
              <wp:inline distT="0" distB="0" distL="0" distR="0" wp14:anchorId="5B8BD3EE" wp14:editId="1E4E4620">
                <wp:extent cx="2267966" cy="5055"/>
                <wp:effectExtent l="0" t="0" r="0" b="0"/>
                <wp:docPr id="52847" name="Group 52847"/>
                <wp:cNvGraphicFramePr/>
                <a:graphic xmlns:a="http://schemas.openxmlformats.org/drawingml/2006/main">
                  <a:graphicData uri="http://schemas.microsoft.com/office/word/2010/wordprocessingGroup">
                    <wpg:wgp>
                      <wpg:cNvGrpSpPr/>
                      <wpg:grpSpPr>
                        <a:xfrm>
                          <a:off x="0" y="0"/>
                          <a:ext cx="2267966" cy="5055"/>
                          <a:chOff x="0" y="0"/>
                          <a:chExt cx="2267966" cy="5055"/>
                        </a:xfrm>
                      </wpg:grpSpPr>
                      <wps:wsp>
                        <wps:cNvPr id="2631" name="Shape 2631"/>
                        <wps:cNvSpPr/>
                        <wps:spPr>
                          <a:xfrm>
                            <a:off x="0" y="0"/>
                            <a:ext cx="2267966" cy="0"/>
                          </a:xfrm>
                          <a:custGeom>
                            <a:avLst/>
                            <a:gdLst/>
                            <a:ahLst/>
                            <a:cxnLst/>
                            <a:rect l="0" t="0" r="0" b="0"/>
                            <a:pathLst>
                              <a:path w="2267966">
                                <a:moveTo>
                                  <a:pt x="0" y="0"/>
                                </a:moveTo>
                                <a:lnTo>
                                  <a:pt x="226796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47" style="width:178.58pt;height:0.398pt;mso-position-horizontal-relative:char;mso-position-vertical-relative:line" coordsize="22679,50">
                <v:shape id="Shape 2631" style="position:absolute;width:22679;height:0;left:0;top:0;" coordsize="2267966,0" path="m0,0l2267966,0">
                  <v:stroke weight="0.398pt" endcap="flat" joinstyle="miter" miterlimit="10" on="true" color="#000000"/>
                  <v:fill on="false" color="#000000" opacity="0"/>
                </v:shape>
              </v:group>
            </w:pict>
          </mc:Fallback>
        </mc:AlternateContent>
      </w:r>
    </w:p>
    <w:p w14:paraId="4F200FCF" w14:textId="6B9ADF74" w:rsidR="006719BC" w:rsidRDefault="001B5807">
      <w:pPr>
        <w:spacing w:after="147" w:line="235" w:lineRule="auto"/>
        <w:ind w:left="-5" w:right="246"/>
      </w:pPr>
      <w:proofErr w:type="spellStart"/>
      <w:r>
        <w:rPr>
          <w:sz w:val="16"/>
        </w:rPr>
        <w:t>Taubinsky</w:t>
      </w:r>
      <w:proofErr w:type="spellEnd"/>
      <w:r>
        <w:rPr>
          <w:sz w:val="16"/>
        </w:rPr>
        <w:t xml:space="preserve">, and </w:t>
      </w:r>
      <w:proofErr w:type="spellStart"/>
      <w:r>
        <w:rPr>
          <w:sz w:val="16"/>
        </w:rPr>
        <w:t>Zinman</w:t>
      </w:r>
      <w:proofErr w:type="spellEnd"/>
      <w:r>
        <w:rPr>
          <w:sz w:val="16"/>
        </w:rPr>
        <w:t xml:space="preserve"> (</w:t>
      </w:r>
      <w:r>
        <w:rPr>
          <w:color w:val="19184C"/>
          <w:sz w:val="16"/>
        </w:rPr>
        <w:t>2021</w:t>
      </w:r>
      <w:r>
        <w:rPr>
          <w:sz w:val="16"/>
        </w:rPr>
        <w:t>)</w:t>
      </w:r>
      <w:ins w:id="736" w:author="Christopher Karlsten [2]" w:date="2022-10-28T17:25:00Z">
        <w:r w:rsidR="00982A96">
          <w:rPr>
            <w:sz w:val="16"/>
          </w:rPr>
          <w:t>,</w:t>
        </w:r>
      </w:ins>
      <w:r>
        <w:rPr>
          <w:sz w:val="16"/>
        </w:rPr>
        <w:t xml:space="preserve"> who estimate an initial period discount factor between </w:t>
      </w:r>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 xml:space="preserve">74 </w:t>
      </w:r>
      <w:r>
        <w:rPr>
          <w:sz w:val="16"/>
        </w:rPr>
        <w:t xml:space="preserve">and </w:t>
      </w:r>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 xml:space="preserve">83 </w:t>
      </w:r>
      <w:r>
        <w:rPr>
          <w:sz w:val="16"/>
        </w:rPr>
        <w:t xml:space="preserve">in a model where a period is eight weeks long. </w:t>
      </w:r>
      <w:proofErr w:type="gramStart"/>
      <w:r>
        <w:rPr>
          <w:sz w:val="16"/>
        </w:rPr>
        <w:t>Both of these</w:t>
      </w:r>
      <w:proofErr w:type="gramEnd"/>
      <w:r>
        <w:rPr>
          <w:sz w:val="16"/>
        </w:rPr>
        <w:t xml:space="preserve"> papers use quasi-hyperbolic preferences, so the estimates are not directly comparable </w:t>
      </w:r>
      <w:del w:id="737" w:author="Christopher Karlsten [2]" w:date="2022-10-28T17:26:00Z">
        <w:r w:rsidDel="00982A96">
          <w:rPr>
            <w:sz w:val="16"/>
          </w:rPr>
          <w:delText xml:space="preserve">to </w:delText>
        </w:r>
      </w:del>
      <w:ins w:id="738" w:author="Christopher Karlsten [2]" w:date="2022-10-28T17:26:00Z">
        <w:r w:rsidR="00982A96">
          <w:rPr>
            <w:sz w:val="16"/>
          </w:rPr>
          <w:t xml:space="preserve">with </w:t>
        </w:r>
      </w:ins>
      <w:r>
        <w:rPr>
          <w:sz w:val="16"/>
        </w:rPr>
        <w:t>parameters in our model. Nevertheless, they support the point that very high discount rates are necessary to model the part of the population that takes out payday loans at very high interest rates.</w:t>
      </w:r>
    </w:p>
    <w:p w14:paraId="1C0B4501" w14:textId="77777777" w:rsidR="006719BC" w:rsidRDefault="006719BC">
      <w:pPr>
        <w:sectPr w:rsidR="006719BC">
          <w:headerReference w:type="even" r:id="rId32"/>
          <w:headerReference w:type="default" r:id="rId33"/>
          <w:footerReference w:type="even" r:id="rId34"/>
          <w:footerReference w:type="default" r:id="rId35"/>
          <w:headerReference w:type="first" r:id="rId36"/>
          <w:footerReference w:type="first" r:id="rId37"/>
          <w:pgSz w:w="11906" w:h="16838"/>
          <w:pgMar w:top="1400" w:right="1227" w:bottom="1462" w:left="1488" w:header="720" w:footer="720" w:gutter="0"/>
          <w:cols w:space="720"/>
          <w:titlePg/>
        </w:sectPr>
      </w:pPr>
    </w:p>
    <w:p w14:paraId="7762F1CE" w14:textId="77777777" w:rsidR="006719BC" w:rsidRDefault="001B5807">
      <w:pPr>
        <w:spacing w:after="0" w:line="259" w:lineRule="auto"/>
        <w:ind w:left="1261" w:right="0" w:firstLine="0"/>
        <w:jc w:val="left"/>
      </w:pPr>
      <w:r>
        <w:rPr>
          <w:noProof/>
          <w:sz w:val="22"/>
        </w:rPr>
        <w:lastRenderedPageBreak/>
        <mc:AlternateContent>
          <mc:Choice Requires="wpg">
            <w:drawing>
              <wp:inline distT="0" distB="0" distL="0" distR="0" wp14:anchorId="3BE50C59" wp14:editId="5D177A30">
                <wp:extent cx="3849137" cy="2319977"/>
                <wp:effectExtent l="0" t="0" r="0" b="0"/>
                <wp:docPr id="54208" name="Group 54208"/>
                <wp:cNvGraphicFramePr/>
                <a:graphic xmlns:a="http://schemas.openxmlformats.org/drawingml/2006/main">
                  <a:graphicData uri="http://schemas.microsoft.com/office/word/2010/wordprocessingGroup">
                    <wpg:wgp>
                      <wpg:cNvGrpSpPr/>
                      <wpg:grpSpPr>
                        <a:xfrm>
                          <a:off x="0" y="0"/>
                          <a:ext cx="3849137" cy="2319977"/>
                          <a:chOff x="0" y="0"/>
                          <a:chExt cx="3849137" cy="2319977"/>
                        </a:xfrm>
                      </wpg:grpSpPr>
                      <wps:wsp>
                        <wps:cNvPr id="2696" name="Shape 2696"/>
                        <wps:cNvSpPr/>
                        <wps:spPr>
                          <a:xfrm>
                            <a:off x="493373"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698" name="Shape 2698"/>
                        <wps:cNvSpPr/>
                        <wps:spPr>
                          <a:xfrm>
                            <a:off x="706437"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00" name="Shape 2700"/>
                        <wps:cNvSpPr/>
                        <wps:spPr>
                          <a:xfrm>
                            <a:off x="919501"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02" name="Shape 2702"/>
                        <wps:cNvSpPr/>
                        <wps:spPr>
                          <a:xfrm>
                            <a:off x="1132566"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04" name="Shape 2704"/>
                        <wps:cNvSpPr/>
                        <wps:spPr>
                          <a:xfrm>
                            <a:off x="1345630"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06" name="Shape 2706"/>
                        <wps:cNvSpPr/>
                        <wps:spPr>
                          <a:xfrm>
                            <a:off x="1558695"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08" name="Shape 2708"/>
                        <wps:cNvSpPr/>
                        <wps:spPr>
                          <a:xfrm>
                            <a:off x="1771759"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10" name="Shape 2710"/>
                        <wps:cNvSpPr/>
                        <wps:spPr>
                          <a:xfrm>
                            <a:off x="1984824"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12" name="Shape 2712"/>
                        <wps:cNvSpPr/>
                        <wps:spPr>
                          <a:xfrm>
                            <a:off x="2197888"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14" name="Shape 2714"/>
                        <wps:cNvSpPr/>
                        <wps:spPr>
                          <a:xfrm>
                            <a:off x="2410952"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16" name="Shape 2716"/>
                        <wps:cNvSpPr/>
                        <wps:spPr>
                          <a:xfrm>
                            <a:off x="2624017"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18" name="Shape 2718"/>
                        <wps:cNvSpPr/>
                        <wps:spPr>
                          <a:xfrm>
                            <a:off x="2837081"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20" name="Shape 2720"/>
                        <wps:cNvSpPr/>
                        <wps:spPr>
                          <a:xfrm>
                            <a:off x="3050146"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22" name="Shape 2722"/>
                        <wps:cNvSpPr/>
                        <wps:spPr>
                          <a:xfrm>
                            <a:off x="3263210"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24" name="Shape 2724"/>
                        <wps:cNvSpPr/>
                        <wps:spPr>
                          <a:xfrm>
                            <a:off x="3476275"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26" name="Shape 2726"/>
                        <wps:cNvSpPr/>
                        <wps:spPr>
                          <a:xfrm>
                            <a:off x="3689339"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29" name="Shape 2729"/>
                        <wps:cNvSpPr/>
                        <wps:spPr>
                          <a:xfrm>
                            <a:off x="296823" y="2179443"/>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30" name="Rectangle 2730"/>
                        <wps:cNvSpPr/>
                        <wps:spPr>
                          <a:xfrm>
                            <a:off x="193294" y="2089841"/>
                            <a:ext cx="88822" cy="236858"/>
                          </a:xfrm>
                          <a:prstGeom prst="rect">
                            <a:avLst/>
                          </a:prstGeom>
                          <a:ln>
                            <a:noFill/>
                          </a:ln>
                        </wps:spPr>
                        <wps:txbx>
                          <w:txbxContent>
                            <w:p w14:paraId="758CF5A8" w14:textId="77777777" w:rsidR="006719BC" w:rsidRDefault="001B5807">
                              <w:pPr>
                                <w:spacing w:after="160" w:line="259" w:lineRule="auto"/>
                                <w:ind w:left="0" w:right="0" w:firstLine="0"/>
                                <w:jc w:val="left"/>
                              </w:pPr>
                              <w:r>
                                <w:rPr>
                                  <w:w w:val="125"/>
                                  <w:sz w:val="17"/>
                                </w:rPr>
                                <w:t>0</w:t>
                              </w:r>
                            </w:p>
                          </w:txbxContent>
                        </wps:txbx>
                        <wps:bodyPr horzOverflow="overflow" vert="horz" lIns="0" tIns="0" rIns="0" bIns="0" rtlCol="0">
                          <a:noAutofit/>
                        </wps:bodyPr>
                      </wps:wsp>
                      <wps:wsp>
                        <wps:cNvPr id="2731" name="Shape 2731"/>
                        <wps:cNvSpPr/>
                        <wps:spPr>
                          <a:xfrm>
                            <a:off x="296823" y="1860386"/>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32" name="Rectangle 2732"/>
                        <wps:cNvSpPr/>
                        <wps:spPr>
                          <a:xfrm>
                            <a:off x="193294" y="1770784"/>
                            <a:ext cx="88822" cy="236858"/>
                          </a:xfrm>
                          <a:prstGeom prst="rect">
                            <a:avLst/>
                          </a:prstGeom>
                          <a:ln>
                            <a:noFill/>
                          </a:ln>
                        </wps:spPr>
                        <wps:txbx>
                          <w:txbxContent>
                            <w:p w14:paraId="489D17A6" w14:textId="77777777" w:rsidR="006719BC" w:rsidRDefault="001B5807">
                              <w:pPr>
                                <w:spacing w:after="160" w:line="259" w:lineRule="auto"/>
                                <w:ind w:left="0" w:right="0" w:firstLine="0"/>
                                <w:jc w:val="left"/>
                              </w:pPr>
                              <w:r>
                                <w:rPr>
                                  <w:w w:val="125"/>
                                  <w:sz w:val="17"/>
                                </w:rPr>
                                <w:t>1</w:t>
                              </w:r>
                            </w:p>
                          </w:txbxContent>
                        </wps:txbx>
                        <wps:bodyPr horzOverflow="overflow" vert="horz" lIns="0" tIns="0" rIns="0" bIns="0" rtlCol="0">
                          <a:noAutofit/>
                        </wps:bodyPr>
                      </wps:wsp>
                      <wps:wsp>
                        <wps:cNvPr id="2733" name="Shape 2733"/>
                        <wps:cNvSpPr/>
                        <wps:spPr>
                          <a:xfrm>
                            <a:off x="296823" y="1541329"/>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34" name="Rectangle 2734"/>
                        <wps:cNvSpPr/>
                        <wps:spPr>
                          <a:xfrm>
                            <a:off x="193294" y="1451727"/>
                            <a:ext cx="88822" cy="236858"/>
                          </a:xfrm>
                          <a:prstGeom prst="rect">
                            <a:avLst/>
                          </a:prstGeom>
                          <a:ln>
                            <a:noFill/>
                          </a:ln>
                        </wps:spPr>
                        <wps:txbx>
                          <w:txbxContent>
                            <w:p w14:paraId="38E89047" w14:textId="77777777" w:rsidR="006719BC" w:rsidRDefault="001B5807">
                              <w:pPr>
                                <w:spacing w:after="160" w:line="259" w:lineRule="auto"/>
                                <w:ind w:left="0" w:right="0" w:firstLine="0"/>
                                <w:jc w:val="left"/>
                              </w:pPr>
                              <w:r>
                                <w:rPr>
                                  <w:w w:val="125"/>
                                  <w:sz w:val="17"/>
                                </w:rPr>
                                <w:t>2</w:t>
                              </w:r>
                            </w:p>
                          </w:txbxContent>
                        </wps:txbx>
                        <wps:bodyPr horzOverflow="overflow" vert="horz" lIns="0" tIns="0" rIns="0" bIns="0" rtlCol="0">
                          <a:noAutofit/>
                        </wps:bodyPr>
                      </wps:wsp>
                      <wps:wsp>
                        <wps:cNvPr id="2735" name="Shape 2735"/>
                        <wps:cNvSpPr/>
                        <wps:spPr>
                          <a:xfrm>
                            <a:off x="296823" y="1222272"/>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36" name="Rectangle 2736"/>
                        <wps:cNvSpPr/>
                        <wps:spPr>
                          <a:xfrm>
                            <a:off x="193294" y="1132669"/>
                            <a:ext cx="88822" cy="236858"/>
                          </a:xfrm>
                          <a:prstGeom prst="rect">
                            <a:avLst/>
                          </a:prstGeom>
                          <a:ln>
                            <a:noFill/>
                          </a:ln>
                        </wps:spPr>
                        <wps:txbx>
                          <w:txbxContent>
                            <w:p w14:paraId="3D3C1305" w14:textId="77777777" w:rsidR="006719BC" w:rsidRDefault="001B5807">
                              <w:pPr>
                                <w:spacing w:after="160" w:line="259" w:lineRule="auto"/>
                                <w:ind w:left="0" w:right="0" w:firstLine="0"/>
                                <w:jc w:val="left"/>
                              </w:pPr>
                              <w:r>
                                <w:rPr>
                                  <w:w w:val="125"/>
                                  <w:sz w:val="17"/>
                                </w:rPr>
                                <w:t>3</w:t>
                              </w:r>
                            </w:p>
                          </w:txbxContent>
                        </wps:txbx>
                        <wps:bodyPr horzOverflow="overflow" vert="horz" lIns="0" tIns="0" rIns="0" bIns="0" rtlCol="0">
                          <a:noAutofit/>
                        </wps:bodyPr>
                      </wps:wsp>
                      <wps:wsp>
                        <wps:cNvPr id="2737" name="Shape 2737"/>
                        <wps:cNvSpPr/>
                        <wps:spPr>
                          <a:xfrm>
                            <a:off x="296823" y="903215"/>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38" name="Rectangle 2738"/>
                        <wps:cNvSpPr/>
                        <wps:spPr>
                          <a:xfrm>
                            <a:off x="193294" y="813613"/>
                            <a:ext cx="88822" cy="236858"/>
                          </a:xfrm>
                          <a:prstGeom prst="rect">
                            <a:avLst/>
                          </a:prstGeom>
                          <a:ln>
                            <a:noFill/>
                          </a:ln>
                        </wps:spPr>
                        <wps:txbx>
                          <w:txbxContent>
                            <w:p w14:paraId="0DE7AB40" w14:textId="77777777" w:rsidR="006719BC" w:rsidRDefault="001B5807">
                              <w:pPr>
                                <w:spacing w:after="160" w:line="259" w:lineRule="auto"/>
                                <w:ind w:left="0" w:right="0" w:firstLine="0"/>
                                <w:jc w:val="left"/>
                              </w:pPr>
                              <w:r>
                                <w:rPr>
                                  <w:w w:val="125"/>
                                  <w:sz w:val="17"/>
                                </w:rPr>
                                <w:t>4</w:t>
                              </w:r>
                            </w:p>
                          </w:txbxContent>
                        </wps:txbx>
                        <wps:bodyPr horzOverflow="overflow" vert="horz" lIns="0" tIns="0" rIns="0" bIns="0" rtlCol="0">
                          <a:noAutofit/>
                        </wps:bodyPr>
                      </wps:wsp>
                      <wps:wsp>
                        <wps:cNvPr id="2739" name="Shape 2739"/>
                        <wps:cNvSpPr/>
                        <wps:spPr>
                          <a:xfrm>
                            <a:off x="296823" y="584159"/>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40" name="Rectangle 2740"/>
                        <wps:cNvSpPr/>
                        <wps:spPr>
                          <a:xfrm>
                            <a:off x="193294" y="494557"/>
                            <a:ext cx="88822" cy="236858"/>
                          </a:xfrm>
                          <a:prstGeom prst="rect">
                            <a:avLst/>
                          </a:prstGeom>
                          <a:ln>
                            <a:noFill/>
                          </a:ln>
                        </wps:spPr>
                        <wps:txbx>
                          <w:txbxContent>
                            <w:p w14:paraId="4CBA9B36" w14:textId="77777777" w:rsidR="006719BC" w:rsidRDefault="001B5807">
                              <w:pPr>
                                <w:spacing w:after="160" w:line="259" w:lineRule="auto"/>
                                <w:ind w:left="0" w:right="0" w:firstLine="0"/>
                                <w:jc w:val="left"/>
                              </w:pPr>
                              <w:r>
                                <w:rPr>
                                  <w:w w:val="125"/>
                                  <w:sz w:val="17"/>
                                </w:rPr>
                                <w:t>5</w:t>
                              </w:r>
                            </w:p>
                          </w:txbxContent>
                        </wps:txbx>
                        <wps:bodyPr horzOverflow="overflow" vert="horz" lIns="0" tIns="0" rIns="0" bIns="0" rtlCol="0">
                          <a:noAutofit/>
                        </wps:bodyPr>
                      </wps:wsp>
                      <wps:wsp>
                        <wps:cNvPr id="2741" name="Shape 2741"/>
                        <wps:cNvSpPr/>
                        <wps:spPr>
                          <a:xfrm>
                            <a:off x="296823" y="265102"/>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742" name="Rectangle 2742"/>
                        <wps:cNvSpPr/>
                        <wps:spPr>
                          <a:xfrm>
                            <a:off x="193294" y="175499"/>
                            <a:ext cx="88822" cy="236858"/>
                          </a:xfrm>
                          <a:prstGeom prst="rect">
                            <a:avLst/>
                          </a:prstGeom>
                          <a:ln>
                            <a:noFill/>
                          </a:ln>
                        </wps:spPr>
                        <wps:txbx>
                          <w:txbxContent>
                            <w:p w14:paraId="3889169D" w14:textId="77777777" w:rsidR="006719BC" w:rsidRDefault="001B5807">
                              <w:pPr>
                                <w:spacing w:after="160" w:line="259" w:lineRule="auto"/>
                                <w:ind w:left="0" w:right="0" w:firstLine="0"/>
                                <w:jc w:val="left"/>
                              </w:pPr>
                              <w:r>
                                <w:rPr>
                                  <w:w w:val="125"/>
                                  <w:sz w:val="17"/>
                                </w:rPr>
                                <w:t>6</w:t>
                              </w:r>
                            </w:p>
                          </w:txbxContent>
                        </wps:txbx>
                        <wps:bodyPr horzOverflow="overflow" vert="horz" lIns="0" tIns="0" rIns="0" bIns="0" rtlCol="0">
                          <a:noAutofit/>
                        </wps:bodyPr>
                      </wps:wsp>
                      <wps:wsp>
                        <wps:cNvPr id="2743" name="Rectangle 2743"/>
                        <wps:cNvSpPr/>
                        <wps:spPr>
                          <a:xfrm rot="-5399999">
                            <a:off x="-1057060" y="728096"/>
                            <a:ext cx="2350978" cy="236858"/>
                          </a:xfrm>
                          <a:prstGeom prst="rect">
                            <a:avLst/>
                          </a:prstGeom>
                          <a:ln>
                            <a:noFill/>
                          </a:ln>
                        </wps:spPr>
                        <wps:txbx>
                          <w:txbxContent>
                            <w:p w14:paraId="5D580DA5" w14:textId="77777777" w:rsidR="006719BC" w:rsidRDefault="001B5807">
                              <w:pPr>
                                <w:spacing w:after="160" w:line="259" w:lineRule="auto"/>
                                <w:ind w:left="0" w:right="0" w:firstLine="0"/>
                                <w:jc w:val="left"/>
                              </w:pPr>
                              <w:r>
                                <w:rPr>
                                  <w:sz w:val="17"/>
                                </w:rPr>
                                <w:t>%</w:t>
                              </w:r>
                              <w:r>
                                <w:rPr>
                                  <w:spacing w:val="-318"/>
                                  <w:sz w:val="17"/>
                                </w:rPr>
                                <w:t xml:space="preserve"> </w:t>
                              </w:r>
                              <w:r>
                                <w:rPr>
                                  <w:sz w:val="17"/>
                                </w:rPr>
                                <w:t>difference</w:t>
                              </w:r>
                              <w:r>
                                <w:rPr>
                                  <w:spacing w:val="-318"/>
                                  <w:sz w:val="17"/>
                                </w:rPr>
                                <w:t xml:space="preserve"> </w:t>
                              </w:r>
                              <w:r>
                                <w:rPr>
                                  <w:sz w:val="17"/>
                                </w:rPr>
                                <w:t>relative</w:t>
                              </w:r>
                              <w:r>
                                <w:rPr>
                                  <w:spacing w:val="-318"/>
                                  <w:sz w:val="17"/>
                                </w:rPr>
                                <w:t xml:space="preserve"> </w:t>
                              </w:r>
                              <w:r>
                                <w:rPr>
                                  <w:sz w:val="17"/>
                                </w:rPr>
                                <w:t>to</w:t>
                              </w:r>
                              <w:r>
                                <w:rPr>
                                  <w:spacing w:val="-318"/>
                                  <w:sz w:val="17"/>
                                </w:rPr>
                                <w:t xml:space="preserve"> </w:t>
                              </w:r>
                              <w:r>
                                <w:rPr>
                                  <w:sz w:val="17"/>
                                </w:rPr>
                                <w:t>recession</w:t>
                              </w:r>
                            </w:p>
                          </w:txbxContent>
                        </wps:txbx>
                        <wps:bodyPr horzOverflow="overflow" vert="horz" lIns="0" tIns="0" rIns="0" bIns="0" rtlCol="0">
                          <a:noAutofit/>
                        </wps:bodyPr>
                      </wps:wsp>
                      <wps:wsp>
                        <wps:cNvPr id="2744" name="Shape 2744"/>
                        <wps:cNvSpPr/>
                        <wps:spPr>
                          <a:xfrm>
                            <a:off x="493372" y="433204"/>
                            <a:ext cx="3195966" cy="1746239"/>
                          </a:xfrm>
                          <a:custGeom>
                            <a:avLst/>
                            <a:gdLst/>
                            <a:ahLst/>
                            <a:cxnLst/>
                            <a:rect l="0" t="0" r="0" b="0"/>
                            <a:pathLst>
                              <a:path w="3195966" h="1746239">
                                <a:moveTo>
                                  <a:pt x="0" y="0"/>
                                </a:moveTo>
                                <a:lnTo>
                                  <a:pt x="213065" y="1746239"/>
                                </a:lnTo>
                                <a:lnTo>
                                  <a:pt x="3195966" y="1746239"/>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2745" name="Shape 2745"/>
                        <wps:cNvSpPr/>
                        <wps:spPr>
                          <a:xfrm>
                            <a:off x="493372" y="103783"/>
                            <a:ext cx="3195966" cy="2075062"/>
                          </a:xfrm>
                          <a:custGeom>
                            <a:avLst/>
                            <a:gdLst/>
                            <a:ahLst/>
                            <a:cxnLst/>
                            <a:rect l="0" t="0" r="0" b="0"/>
                            <a:pathLst>
                              <a:path w="3195966" h="2075062">
                                <a:moveTo>
                                  <a:pt x="0" y="0"/>
                                </a:moveTo>
                                <a:lnTo>
                                  <a:pt x="213065" y="1763333"/>
                                </a:lnTo>
                                <a:lnTo>
                                  <a:pt x="426129" y="1987443"/>
                                </a:lnTo>
                                <a:lnTo>
                                  <a:pt x="639193" y="2030766"/>
                                </a:lnTo>
                                <a:lnTo>
                                  <a:pt x="852258" y="2049323"/>
                                </a:lnTo>
                                <a:lnTo>
                                  <a:pt x="1065322" y="2059000"/>
                                </a:lnTo>
                                <a:lnTo>
                                  <a:pt x="1278387" y="2064694"/>
                                </a:lnTo>
                                <a:lnTo>
                                  <a:pt x="1491451" y="2068128"/>
                                </a:lnTo>
                                <a:lnTo>
                                  <a:pt x="1704515" y="2070377"/>
                                </a:lnTo>
                                <a:lnTo>
                                  <a:pt x="1917580" y="2071939"/>
                                </a:lnTo>
                                <a:lnTo>
                                  <a:pt x="2130644" y="2072980"/>
                                </a:lnTo>
                                <a:lnTo>
                                  <a:pt x="2343709" y="2073660"/>
                                </a:lnTo>
                                <a:lnTo>
                                  <a:pt x="2556773" y="2074180"/>
                                </a:lnTo>
                                <a:lnTo>
                                  <a:pt x="2769838" y="2074589"/>
                                </a:lnTo>
                                <a:lnTo>
                                  <a:pt x="2982902" y="2074866"/>
                                </a:lnTo>
                                <a:lnTo>
                                  <a:pt x="3195966" y="2075062"/>
                                </a:lnTo>
                              </a:path>
                            </a:pathLst>
                          </a:custGeom>
                          <a:ln w="15751" cap="flat">
                            <a:custDash>
                              <a:ds d="458880" sp="198434"/>
                            </a:custDash>
                            <a:round/>
                          </a:ln>
                        </wps:spPr>
                        <wps:style>
                          <a:lnRef idx="1">
                            <a:srgbClr val="0000FF"/>
                          </a:lnRef>
                          <a:fillRef idx="0">
                            <a:srgbClr val="000000">
                              <a:alpha val="0"/>
                            </a:srgbClr>
                          </a:fillRef>
                          <a:effectRef idx="0">
                            <a:scrgbClr r="0" g="0" b="0"/>
                          </a:effectRef>
                          <a:fontRef idx="none"/>
                        </wps:style>
                        <wps:bodyPr/>
                      </wps:wsp>
                      <wps:wsp>
                        <wps:cNvPr id="2746" name="Shape 2746"/>
                        <wps:cNvSpPr/>
                        <wps:spPr>
                          <a:xfrm>
                            <a:off x="493372" y="1291262"/>
                            <a:ext cx="3195966" cy="878969"/>
                          </a:xfrm>
                          <a:custGeom>
                            <a:avLst/>
                            <a:gdLst/>
                            <a:ahLst/>
                            <a:cxnLst/>
                            <a:rect l="0" t="0" r="0" b="0"/>
                            <a:pathLst>
                              <a:path w="3195966" h="878969">
                                <a:moveTo>
                                  <a:pt x="0" y="0"/>
                                </a:moveTo>
                                <a:lnTo>
                                  <a:pt x="213065" y="712612"/>
                                </a:lnTo>
                                <a:lnTo>
                                  <a:pt x="426129" y="774028"/>
                                </a:lnTo>
                                <a:lnTo>
                                  <a:pt x="639193" y="811845"/>
                                </a:lnTo>
                                <a:lnTo>
                                  <a:pt x="852258" y="832791"/>
                                </a:lnTo>
                                <a:lnTo>
                                  <a:pt x="1065322" y="845998"/>
                                </a:lnTo>
                                <a:lnTo>
                                  <a:pt x="1278387" y="854506"/>
                                </a:lnTo>
                                <a:lnTo>
                                  <a:pt x="1491451" y="860462"/>
                                </a:lnTo>
                                <a:lnTo>
                                  <a:pt x="1704515" y="865359"/>
                                </a:lnTo>
                                <a:lnTo>
                                  <a:pt x="1917580" y="868804"/>
                                </a:lnTo>
                                <a:lnTo>
                                  <a:pt x="2130644" y="870954"/>
                                </a:lnTo>
                                <a:lnTo>
                                  <a:pt x="2343709" y="873221"/>
                                </a:lnTo>
                                <a:lnTo>
                                  <a:pt x="2556773" y="875450"/>
                                </a:lnTo>
                                <a:lnTo>
                                  <a:pt x="2769838" y="876900"/>
                                </a:lnTo>
                                <a:lnTo>
                                  <a:pt x="2982902" y="878126"/>
                                </a:lnTo>
                                <a:lnTo>
                                  <a:pt x="3195966" y="878969"/>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2747" name="Shape 2747"/>
                        <wps:cNvSpPr/>
                        <wps:spPr>
                          <a:xfrm>
                            <a:off x="493372" y="1126402"/>
                            <a:ext cx="3195966" cy="1037297"/>
                          </a:xfrm>
                          <a:custGeom>
                            <a:avLst/>
                            <a:gdLst/>
                            <a:ahLst/>
                            <a:cxnLst/>
                            <a:rect l="0" t="0" r="0" b="0"/>
                            <a:pathLst>
                              <a:path w="3195966" h="1037297">
                                <a:moveTo>
                                  <a:pt x="0" y="0"/>
                                </a:moveTo>
                                <a:lnTo>
                                  <a:pt x="213065" y="699057"/>
                                </a:lnTo>
                                <a:lnTo>
                                  <a:pt x="426129" y="846237"/>
                                </a:lnTo>
                                <a:lnTo>
                                  <a:pt x="639193" y="913339"/>
                                </a:lnTo>
                                <a:lnTo>
                                  <a:pt x="852258" y="950828"/>
                                </a:lnTo>
                                <a:lnTo>
                                  <a:pt x="1065322" y="975260"/>
                                </a:lnTo>
                                <a:lnTo>
                                  <a:pt x="1278387" y="991188"/>
                                </a:lnTo>
                                <a:lnTo>
                                  <a:pt x="1491451" y="1002475"/>
                                </a:lnTo>
                                <a:lnTo>
                                  <a:pt x="1704515" y="1011716"/>
                                </a:lnTo>
                                <a:lnTo>
                                  <a:pt x="1917580" y="1018244"/>
                                </a:lnTo>
                                <a:lnTo>
                                  <a:pt x="2130644" y="1022515"/>
                                </a:lnTo>
                                <a:lnTo>
                                  <a:pt x="2343709" y="1026682"/>
                                </a:lnTo>
                                <a:lnTo>
                                  <a:pt x="2556773" y="1030750"/>
                                </a:lnTo>
                                <a:lnTo>
                                  <a:pt x="2769838" y="1033514"/>
                                </a:lnTo>
                                <a:lnTo>
                                  <a:pt x="2982902" y="1035752"/>
                                </a:lnTo>
                                <a:lnTo>
                                  <a:pt x="3195966" y="1037297"/>
                                </a:lnTo>
                              </a:path>
                            </a:pathLst>
                          </a:custGeom>
                          <a:ln w="15751" cap="flat">
                            <a:custDash>
                              <a:ds d="458880" sp="198434"/>
                            </a:custDash>
                            <a:round/>
                          </a:ln>
                        </wps:spPr>
                        <wps:style>
                          <a:lnRef idx="1">
                            <a:srgbClr val="FF0000"/>
                          </a:lnRef>
                          <a:fillRef idx="0">
                            <a:srgbClr val="000000">
                              <a:alpha val="0"/>
                            </a:srgbClr>
                          </a:fillRef>
                          <a:effectRef idx="0">
                            <a:scrgbClr r="0" g="0" b="0"/>
                          </a:effectRef>
                          <a:fontRef idx="none"/>
                        </wps:style>
                        <wps:bodyPr/>
                      </wps:wsp>
                      <wps:wsp>
                        <wps:cNvPr id="2748" name="Shape 2748"/>
                        <wps:cNvSpPr/>
                        <wps:spPr>
                          <a:xfrm>
                            <a:off x="333574" y="0"/>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749" name="Shape 2749"/>
                        <wps:cNvSpPr/>
                        <wps:spPr>
                          <a:xfrm>
                            <a:off x="3849137" y="0"/>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750" name="Shape 2750"/>
                        <wps:cNvSpPr/>
                        <wps:spPr>
                          <a:xfrm>
                            <a:off x="333574" y="2283226"/>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753" name="Shape 2753"/>
                        <wps:cNvSpPr/>
                        <wps:spPr>
                          <a:xfrm>
                            <a:off x="2106057" y="137491"/>
                            <a:ext cx="210010" cy="0"/>
                          </a:xfrm>
                          <a:custGeom>
                            <a:avLst/>
                            <a:gdLst/>
                            <a:ahLst/>
                            <a:cxnLst/>
                            <a:rect l="0" t="0" r="0" b="0"/>
                            <a:pathLst>
                              <a:path w="210010">
                                <a:moveTo>
                                  <a:pt x="0" y="0"/>
                                </a:moveTo>
                                <a:lnTo>
                                  <a:pt x="210010" y="0"/>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2755" name="Shape 2755"/>
                        <wps:cNvSpPr/>
                        <wps:spPr>
                          <a:xfrm>
                            <a:off x="2106057" y="291553"/>
                            <a:ext cx="210010" cy="0"/>
                          </a:xfrm>
                          <a:custGeom>
                            <a:avLst/>
                            <a:gdLst/>
                            <a:ahLst/>
                            <a:cxnLst/>
                            <a:rect l="0" t="0" r="0" b="0"/>
                            <a:pathLst>
                              <a:path w="210010">
                                <a:moveTo>
                                  <a:pt x="0" y="0"/>
                                </a:moveTo>
                                <a:lnTo>
                                  <a:pt x="210010" y="0"/>
                                </a:lnTo>
                              </a:path>
                            </a:pathLst>
                          </a:custGeom>
                          <a:ln w="15751" cap="flat">
                            <a:custDash>
                              <a:ds d="458880" sp="198434"/>
                            </a:custDash>
                            <a:round/>
                          </a:ln>
                        </wps:spPr>
                        <wps:style>
                          <a:lnRef idx="1">
                            <a:srgbClr val="0000FF"/>
                          </a:lnRef>
                          <a:fillRef idx="0">
                            <a:srgbClr val="000000">
                              <a:alpha val="0"/>
                            </a:srgbClr>
                          </a:fillRef>
                          <a:effectRef idx="0">
                            <a:scrgbClr r="0" g="0" b="0"/>
                          </a:effectRef>
                          <a:fontRef idx="none"/>
                        </wps:style>
                        <wps:bodyPr/>
                      </wps:wsp>
                      <wps:wsp>
                        <wps:cNvPr id="2756" name="Rectangle 2756"/>
                        <wps:cNvSpPr/>
                        <wps:spPr>
                          <a:xfrm>
                            <a:off x="2400070" y="198833"/>
                            <a:ext cx="1389163" cy="236857"/>
                          </a:xfrm>
                          <a:prstGeom prst="rect">
                            <a:avLst/>
                          </a:prstGeom>
                          <a:ln>
                            <a:noFill/>
                          </a:ln>
                        </wps:spPr>
                        <wps:txbx>
                          <w:txbxContent>
                            <w:p w14:paraId="0C9D4C77" w14:textId="77777777" w:rsidR="006719BC" w:rsidRDefault="001B5807">
                              <w:pPr>
                                <w:spacing w:after="160" w:line="259" w:lineRule="auto"/>
                                <w:ind w:left="0" w:right="0" w:firstLine="0"/>
                                <w:jc w:val="left"/>
                              </w:pPr>
                              <w:r>
                                <w:rPr>
                                  <w:w w:val="124"/>
                                  <w:sz w:val="17"/>
                                </w:rPr>
                                <w:t>Income</w:t>
                              </w:r>
                              <w:r>
                                <w:rPr>
                                  <w:spacing w:val="15"/>
                                  <w:w w:val="124"/>
                                  <w:sz w:val="17"/>
                                </w:rPr>
                                <w:t xml:space="preserve"> </w:t>
                              </w:r>
                              <w:r>
                                <w:rPr>
                                  <w:w w:val="124"/>
                                  <w:sz w:val="17"/>
                                </w:rPr>
                                <w:t>(AD</w:t>
                              </w:r>
                              <w:r>
                                <w:rPr>
                                  <w:spacing w:val="15"/>
                                  <w:w w:val="124"/>
                                  <w:sz w:val="17"/>
                                </w:rPr>
                                <w:t xml:space="preserve"> </w:t>
                              </w:r>
                              <w:r>
                                <w:rPr>
                                  <w:w w:val="124"/>
                                  <w:sz w:val="17"/>
                                </w:rPr>
                                <w:t>effects)</w:t>
                              </w:r>
                            </w:p>
                          </w:txbxContent>
                        </wps:txbx>
                        <wps:bodyPr horzOverflow="overflow" vert="horz" lIns="0" tIns="0" rIns="0" bIns="0" rtlCol="0">
                          <a:noAutofit/>
                        </wps:bodyPr>
                      </wps:wsp>
                      <wps:wsp>
                        <wps:cNvPr id="2757" name="Shape 2757"/>
                        <wps:cNvSpPr/>
                        <wps:spPr>
                          <a:xfrm>
                            <a:off x="2106057" y="445614"/>
                            <a:ext cx="210010" cy="0"/>
                          </a:xfrm>
                          <a:custGeom>
                            <a:avLst/>
                            <a:gdLst/>
                            <a:ahLst/>
                            <a:cxnLst/>
                            <a:rect l="0" t="0" r="0" b="0"/>
                            <a:pathLst>
                              <a:path w="210010">
                                <a:moveTo>
                                  <a:pt x="0" y="0"/>
                                </a:moveTo>
                                <a:lnTo>
                                  <a:pt x="210010" y="0"/>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2758" name="Rectangle 2758"/>
                        <wps:cNvSpPr/>
                        <wps:spPr>
                          <a:xfrm>
                            <a:off x="2400070" y="352895"/>
                            <a:ext cx="925085" cy="236858"/>
                          </a:xfrm>
                          <a:prstGeom prst="rect">
                            <a:avLst/>
                          </a:prstGeom>
                          <a:ln>
                            <a:noFill/>
                          </a:ln>
                        </wps:spPr>
                        <wps:txbx>
                          <w:txbxContent>
                            <w:p w14:paraId="3CF1A40F" w14:textId="77777777" w:rsidR="006719BC" w:rsidRDefault="001B5807">
                              <w:pPr>
                                <w:spacing w:after="160" w:line="259" w:lineRule="auto"/>
                                <w:ind w:left="0" w:right="0" w:firstLine="0"/>
                                <w:jc w:val="left"/>
                              </w:pPr>
                              <w:r>
                                <w:rPr>
                                  <w:w w:val="123"/>
                                  <w:sz w:val="17"/>
                                </w:rPr>
                                <w:t>Consumption</w:t>
                              </w:r>
                            </w:p>
                          </w:txbxContent>
                        </wps:txbx>
                        <wps:bodyPr horzOverflow="overflow" vert="horz" lIns="0" tIns="0" rIns="0" bIns="0" rtlCol="0">
                          <a:noAutofit/>
                        </wps:bodyPr>
                      </wps:wsp>
                      <wps:wsp>
                        <wps:cNvPr id="2759" name="Shape 2759"/>
                        <wps:cNvSpPr/>
                        <wps:spPr>
                          <a:xfrm>
                            <a:off x="2106057" y="599676"/>
                            <a:ext cx="210010" cy="0"/>
                          </a:xfrm>
                          <a:custGeom>
                            <a:avLst/>
                            <a:gdLst/>
                            <a:ahLst/>
                            <a:cxnLst/>
                            <a:rect l="0" t="0" r="0" b="0"/>
                            <a:pathLst>
                              <a:path w="210010">
                                <a:moveTo>
                                  <a:pt x="0" y="0"/>
                                </a:moveTo>
                                <a:lnTo>
                                  <a:pt x="210010" y="0"/>
                                </a:lnTo>
                              </a:path>
                            </a:pathLst>
                          </a:custGeom>
                          <a:ln w="15751" cap="flat">
                            <a:custDash>
                              <a:ds d="458880" sp="198434"/>
                            </a:custDash>
                            <a:round/>
                          </a:ln>
                        </wps:spPr>
                        <wps:style>
                          <a:lnRef idx="1">
                            <a:srgbClr val="FF0000"/>
                          </a:lnRef>
                          <a:fillRef idx="0">
                            <a:srgbClr val="000000">
                              <a:alpha val="0"/>
                            </a:srgbClr>
                          </a:fillRef>
                          <a:effectRef idx="0">
                            <a:scrgbClr r="0" g="0" b="0"/>
                          </a:effectRef>
                          <a:fontRef idx="none"/>
                        </wps:style>
                        <wps:bodyPr/>
                      </wps:wsp>
                      <wps:wsp>
                        <wps:cNvPr id="2760" name="Rectangle 2760"/>
                        <wps:cNvSpPr/>
                        <wps:spPr>
                          <a:xfrm>
                            <a:off x="2400070" y="506957"/>
                            <a:ext cx="1800312" cy="236858"/>
                          </a:xfrm>
                          <a:prstGeom prst="rect">
                            <a:avLst/>
                          </a:prstGeom>
                          <a:ln>
                            <a:noFill/>
                          </a:ln>
                        </wps:spPr>
                        <wps:txbx>
                          <w:txbxContent>
                            <w:p w14:paraId="4AAA2F73" w14:textId="77777777" w:rsidR="006719BC" w:rsidRDefault="001B5807">
                              <w:pPr>
                                <w:spacing w:after="160" w:line="259" w:lineRule="auto"/>
                                <w:ind w:left="0" w:right="0" w:firstLine="0"/>
                                <w:jc w:val="left"/>
                              </w:pPr>
                              <w:r>
                                <w:rPr>
                                  <w:w w:val="124"/>
                                  <w:sz w:val="17"/>
                                </w:rPr>
                                <w:t>Consumption</w:t>
                              </w:r>
                              <w:r>
                                <w:rPr>
                                  <w:spacing w:val="15"/>
                                  <w:w w:val="124"/>
                                  <w:sz w:val="17"/>
                                </w:rPr>
                                <w:t xml:space="preserve"> </w:t>
                              </w:r>
                              <w:r>
                                <w:rPr>
                                  <w:w w:val="124"/>
                                  <w:sz w:val="17"/>
                                </w:rPr>
                                <w:t>(AD</w:t>
                              </w:r>
                              <w:r>
                                <w:rPr>
                                  <w:spacing w:val="15"/>
                                  <w:w w:val="124"/>
                                  <w:sz w:val="17"/>
                                </w:rPr>
                                <w:t xml:space="preserve"> </w:t>
                              </w:r>
                              <w:r>
                                <w:rPr>
                                  <w:w w:val="124"/>
                                  <w:sz w:val="17"/>
                                </w:rPr>
                                <w:t>effects)</w:t>
                              </w:r>
                            </w:p>
                          </w:txbxContent>
                        </wps:txbx>
                        <wps:bodyPr horzOverflow="overflow" vert="horz" lIns="0" tIns="0" rIns="0" bIns="0" rtlCol="0">
                          <a:noAutofit/>
                        </wps:bodyPr>
                      </wps:wsp>
                    </wpg:wgp>
                  </a:graphicData>
                </a:graphic>
              </wp:inline>
            </w:drawing>
          </mc:Choice>
          <mc:Fallback>
            <w:pict>
              <v:group w14:anchorId="3BE50C59" id="Group 54208" o:spid="_x0000_s1092" style="width:303.1pt;height:182.7pt;mso-position-horizontal-relative:char;mso-position-vertical-relative:line" coordsize="38491,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">
                <v:shape id="Shape 2696" o:spid="_x0000_s1093" style="position:absolute;left:4933;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" path="m,36752l,,,36752xe" fillcolor="black" strokeweight=".23333mm">
                  <v:path arrowok="t" textboxrect="0,0,0,36752"/>
                </v:shape>
                <v:shape id="Shape 2698" o:spid="_x0000_s1094" style="position:absolute;left:7064;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" path="m,36752l,,,36752xe" fillcolor="black" strokeweight=".23333mm">
                  <v:path arrowok="t" textboxrect="0,0,0,36752"/>
                </v:shape>
                <v:shape id="Shape 2700" o:spid="_x0000_s1095" style="position:absolute;left:9195;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" path="m,36752l,,,36752xe" fillcolor="black" strokeweight=".23333mm">
                  <v:path arrowok="t" textboxrect="0,0,0,36752"/>
                </v:shape>
                <v:shape id="Shape 2702" o:spid="_x0000_s1096" style="position:absolute;left:11325;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" path="m,36752l,,,36752xe" fillcolor="black" strokeweight=".23333mm">
                  <v:path arrowok="t" textboxrect="0,0,0,36752"/>
                </v:shape>
                <v:shape id="Shape 2704" o:spid="_x0000_s1097" style="position:absolute;left:13456;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" path="m,36752l,,,36752xe" fillcolor="black" strokeweight=".23333mm">
                  <v:path arrowok="t" textboxrect="0,0,0,36752"/>
                </v:shape>
                <v:shape id="Shape 2706" o:spid="_x0000_s1098" style="position:absolute;left:15586;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" path="m,36752l,,,36752xe" fillcolor="black" strokeweight=".23333mm">
                  <v:path arrowok="t" textboxrect="0,0,0,36752"/>
                </v:shape>
                <v:shape id="Shape 2708" o:spid="_x0000_s1099" style="position:absolute;left:17717;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" path="m,36752l,,,36752xe" fillcolor="black" strokeweight=".23333mm">
                  <v:path arrowok="t" textboxrect="0,0,0,36752"/>
                </v:shape>
                <v:shape id="Shape 2710" o:spid="_x0000_s1100" style="position:absolute;left:19848;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" path="m,36752l,,,36752xe" fillcolor="black" strokeweight=".23333mm">
                  <v:path arrowok="t" textboxrect="0,0,0,36752"/>
                </v:shape>
                <v:shape id="Shape 2712" o:spid="_x0000_s1101" style="position:absolute;left:21978;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" path="m,36752l,,,36752xe" fillcolor="black" strokeweight=".23333mm">
                  <v:path arrowok="t" textboxrect="0,0,0,36752"/>
                </v:shape>
                <v:shape id="Shape 2714" o:spid="_x0000_s1102" style="position:absolute;left:24109;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" path="m,36752l,,,36752xe" fillcolor="black" strokeweight=".23333mm">
                  <v:path arrowok="t" textboxrect="0,0,0,36752"/>
                </v:shape>
                <v:shape id="Shape 2716" o:spid="_x0000_s1103" style="position:absolute;left:26240;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" path="m,36752l,,,36752xe" fillcolor="black" strokeweight=".23333mm">
                  <v:path arrowok="t" textboxrect="0,0,0,36752"/>
                </v:shape>
                <v:shape id="Shape 2718" o:spid="_x0000_s1104" style="position:absolute;left:28370;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" path="m,36752l,,,36752xe" fillcolor="black" strokeweight=".23333mm">
                  <v:path arrowok="t" textboxrect="0,0,0,36752"/>
                </v:shape>
                <v:shape id="Shape 2720" o:spid="_x0000_s1105" style="position:absolute;left:30501;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" path="m,36752l,,,36752xe" fillcolor="black" strokeweight=".23333mm">
                  <v:path arrowok="t" textboxrect="0,0,0,36752"/>
                </v:shape>
                <v:shape id="Shape 2722" o:spid="_x0000_s1106" style="position:absolute;left:32632;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" path="m,36752l,,,36752xe" fillcolor="black" strokeweight=".23333mm">
                  <v:path arrowok="t" textboxrect="0,0,0,36752"/>
                </v:shape>
                <v:shape id="Shape 2724" o:spid="_x0000_s1107" style="position:absolute;left:34762;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" path="m,36752l,,,36752xe" fillcolor="black" strokeweight=".23333mm">
                  <v:path arrowok="t" textboxrect="0,0,0,36752"/>
                </v:shape>
                <v:shape id="Shape 2726" o:spid="_x0000_s1108" style="position:absolute;left:36893;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" path="m,36752l,,,36752xe" fillcolor="black" strokeweight=".23333mm">
                  <v:path arrowok="t" textboxrect="0,0,0,36752"/>
                </v:shape>
                <v:shape id="Shape 2729" o:spid="_x0000_s1109" style="position:absolute;left:2968;top:21794;width:367;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" path="m36752,l,,36752,xe" fillcolor="black" strokeweight=".23333mm">
                  <v:path arrowok="t" textboxrect="0,0,36752,0"/>
                </v:shape>
                <v:rect id="Rectangle 2730" o:spid="_x0000_s1110" style="position:absolute;left:1932;top:20898;width:889;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758CF5A8" w14:textId="77777777" w:rsidR="006719BC" w:rsidRDefault="001B5807">
                        <w:pPr>
                          <w:spacing w:after="160" w:line="259" w:lineRule="auto"/>
                          <w:ind w:left="0" w:right="0" w:firstLine="0"/>
                          <w:jc w:val="left"/>
                        </w:pPr>
                        <w:r>
                          <w:rPr>
                            <w:w w:val="125"/>
                            <w:sz w:val="17"/>
                          </w:rPr>
                          <w:t>0</w:t>
                        </w:r>
                      </w:p>
                    </w:txbxContent>
                  </v:textbox>
                </v:rect>
                <v:shape id="Shape 2731" o:spid="_x0000_s1111" style="position:absolute;left:2968;top:18603;width:367;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" path="m36752,l,,36752,xe" fillcolor="black" strokeweight=".23333mm">
                  <v:path arrowok="t" textboxrect="0,0,36752,0"/>
                </v:shape>
                <v:rect id="Rectangle 2732" o:spid="_x0000_s1112" style="position:absolute;left:1932;top:17707;width:889;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489D17A6" w14:textId="77777777" w:rsidR="006719BC" w:rsidRDefault="001B5807">
                        <w:pPr>
                          <w:spacing w:after="160" w:line="259" w:lineRule="auto"/>
                          <w:ind w:left="0" w:right="0" w:firstLine="0"/>
                          <w:jc w:val="left"/>
                        </w:pPr>
                        <w:r>
                          <w:rPr>
                            <w:w w:val="125"/>
                            <w:sz w:val="17"/>
                          </w:rPr>
                          <w:t>1</w:t>
                        </w:r>
                      </w:p>
                    </w:txbxContent>
                  </v:textbox>
                </v:rect>
                <v:shape id="Shape 2733" o:spid="_x0000_s1113" style="position:absolute;left:2968;top:15413;width:367;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" path="m36752,l,,36752,xe" fillcolor="black" strokeweight=".23333mm">
                  <v:path arrowok="t" textboxrect="0,0,36752,0"/>
                </v:shape>
                <v:rect id="Rectangle 2734" o:spid="_x0000_s1114" style="position:absolute;left:1932;top:14517;width:889;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38E89047" w14:textId="77777777" w:rsidR="006719BC" w:rsidRDefault="001B5807">
                        <w:pPr>
                          <w:spacing w:after="160" w:line="259" w:lineRule="auto"/>
                          <w:ind w:left="0" w:right="0" w:firstLine="0"/>
                          <w:jc w:val="left"/>
                        </w:pPr>
                        <w:r>
                          <w:rPr>
                            <w:w w:val="125"/>
                            <w:sz w:val="17"/>
                          </w:rPr>
                          <w:t>2</w:t>
                        </w:r>
                      </w:p>
                    </w:txbxContent>
                  </v:textbox>
                </v:rect>
                <v:shape id="Shape 2735" o:spid="_x0000_s1115" style="position:absolute;left:2968;top:12222;width:367;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" path="m36752,l,,36752,xe" fillcolor="black" strokeweight=".23333mm">
                  <v:path arrowok="t" textboxrect="0,0,36752,0"/>
                </v:shape>
                <v:rect id="Rectangle 2736" o:spid="_x0000_s1116" style="position:absolute;left:1932;top:11326;width:889;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3D3C1305" w14:textId="77777777" w:rsidR="006719BC" w:rsidRDefault="001B5807">
                        <w:pPr>
                          <w:spacing w:after="160" w:line="259" w:lineRule="auto"/>
                          <w:ind w:left="0" w:right="0" w:firstLine="0"/>
                          <w:jc w:val="left"/>
                        </w:pPr>
                        <w:r>
                          <w:rPr>
                            <w:w w:val="125"/>
                            <w:sz w:val="17"/>
                          </w:rPr>
                          <w:t>3</w:t>
                        </w:r>
                      </w:p>
                    </w:txbxContent>
                  </v:textbox>
                </v:rect>
                <v:shape id="Shape 2737" o:spid="_x0000_s1117" style="position:absolute;left:2968;top:9032;width:367;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" path="m36752,l,,36752,xe" fillcolor="black" strokeweight=".23333mm">
                  <v:path arrowok="t" textboxrect="0,0,36752,0"/>
                </v:shape>
                <v:rect id="Rectangle 2738" o:spid="_x0000_s1118" style="position:absolute;left:1932;top:8136;width:889;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0DE7AB40" w14:textId="77777777" w:rsidR="006719BC" w:rsidRDefault="001B5807">
                        <w:pPr>
                          <w:spacing w:after="160" w:line="259" w:lineRule="auto"/>
                          <w:ind w:left="0" w:right="0" w:firstLine="0"/>
                          <w:jc w:val="left"/>
                        </w:pPr>
                        <w:r>
                          <w:rPr>
                            <w:w w:val="125"/>
                            <w:sz w:val="17"/>
                          </w:rPr>
                          <w:t>4</w:t>
                        </w:r>
                      </w:p>
                    </w:txbxContent>
                  </v:textbox>
                </v:rect>
                <v:shape id="Shape 2739" o:spid="_x0000_s1119" style="position:absolute;left:2968;top:5841;width:367;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" path="m36752,l,,36752,xe" fillcolor="black" strokeweight=".23333mm">
                  <v:path arrowok="t" textboxrect="0,0,36752,0"/>
                </v:shape>
                <v:rect id="Rectangle 2740" o:spid="_x0000_s1120" style="position:absolute;left:1932;top:4945;width:889;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4CBA9B36" w14:textId="77777777" w:rsidR="006719BC" w:rsidRDefault="001B5807">
                        <w:pPr>
                          <w:spacing w:after="160" w:line="259" w:lineRule="auto"/>
                          <w:ind w:left="0" w:right="0" w:firstLine="0"/>
                          <w:jc w:val="left"/>
                        </w:pPr>
                        <w:r>
                          <w:rPr>
                            <w:w w:val="125"/>
                            <w:sz w:val="17"/>
                          </w:rPr>
                          <w:t>5</w:t>
                        </w:r>
                      </w:p>
                    </w:txbxContent>
                  </v:textbox>
                </v:rect>
                <v:shape id="Shape 2741" o:spid="_x0000_s1121" style="position:absolute;left:2968;top:2651;width:367;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" path="m36752,l,,36752,xe" fillcolor="black" strokeweight=".23333mm">
                  <v:path arrowok="t" textboxrect="0,0,36752,0"/>
                </v:shape>
                <v:rect id="Rectangle 2742" o:spid="_x0000_s1122" style="position:absolute;left:1932;top:1754;width:889;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3889169D" w14:textId="77777777" w:rsidR="006719BC" w:rsidRDefault="001B5807">
                        <w:pPr>
                          <w:spacing w:after="160" w:line="259" w:lineRule="auto"/>
                          <w:ind w:left="0" w:right="0" w:firstLine="0"/>
                          <w:jc w:val="left"/>
                        </w:pPr>
                        <w:r>
                          <w:rPr>
                            <w:w w:val="125"/>
                            <w:sz w:val="17"/>
                          </w:rPr>
                          <w:t>6</w:t>
                        </w:r>
                      </w:p>
                    </w:txbxContent>
                  </v:textbox>
                </v:rect>
                <v:rect id="Rectangle 2743" o:spid="_x0000_s1123" style="position:absolute;left:-10571;top:7282;width:23509;height:23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" filled="f" stroked="f">
                  <v:textbox inset="0,0,0,0">
                    <w:txbxContent>
                      <w:p w14:paraId="5D580DA5" w14:textId="77777777" w:rsidR="006719BC" w:rsidRDefault="001B5807">
                        <w:pPr>
                          <w:spacing w:after="160" w:line="259" w:lineRule="auto"/>
                          <w:ind w:left="0" w:right="0" w:firstLine="0"/>
                          <w:jc w:val="left"/>
                        </w:pPr>
                        <w:r>
                          <w:rPr>
                            <w:sz w:val="17"/>
                          </w:rPr>
                          <w:t>%</w:t>
                        </w:r>
                        <w:r>
                          <w:rPr>
                            <w:spacing w:val="-318"/>
                            <w:sz w:val="17"/>
                          </w:rPr>
                          <w:t xml:space="preserve"> </w:t>
                        </w:r>
                        <w:r>
                          <w:rPr>
                            <w:sz w:val="17"/>
                          </w:rPr>
                          <w:t>difference</w:t>
                        </w:r>
                        <w:r>
                          <w:rPr>
                            <w:spacing w:val="-318"/>
                            <w:sz w:val="17"/>
                          </w:rPr>
                          <w:t xml:space="preserve"> </w:t>
                        </w:r>
                        <w:r>
                          <w:rPr>
                            <w:sz w:val="17"/>
                          </w:rPr>
                          <w:t>relative</w:t>
                        </w:r>
                        <w:r>
                          <w:rPr>
                            <w:spacing w:val="-318"/>
                            <w:sz w:val="17"/>
                          </w:rPr>
                          <w:t xml:space="preserve"> </w:t>
                        </w:r>
                        <w:r>
                          <w:rPr>
                            <w:sz w:val="17"/>
                          </w:rPr>
                          <w:t>to</w:t>
                        </w:r>
                        <w:r>
                          <w:rPr>
                            <w:spacing w:val="-318"/>
                            <w:sz w:val="17"/>
                          </w:rPr>
                          <w:t xml:space="preserve"> </w:t>
                        </w:r>
                        <w:r>
                          <w:rPr>
                            <w:sz w:val="17"/>
                          </w:rPr>
                          <w:t>recession</w:t>
                        </w:r>
                      </w:p>
                    </w:txbxContent>
                  </v:textbox>
                </v:rect>
                <v:shape id="Shape 2744" o:spid="_x0000_s1124" style="position:absolute;left:4933;top:4332;width:31960;height:17462;visibility:visible;mso-wrap-style:square;v-text-anchor:top" coordsize="3195966,174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" path="m,l213065,1746239r2982901,e" filled="f" strokecolor="blue" strokeweight=".43753mm">
                  <v:stroke endcap="square"/>
                  <v:path arrowok="t" textboxrect="0,0,3195966,1746239"/>
                </v:shape>
                <v:shape id="Shape 2745" o:spid="_x0000_s1125" style="position:absolute;left:4933;top:1037;width:31960;height:20751;visibility:visible;mso-wrap-style:square;v-text-anchor:top" coordsize="3195966,207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" path="m,l213065,1763333r213064,224110l639193,2030766r213065,18557l1065322,2059000r213065,5694l1491451,2068128r213064,2249l1917580,2071939r213064,1041l2343709,2073660r213064,520l2769838,2074589r213064,277l3195966,2075062e" filled="f" strokecolor="blue" strokeweight=".43753mm">
                  <v:path arrowok="t" textboxrect="0,0,3195966,2075062"/>
                </v:shape>
                <v:shape id="Shape 2746" o:spid="_x0000_s1126" style="position:absolute;left:4933;top:12912;width:31960;height:8790;visibility:visible;mso-wrap-style:square;v-text-anchor:top" coordsize="3195966,878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" path="m,l213065,712612r213064,61416l639193,811845r213065,20946l1065322,845998r213065,8508l1491451,860462r213064,4897l1917580,868804r213064,2150l2343709,873221r213064,2229l2769838,876900r213064,1226l3195966,878969e" filled="f" strokecolor="red" strokeweight=".43753mm">
                  <v:stroke endcap="square"/>
                  <v:path arrowok="t" textboxrect="0,0,3195966,878969"/>
                </v:shape>
                <v:shape id="Shape 2747" o:spid="_x0000_s1127" style="position:absolute;left:4933;top:11264;width:31960;height:10372;visibility:visible;mso-wrap-style:square;v-text-anchor:top" coordsize="3195966,103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" path="m,l213065,699057,426129,846237r213064,67102l852258,950828r213064,24432l1278387,991188r213064,11287l1704515,1011716r213065,6528l2130644,1022515r213065,4167l2556773,1030750r213065,2764l2982902,1035752r213064,1545e" filled="f" strokecolor="red" strokeweight=".43753mm">
                  <v:path arrowok="t" textboxrect="0,0,3195966,1037297"/>
                </v:shape>
                <v:shape id="Shape 2748" o:spid="_x0000_s1128" style="position:absolute;left:3335;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" path="m,2283226l,e" filled="f" strokeweight=".23333mm">
                  <v:stroke miterlimit="83231f" joinstyle="miter" endcap="square"/>
                  <v:path arrowok="t" textboxrect="0,0,0,2283226"/>
                </v:shape>
                <v:shape id="Shape 2749" o:spid="_x0000_s1129" style="position:absolute;left:38491;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" path="m,2283226l,e" filled="f" strokeweight=".23333mm">
                  <v:stroke miterlimit="83231f" joinstyle="miter" endcap="square"/>
                  <v:path arrowok="t" textboxrect="0,0,0,2283226"/>
                </v:shape>
                <v:shape id="Shape 2750" o:spid="_x0000_s1130" style="position:absolute;left:3335;top:22832;width:35156;height:0;visibility:visible;mso-wrap-style:square;v-text-anchor:top" coordsize="3515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" path="m,l3515563,e" filled="f" strokeweight=".23333mm">
                  <v:stroke miterlimit="83231f" joinstyle="miter" endcap="square"/>
                  <v:path arrowok="t" textboxrect="0,0,3515563,0"/>
                </v:shape>
                <v:shape id="Shape 2753" o:spid="_x0000_s1131" style="position:absolute;left:21060;top:1374;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" path="m,l210010,e" filled="f" strokecolor="blue" strokeweight=".43753mm">
                  <v:stroke endcap="square"/>
                  <v:path arrowok="t" textboxrect="0,0,210010,0"/>
                </v:shape>
                <v:shape id="Shape 2755" o:spid="_x0000_s1132" style="position:absolute;left:21060;top:2915;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" path="m,l210010,e" filled="f" strokecolor="blue" strokeweight=".43753mm">
                  <v:path arrowok="t" textboxrect="0,0,210010,0"/>
                </v:shape>
                <v:rect id="Rectangle 2756" o:spid="_x0000_s1133" style="position:absolute;left:24000;top:1988;width:1389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0C9D4C77" w14:textId="77777777" w:rsidR="006719BC" w:rsidRDefault="001B5807">
                        <w:pPr>
                          <w:spacing w:after="160" w:line="259" w:lineRule="auto"/>
                          <w:ind w:left="0" w:right="0" w:firstLine="0"/>
                          <w:jc w:val="left"/>
                        </w:pPr>
                        <w:r>
                          <w:rPr>
                            <w:w w:val="124"/>
                            <w:sz w:val="17"/>
                          </w:rPr>
                          <w:t>Income</w:t>
                        </w:r>
                        <w:r>
                          <w:rPr>
                            <w:spacing w:val="15"/>
                            <w:w w:val="124"/>
                            <w:sz w:val="17"/>
                          </w:rPr>
                          <w:t xml:space="preserve"> </w:t>
                        </w:r>
                        <w:r>
                          <w:rPr>
                            <w:w w:val="124"/>
                            <w:sz w:val="17"/>
                          </w:rPr>
                          <w:t>(AD</w:t>
                        </w:r>
                        <w:r>
                          <w:rPr>
                            <w:spacing w:val="15"/>
                            <w:w w:val="124"/>
                            <w:sz w:val="17"/>
                          </w:rPr>
                          <w:t xml:space="preserve"> </w:t>
                        </w:r>
                        <w:r>
                          <w:rPr>
                            <w:w w:val="124"/>
                            <w:sz w:val="17"/>
                          </w:rPr>
                          <w:t>effects)</w:t>
                        </w:r>
                      </w:p>
                    </w:txbxContent>
                  </v:textbox>
                </v:rect>
                <v:shape id="Shape 2757" o:spid="_x0000_s1134" style="position:absolute;left:21060;top:4456;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" path="m,l210010,e" filled="f" strokecolor="red" strokeweight=".43753mm">
                  <v:stroke endcap="square"/>
                  <v:path arrowok="t" textboxrect="0,0,210010,0"/>
                </v:shape>
                <v:rect id="Rectangle 2758" o:spid="_x0000_s1135" style="position:absolute;left:24000;top:3528;width:925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14:paraId="3CF1A40F" w14:textId="77777777" w:rsidR="006719BC" w:rsidRDefault="001B5807">
                        <w:pPr>
                          <w:spacing w:after="160" w:line="259" w:lineRule="auto"/>
                          <w:ind w:left="0" w:right="0" w:firstLine="0"/>
                          <w:jc w:val="left"/>
                        </w:pPr>
                        <w:r>
                          <w:rPr>
                            <w:w w:val="123"/>
                            <w:sz w:val="17"/>
                          </w:rPr>
                          <w:t>Consumption</w:t>
                        </w:r>
                      </w:p>
                    </w:txbxContent>
                  </v:textbox>
                </v:rect>
                <v:shape id="Shape 2759" o:spid="_x0000_s1136" style="position:absolute;left:21060;top:5996;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" path="m,l210010,e" filled="f" strokecolor="red" strokeweight=".43753mm">
                  <v:path arrowok="t" textboxrect="0,0,210010,0"/>
                </v:shape>
                <v:rect id="Rectangle 2760" o:spid="_x0000_s1137" style="position:absolute;left:24000;top:5069;width:18003;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4AAA2F73" w14:textId="77777777" w:rsidR="006719BC" w:rsidRDefault="001B5807">
                        <w:pPr>
                          <w:spacing w:after="160" w:line="259" w:lineRule="auto"/>
                          <w:ind w:left="0" w:right="0" w:firstLine="0"/>
                          <w:jc w:val="left"/>
                        </w:pPr>
                        <w:r>
                          <w:rPr>
                            <w:w w:val="124"/>
                            <w:sz w:val="17"/>
                          </w:rPr>
                          <w:t>Consumption</w:t>
                        </w:r>
                        <w:r>
                          <w:rPr>
                            <w:spacing w:val="15"/>
                            <w:w w:val="124"/>
                            <w:sz w:val="17"/>
                          </w:rPr>
                          <w:t xml:space="preserve"> </w:t>
                        </w:r>
                        <w:r>
                          <w:rPr>
                            <w:w w:val="124"/>
                            <w:sz w:val="17"/>
                          </w:rPr>
                          <w:t>(AD</w:t>
                        </w:r>
                        <w:r>
                          <w:rPr>
                            <w:spacing w:val="15"/>
                            <w:w w:val="124"/>
                            <w:sz w:val="17"/>
                          </w:rPr>
                          <w:t xml:space="preserve"> </w:t>
                        </w:r>
                        <w:r>
                          <w:rPr>
                            <w:w w:val="124"/>
                            <w:sz w:val="17"/>
                          </w:rPr>
                          <w:t>effects)</w:t>
                        </w:r>
                      </w:p>
                    </w:txbxContent>
                  </v:textbox>
                </v:rect>
                <w10:anchorlock/>
              </v:group>
            </w:pict>
          </mc:Fallback>
        </mc:AlternateContent>
      </w:r>
    </w:p>
    <w:p w14:paraId="29E35FC0" w14:textId="77777777" w:rsidR="006719BC" w:rsidRDefault="001B5807">
      <w:pPr>
        <w:spacing w:after="8" w:line="259" w:lineRule="auto"/>
        <w:ind w:left="1980" w:right="0"/>
        <w:jc w:val="left"/>
      </w:pPr>
      <w:r>
        <w:rPr>
          <w:sz w:val="17"/>
        </w:rPr>
        <w:t>1 2 3 4 5 6 7 8 910111213141516</w:t>
      </w:r>
    </w:p>
    <w:p w14:paraId="12DD2298" w14:textId="77777777" w:rsidR="006719BC" w:rsidRDefault="001B5807">
      <w:pPr>
        <w:spacing w:after="244" w:line="259" w:lineRule="auto"/>
        <w:ind w:left="189" w:right="0"/>
        <w:jc w:val="center"/>
      </w:pPr>
      <w:r>
        <w:rPr>
          <w:sz w:val="17"/>
        </w:rPr>
        <w:t>quarter</w:t>
      </w:r>
    </w:p>
    <w:p w14:paraId="4884CC87" w14:textId="77777777" w:rsidR="006719BC" w:rsidRDefault="001B5807">
      <w:pPr>
        <w:spacing w:after="486"/>
        <w:ind w:left="20" w:right="0"/>
      </w:pPr>
      <w:r>
        <w:rPr>
          <w:sz w:val="22"/>
        </w:rPr>
        <w:t xml:space="preserve">Figure 3 </w:t>
      </w:r>
      <w:r>
        <w:t>Impulse responses of aggregate income and consumption to a stimulus check during recess</w:t>
      </w:r>
      <w:del w:id="739" w:author="Christopher Karlsten [2]" w:date="2022-10-28T17:33:00Z">
        <w:r w:rsidDel="00982A96">
          <w:delText>s</w:delText>
        </w:r>
      </w:del>
      <w:r>
        <w:t>ions with and without aggregate demand effects</w:t>
      </w:r>
    </w:p>
    <w:p w14:paraId="29A7306F" w14:textId="77777777" w:rsidR="006719BC" w:rsidRDefault="001B5807">
      <w:pPr>
        <w:numPr>
          <w:ilvl w:val="0"/>
          <w:numId w:val="1"/>
        </w:numPr>
        <w:spacing w:after="190"/>
        <w:ind w:right="288" w:hanging="234"/>
      </w:pPr>
      <w:r>
        <w:t xml:space="preserve">The solid lines show these impulse responses for an economy where the aggregate demand effects described in section </w:t>
      </w:r>
      <w:r>
        <w:rPr>
          <w:color w:val="4C0000"/>
        </w:rPr>
        <w:t xml:space="preserve">2.3 </w:t>
      </w:r>
      <w:r>
        <w:t>are not active, and the dashed lines show impulse responses for an economy where the aggregate demand effects are active during the recession.</w:t>
      </w:r>
    </w:p>
    <w:p w14:paraId="0DF9E08E" w14:textId="77777777" w:rsidR="006719BC" w:rsidRDefault="001B5807">
      <w:pPr>
        <w:numPr>
          <w:ilvl w:val="0"/>
          <w:numId w:val="1"/>
        </w:numPr>
        <w:spacing w:after="190"/>
        <w:ind w:right="288" w:hanging="234"/>
      </w:pPr>
      <w:r>
        <w:t>Red lines refer to aggregate labor and transfer income, and blue lines refer to consumption.</w:t>
      </w:r>
    </w:p>
    <w:p w14:paraId="46284CFA" w14:textId="0476100B" w:rsidR="006719BC" w:rsidRDefault="001B5807">
      <w:pPr>
        <w:spacing w:after="346"/>
        <w:ind w:right="0" w:firstLine="234"/>
      </w:pPr>
      <w:r>
        <w:t>Note that all graphs show the average response of income and consumption for recessions of different length. Specifically, we simulate recessions lasting from only one quarter up to 20 quarters. We then take the sum of the results across all recession</w:t>
      </w:r>
      <w:del w:id="740" w:author="Christopher Karlsten [2]" w:date="2022-10-28T17:33:00Z">
        <w:r w:rsidDel="00E10FA9">
          <w:delText>s</w:delText>
        </w:r>
      </w:del>
      <w:r>
        <w:t xml:space="preserve"> lengths weighted by the probability of this recession length occurring (given our assumption of an average recession length of six quarters).</w:t>
      </w:r>
    </w:p>
    <w:p w14:paraId="131DDECD" w14:textId="77777777" w:rsidR="006719BC" w:rsidRDefault="001B5807">
      <w:pPr>
        <w:pStyle w:val="Heading3"/>
        <w:ind w:left="672" w:hanging="687"/>
      </w:pPr>
      <w:bookmarkStart w:id="741" w:name="_Toc63039"/>
      <w:r>
        <w:t>Stimulus check</w:t>
      </w:r>
      <w:bookmarkEnd w:id="741"/>
    </w:p>
    <w:p w14:paraId="7BF918FD" w14:textId="6DBE7F94" w:rsidR="006719BC" w:rsidRDefault="001B5807">
      <w:pPr>
        <w:ind w:left="20" w:right="0"/>
      </w:pPr>
      <w:r>
        <w:t xml:space="preserve">Figure </w:t>
      </w:r>
      <w:r>
        <w:rPr>
          <w:color w:val="4C0000"/>
        </w:rPr>
        <w:t xml:space="preserve">3 </w:t>
      </w:r>
      <w:r>
        <w:t>shows the impulse response of income and consumption when stimulus checks are issued in the first quarter of a recession. In the model without a multiplier, the stimulus checks account for 5.5 percent of the first quarter’s income. In the following quarters</w:t>
      </w:r>
      <w:ins w:id="742" w:author="Christopher Karlsten [2]" w:date="2022-10-28T17:34:00Z">
        <w:r w:rsidR="00E10FA9">
          <w:t>,</w:t>
        </w:r>
      </w:ins>
      <w:r>
        <w:t xml:space="preserve"> there </w:t>
      </w:r>
      <w:r>
        <w:lastRenderedPageBreak/>
        <w:t>are no further stimulus payments</w:t>
      </w:r>
      <w:ins w:id="743" w:author="Christopher Karlsten [2]" w:date="2022-10-28T17:35:00Z">
        <w:r w:rsidR="00E10FA9">
          <w:t>,</w:t>
        </w:r>
      </w:ins>
      <w:r>
        <w:t xml:space="preserve"> and income remains the same as it would have </w:t>
      </w:r>
      <w:del w:id="744" w:author="Christopher Karlsten [2]" w:date="2022-10-28T17:35:00Z">
        <w:r w:rsidDel="00E10FA9">
          <w:delText xml:space="preserve">done </w:delText>
        </w:r>
      </w:del>
      <w:ins w:id="745" w:author="Christopher Karlsten [2]" w:date="2022-10-28T17:35:00Z">
        <w:r w:rsidR="00E10FA9">
          <w:t xml:space="preserve">been </w:t>
        </w:r>
      </w:ins>
      <w:r>
        <w:t>without the stimulus check policy. Consumption is about 3 percent higher in the first quarter</w:t>
      </w:r>
      <w:ins w:id="746" w:author="Christopher Karlsten [2]" w:date="2022-10-28T17:35:00Z">
        <w:r w:rsidR="00E10FA9">
          <w:t>,</w:t>
        </w:r>
      </w:ins>
      <w:r>
        <w:t xml:space="preserve"> which includes the splurge response to the stimulus check. Consumption then drops to well below </w:t>
      </w:r>
      <w:del w:id="747" w:author="Christopher Karlsten [2]" w:date="2022-10-28T17:35:00Z">
        <w:r w:rsidDel="00E10FA9">
          <w:delText xml:space="preserve">one </w:delText>
        </w:r>
      </w:del>
      <w:ins w:id="748" w:author="Christopher Karlsten [2]" w:date="2022-10-28T17:35:00Z">
        <w:r w:rsidR="00E10FA9">
          <w:t xml:space="preserve">1 </w:t>
        </w:r>
      </w:ins>
      <w:r>
        <w:t xml:space="preserve">percent </w:t>
      </w:r>
      <w:commentRangeStart w:id="749"/>
      <w:del w:id="750" w:author="Christopher Karlsten [2]" w:date="2022-10-28T17:39:00Z">
        <w:r w:rsidDel="00A043C7">
          <w:delText xml:space="preserve">above </w:delText>
        </w:r>
      </w:del>
      <w:ins w:id="751" w:author="Christopher Karlsten [2]" w:date="2022-10-28T17:39:00Z">
        <w:r w:rsidR="00A043C7">
          <w:t xml:space="preserve">greater than </w:t>
        </w:r>
      </w:ins>
      <w:commentRangeEnd w:id="749"/>
      <w:ins w:id="752" w:author="Christopher Karlsten [2]" w:date="2022-10-28T17:40:00Z">
        <w:r w:rsidR="00A043C7">
          <w:rPr>
            <w:rStyle w:val="CommentReference"/>
          </w:rPr>
          <w:commentReference w:id="749"/>
        </w:r>
      </w:ins>
      <w:r>
        <w:t>the counterfactual</w:t>
      </w:r>
      <w:ins w:id="753" w:author="Christopher Karlsten [2]" w:date="2022-10-28T17:35:00Z">
        <w:r w:rsidR="00E10FA9">
          <w:t>,</w:t>
        </w:r>
      </w:ins>
      <w:r>
        <w:t xml:space="preserve"> and the remainder of the stimulus check money is then spent over the next few years. In the model with aggregate</w:t>
      </w:r>
    </w:p>
    <w:p w14:paraId="1E409CCC" w14:textId="77777777" w:rsidR="006719BC" w:rsidRDefault="001B5807">
      <w:pPr>
        <w:spacing w:after="0" w:line="259" w:lineRule="auto"/>
        <w:ind w:left="1103" w:right="0" w:firstLine="0"/>
        <w:jc w:val="left"/>
      </w:pPr>
      <w:r>
        <w:rPr>
          <w:noProof/>
          <w:sz w:val="22"/>
        </w:rPr>
        <mc:AlternateContent>
          <mc:Choice Requires="wpg">
            <w:drawing>
              <wp:inline distT="0" distB="0" distL="0" distR="0" wp14:anchorId="68B764B1" wp14:editId="5E9ED1A9">
                <wp:extent cx="3949384" cy="2319977"/>
                <wp:effectExtent l="0" t="0" r="0" b="0"/>
                <wp:docPr id="55220" name="Group 55220"/>
                <wp:cNvGraphicFramePr/>
                <a:graphic xmlns:a="http://schemas.openxmlformats.org/drawingml/2006/main">
                  <a:graphicData uri="http://schemas.microsoft.com/office/word/2010/wordprocessingGroup">
                    <wpg:wgp>
                      <wpg:cNvGrpSpPr/>
                      <wpg:grpSpPr>
                        <a:xfrm>
                          <a:off x="0" y="0"/>
                          <a:ext cx="3949384" cy="2319977"/>
                          <a:chOff x="0" y="0"/>
                          <a:chExt cx="3949384" cy="2319977"/>
                        </a:xfrm>
                      </wpg:grpSpPr>
                      <wps:wsp>
                        <wps:cNvPr id="2801" name="Shape 2801"/>
                        <wps:cNvSpPr/>
                        <wps:spPr>
                          <a:xfrm>
                            <a:off x="593619"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03" name="Shape 2803"/>
                        <wps:cNvSpPr/>
                        <wps:spPr>
                          <a:xfrm>
                            <a:off x="806684"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05" name="Shape 2805"/>
                        <wps:cNvSpPr/>
                        <wps:spPr>
                          <a:xfrm>
                            <a:off x="1019748"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07" name="Shape 2807"/>
                        <wps:cNvSpPr/>
                        <wps:spPr>
                          <a:xfrm>
                            <a:off x="1232813"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09" name="Shape 2809"/>
                        <wps:cNvSpPr/>
                        <wps:spPr>
                          <a:xfrm>
                            <a:off x="1445877"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11" name="Shape 2811"/>
                        <wps:cNvSpPr/>
                        <wps:spPr>
                          <a:xfrm>
                            <a:off x="1658941"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13" name="Shape 2813"/>
                        <wps:cNvSpPr/>
                        <wps:spPr>
                          <a:xfrm>
                            <a:off x="1872006"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15" name="Shape 2815"/>
                        <wps:cNvSpPr/>
                        <wps:spPr>
                          <a:xfrm>
                            <a:off x="2085070"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17" name="Shape 2817"/>
                        <wps:cNvSpPr/>
                        <wps:spPr>
                          <a:xfrm>
                            <a:off x="2298135"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19" name="Shape 2819"/>
                        <wps:cNvSpPr/>
                        <wps:spPr>
                          <a:xfrm>
                            <a:off x="2511199"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21" name="Shape 2821"/>
                        <wps:cNvSpPr/>
                        <wps:spPr>
                          <a:xfrm>
                            <a:off x="2724263"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23" name="Shape 2823"/>
                        <wps:cNvSpPr/>
                        <wps:spPr>
                          <a:xfrm>
                            <a:off x="2937328"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25" name="Shape 2825"/>
                        <wps:cNvSpPr/>
                        <wps:spPr>
                          <a:xfrm>
                            <a:off x="3150392"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27" name="Shape 2827"/>
                        <wps:cNvSpPr/>
                        <wps:spPr>
                          <a:xfrm>
                            <a:off x="3363457"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29" name="Shape 2829"/>
                        <wps:cNvSpPr/>
                        <wps:spPr>
                          <a:xfrm>
                            <a:off x="3576521"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31" name="Shape 2831"/>
                        <wps:cNvSpPr/>
                        <wps:spPr>
                          <a:xfrm>
                            <a:off x="3789586"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34" name="Shape 2834"/>
                        <wps:cNvSpPr/>
                        <wps:spPr>
                          <a:xfrm>
                            <a:off x="397069" y="2179443"/>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35" name="Rectangle 2835"/>
                        <wps:cNvSpPr/>
                        <wps:spPr>
                          <a:xfrm>
                            <a:off x="193294" y="2089841"/>
                            <a:ext cx="222054" cy="236858"/>
                          </a:xfrm>
                          <a:prstGeom prst="rect">
                            <a:avLst/>
                          </a:prstGeom>
                          <a:ln>
                            <a:noFill/>
                          </a:ln>
                        </wps:spPr>
                        <wps:txbx>
                          <w:txbxContent>
                            <w:p w14:paraId="41374A6F" w14:textId="77777777" w:rsidR="006719BC" w:rsidRDefault="001B5807">
                              <w:pPr>
                                <w:spacing w:after="160" w:line="259" w:lineRule="auto"/>
                                <w:ind w:left="0" w:right="0" w:firstLine="0"/>
                                <w:jc w:val="left"/>
                              </w:pPr>
                              <w:r>
                                <w:rPr>
                                  <w:w w:val="126"/>
                                  <w:sz w:val="17"/>
                                </w:rPr>
                                <w:t>0.0</w:t>
                              </w:r>
                            </w:p>
                          </w:txbxContent>
                        </wps:txbx>
                        <wps:bodyPr horzOverflow="overflow" vert="horz" lIns="0" tIns="0" rIns="0" bIns="0" rtlCol="0">
                          <a:noAutofit/>
                        </wps:bodyPr>
                      </wps:wsp>
                      <wps:wsp>
                        <wps:cNvPr id="2836" name="Shape 2836"/>
                        <wps:cNvSpPr/>
                        <wps:spPr>
                          <a:xfrm>
                            <a:off x="397069" y="1701788"/>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37" name="Rectangle 2837"/>
                        <wps:cNvSpPr/>
                        <wps:spPr>
                          <a:xfrm>
                            <a:off x="193294" y="1612186"/>
                            <a:ext cx="222054" cy="236858"/>
                          </a:xfrm>
                          <a:prstGeom prst="rect">
                            <a:avLst/>
                          </a:prstGeom>
                          <a:ln>
                            <a:noFill/>
                          </a:ln>
                        </wps:spPr>
                        <wps:txbx>
                          <w:txbxContent>
                            <w:p w14:paraId="0FFA516B" w14:textId="77777777" w:rsidR="006719BC" w:rsidRDefault="001B5807">
                              <w:pPr>
                                <w:spacing w:after="160" w:line="259" w:lineRule="auto"/>
                                <w:ind w:left="0" w:right="0" w:firstLine="0"/>
                                <w:jc w:val="left"/>
                              </w:pPr>
                              <w:r>
                                <w:rPr>
                                  <w:w w:val="126"/>
                                  <w:sz w:val="17"/>
                                </w:rPr>
                                <w:t>0.2</w:t>
                              </w:r>
                            </w:p>
                          </w:txbxContent>
                        </wps:txbx>
                        <wps:bodyPr horzOverflow="overflow" vert="horz" lIns="0" tIns="0" rIns="0" bIns="0" rtlCol="0">
                          <a:noAutofit/>
                        </wps:bodyPr>
                      </wps:wsp>
                      <wps:wsp>
                        <wps:cNvPr id="2838" name="Shape 2838"/>
                        <wps:cNvSpPr/>
                        <wps:spPr>
                          <a:xfrm>
                            <a:off x="397069" y="1224133"/>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39" name="Rectangle 2839"/>
                        <wps:cNvSpPr/>
                        <wps:spPr>
                          <a:xfrm>
                            <a:off x="193294" y="1134531"/>
                            <a:ext cx="222054" cy="236858"/>
                          </a:xfrm>
                          <a:prstGeom prst="rect">
                            <a:avLst/>
                          </a:prstGeom>
                          <a:ln>
                            <a:noFill/>
                          </a:ln>
                        </wps:spPr>
                        <wps:txbx>
                          <w:txbxContent>
                            <w:p w14:paraId="00E5D737" w14:textId="77777777" w:rsidR="006719BC" w:rsidRDefault="001B5807">
                              <w:pPr>
                                <w:spacing w:after="160" w:line="259" w:lineRule="auto"/>
                                <w:ind w:left="0" w:right="0" w:firstLine="0"/>
                                <w:jc w:val="left"/>
                              </w:pPr>
                              <w:r>
                                <w:rPr>
                                  <w:w w:val="126"/>
                                  <w:sz w:val="17"/>
                                </w:rPr>
                                <w:t>0.4</w:t>
                              </w:r>
                            </w:p>
                          </w:txbxContent>
                        </wps:txbx>
                        <wps:bodyPr horzOverflow="overflow" vert="horz" lIns="0" tIns="0" rIns="0" bIns="0" rtlCol="0">
                          <a:noAutofit/>
                        </wps:bodyPr>
                      </wps:wsp>
                      <wps:wsp>
                        <wps:cNvPr id="2840" name="Shape 2840"/>
                        <wps:cNvSpPr/>
                        <wps:spPr>
                          <a:xfrm>
                            <a:off x="397069" y="746478"/>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41" name="Rectangle 2841"/>
                        <wps:cNvSpPr/>
                        <wps:spPr>
                          <a:xfrm>
                            <a:off x="193294" y="656875"/>
                            <a:ext cx="222054" cy="236858"/>
                          </a:xfrm>
                          <a:prstGeom prst="rect">
                            <a:avLst/>
                          </a:prstGeom>
                          <a:ln>
                            <a:noFill/>
                          </a:ln>
                        </wps:spPr>
                        <wps:txbx>
                          <w:txbxContent>
                            <w:p w14:paraId="5C643295" w14:textId="77777777" w:rsidR="006719BC" w:rsidRDefault="001B5807">
                              <w:pPr>
                                <w:spacing w:after="160" w:line="259" w:lineRule="auto"/>
                                <w:ind w:left="0" w:right="0" w:firstLine="0"/>
                                <w:jc w:val="left"/>
                              </w:pPr>
                              <w:r>
                                <w:rPr>
                                  <w:w w:val="126"/>
                                  <w:sz w:val="17"/>
                                </w:rPr>
                                <w:t>0.6</w:t>
                              </w:r>
                            </w:p>
                          </w:txbxContent>
                        </wps:txbx>
                        <wps:bodyPr horzOverflow="overflow" vert="horz" lIns="0" tIns="0" rIns="0" bIns="0" rtlCol="0">
                          <a:noAutofit/>
                        </wps:bodyPr>
                      </wps:wsp>
                      <wps:wsp>
                        <wps:cNvPr id="2842" name="Shape 2842"/>
                        <wps:cNvSpPr/>
                        <wps:spPr>
                          <a:xfrm>
                            <a:off x="397069" y="268823"/>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43" name="Rectangle 2843"/>
                        <wps:cNvSpPr/>
                        <wps:spPr>
                          <a:xfrm>
                            <a:off x="193294" y="179221"/>
                            <a:ext cx="222054" cy="236858"/>
                          </a:xfrm>
                          <a:prstGeom prst="rect">
                            <a:avLst/>
                          </a:prstGeom>
                          <a:ln>
                            <a:noFill/>
                          </a:ln>
                        </wps:spPr>
                        <wps:txbx>
                          <w:txbxContent>
                            <w:p w14:paraId="043094C2" w14:textId="77777777" w:rsidR="006719BC" w:rsidRDefault="001B5807">
                              <w:pPr>
                                <w:spacing w:after="160" w:line="259" w:lineRule="auto"/>
                                <w:ind w:left="0" w:right="0" w:firstLine="0"/>
                                <w:jc w:val="left"/>
                              </w:pPr>
                              <w:r>
                                <w:rPr>
                                  <w:w w:val="126"/>
                                  <w:sz w:val="17"/>
                                </w:rPr>
                                <w:t>0.8</w:t>
                              </w:r>
                            </w:p>
                          </w:txbxContent>
                        </wps:txbx>
                        <wps:bodyPr horzOverflow="overflow" vert="horz" lIns="0" tIns="0" rIns="0" bIns="0" rtlCol="0">
                          <a:noAutofit/>
                        </wps:bodyPr>
                      </wps:wsp>
                      <wps:wsp>
                        <wps:cNvPr id="2844" name="Rectangle 2844"/>
                        <wps:cNvSpPr/>
                        <wps:spPr>
                          <a:xfrm rot="-5399999">
                            <a:off x="-1057059" y="728096"/>
                            <a:ext cx="2350978" cy="236858"/>
                          </a:xfrm>
                          <a:prstGeom prst="rect">
                            <a:avLst/>
                          </a:prstGeom>
                          <a:ln>
                            <a:noFill/>
                          </a:ln>
                        </wps:spPr>
                        <wps:txbx>
                          <w:txbxContent>
                            <w:p w14:paraId="3E8018C6" w14:textId="77777777" w:rsidR="006719BC" w:rsidRDefault="001B5807">
                              <w:pPr>
                                <w:spacing w:after="160" w:line="259" w:lineRule="auto"/>
                                <w:ind w:left="0" w:right="0" w:firstLine="0"/>
                                <w:jc w:val="left"/>
                              </w:pPr>
                              <w:r>
                                <w:rPr>
                                  <w:sz w:val="17"/>
                                </w:rPr>
                                <w:t>%</w:t>
                              </w:r>
                              <w:r>
                                <w:rPr>
                                  <w:spacing w:val="-318"/>
                                  <w:sz w:val="17"/>
                                </w:rPr>
                                <w:t xml:space="preserve"> </w:t>
                              </w:r>
                              <w:r>
                                <w:rPr>
                                  <w:sz w:val="17"/>
                                </w:rPr>
                                <w:t>difference</w:t>
                              </w:r>
                              <w:r>
                                <w:rPr>
                                  <w:spacing w:val="-318"/>
                                  <w:sz w:val="17"/>
                                </w:rPr>
                                <w:t xml:space="preserve"> </w:t>
                              </w:r>
                              <w:r>
                                <w:rPr>
                                  <w:sz w:val="17"/>
                                </w:rPr>
                                <w:t>relative</w:t>
                              </w:r>
                              <w:r>
                                <w:rPr>
                                  <w:spacing w:val="-318"/>
                                  <w:sz w:val="17"/>
                                </w:rPr>
                                <w:t xml:space="preserve"> </w:t>
                              </w:r>
                              <w:r>
                                <w:rPr>
                                  <w:sz w:val="17"/>
                                </w:rPr>
                                <w:t>to</w:t>
                              </w:r>
                              <w:r>
                                <w:rPr>
                                  <w:spacing w:val="-318"/>
                                  <w:sz w:val="17"/>
                                </w:rPr>
                                <w:t xml:space="preserve"> </w:t>
                              </w:r>
                              <w:r>
                                <w:rPr>
                                  <w:sz w:val="17"/>
                                </w:rPr>
                                <w:t>recession</w:t>
                              </w:r>
                            </w:p>
                          </w:txbxContent>
                        </wps:txbx>
                        <wps:bodyPr horzOverflow="overflow" vert="horz" lIns="0" tIns="0" rIns="0" bIns="0" rtlCol="0">
                          <a:noAutofit/>
                        </wps:bodyPr>
                      </wps:wsp>
                      <wps:wsp>
                        <wps:cNvPr id="2845" name="Shape 2845"/>
                        <wps:cNvSpPr/>
                        <wps:spPr>
                          <a:xfrm>
                            <a:off x="593619" y="450855"/>
                            <a:ext cx="3195966" cy="1728588"/>
                          </a:xfrm>
                          <a:custGeom>
                            <a:avLst/>
                            <a:gdLst/>
                            <a:ahLst/>
                            <a:cxnLst/>
                            <a:rect l="0" t="0" r="0" b="0"/>
                            <a:pathLst>
                              <a:path w="3195966" h="1728588">
                                <a:moveTo>
                                  <a:pt x="0" y="1336863"/>
                                </a:moveTo>
                                <a:lnTo>
                                  <a:pt x="213065" y="0"/>
                                </a:lnTo>
                                <a:lnTo>
                                  <a:pt x="426129" y="180527"/>
                                </a:lnTo>
                                <a:lnTo>
                                  <a:pt x="639193" y="604163"/>
                                </a:lnTo>
                                <a:lnTo>
                                  <a:pt x="852258" y="1728588"/>
                                </a:lnTo>
                                <a:lnTo>
                                  <a:pt x="3195966" y="1728588"/>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2846" name="Shape 2846"/>
                        <wps:cNvSpPr/>
                        <wps:spPr>
                          <a:xfrm>
                            <a:off x="593619" y="103783"/>
                            <a:ext cx="3195966" cy="2074451"/>
                          </a:xfrm>
                          <a:custGeom>
                            <a:avLst/>
                            <a:gdLst/>
                            <a:ahLst/>
                            <a:cxnLst/>
                            <a:rect l="0" t="0" r="0" b="0"/>
                            <a:pathLst>
                              <a:path w="3195966" h="2074451">
                                <a:moveTo>
                                  <a:pt x="0" y="1338792"/>
                                </a:moveTo>
                                <a:lnTo>
                                  <a:pt x="213065" y="0"/>
                                </a:lnTo>
                                <a:lnTo>
                                  <a:pt x="426129" y="136412"/>
                                </a:lnTo>
                                <a:lnTo>
                                  <a:pt x="639193" y="608550"/>
                                </a:lnTo>
                                <a:lnTo>
                                  <a:pt x="852258" y="1839730"/>
                                </a:lnTo>
                                <a:lnTo>
                                  <a:pt x="1065322" y="1992545"/>
                                </a:lnTo>
                                <a:lnTo>
                                  <a:pt x="1278387" y="2036825"/>
                                </a:lnTo>
                                <a:lnTo>
                                  <a:pt x="1491451" y="2053559"/>
                                </a:lnTo>
                                <a:lnTo>
                                  <a:pt x="1704515" y="2061932"/>
                                </a:lnTo>
                                <a:lnTo>
                                  <a:pt x="1917580" y="2067092"/>
                                </a:lnTo>
                                <a:lnTo>
                                  <a:pt x="2130644" y="2069978"/>
                                </a:lnTo>
                                <a:lnTo>
                                  <a:pt x="2343709" y="2071509"/>
                                </a:lnTo>
                                <a:lnTo>
                                  <a:pt x="2556773" y="2072600"/>
                                </a:lnTo>
                                <a:lnTo>
                                  <a:pt x="2769838" y="2073478"/>
                                </a:lnTo>
                                <a:lnTo>
                                  <a:pt x="2982902" y="2074063"/>
                                </a:lnTo>
                                <a:lnTo>
                                  <a:pt x="3195966" y="2074451"/>
                                </a:lnTo>
                              </a:path>
                            </a:pathLst>
                          </a:custGeom>
                          <a:ln w="15751" cap="flat">
                            <a:custDash>
                              <a:ds d="458880" sp="198434"/>
                            </a:custDash>
                            <a:round/>
                          </a:ln>
                        </wps:spPr>
                        <wps:style>
                          <a:lnRef idx="1">
                            <a:srgbClr val="0000FF"/>
                          </a:lnRef>
                          <a:fillRef idx="0">
                            <a:srgbClr val="000000">
                              <a:alpha val="0"/>
                            </a:srgbClr>
                          </a:fillRef>
                          <a:effectRef idx="0">
                            <a:scrgbClr r="0" g="0" b="0"/>
                          </a:effectRef>
                          <a:fontRef idx="none"/>
                        </wps:style>
                        <wps:bodyPr/>
                      </wps:wsp>
                      <wps:wsp>
                        <wps:cNvPr id="2847" name="Shape 2847"/>
                        <wps:cNvSpPr/>
                        <wps:spPr>
                          <a:xfrm>
                            <a:off x="593619" y="1006810"/>
                            <a:ext cx="3195966" cy="1161961"/>
                          </a:xfrm>
                          <a:custGeom>
                            <a:avLst/>
                            <a:gdLst/>
                            <a:ahLst/>
                            <a:cxnLst/>
                            <a:rect l="0" t="0" r="0" b="0"/>
                            <a:pathLst>
                              <a:path w="3195966" h="1161961">
                                <a:moveTo>
                                  <a:pt x="0" y="261668"/>
                                </a:moveTo>
                                <a:lnTo>
                                  <a:pt x="213065" y="0"/>
                                </a:lnTo>
                                <a:lnTo>
                                  <a:pt x="426129" y="94337"/>
                                </a:lnTo>
                                <a:lnTo>
                                  <a:pt x="639193" y="437409"/>
                                </a:lnTo>
                                <a:lnTo>
                                  <a:pt x="852258" y="988883"/>
                                </a:lnTo>
                                <a:lnTo>
                                  <a:pt x="1065322" y="1086062"/>
                                </a:lnTo>
                                <a:lnTo>
                                  <a:pt x="1278387" y="1118228"/>
                                </a:lnTo>
                                <a:lnTo>
                                  <a:pt x="1491451" y="1135801"/>
                                </a:lnTo>
                                <a:lnTo>
                                  <a:pt x="1704515" y="1148155"/>
                                </a:lnTo>
                                <a:lnTo>
                                  <a:pt x="1917580" y="1153613"/>
                                </a:lnTo>
                                <a:lnTo>
                                  <a:pt x="2130644" y="1154414"/>
                                </a:lnTo>
                                <a:lnTo>
                                  <a:pt x="2343709" y="1156206"/>
                                </a:lnTo>
                                <a:lnTo>
                                  <a:pt x="2556773" y="1157650"/>
                                </a:lnTo>
                                <a:lnTo>
                                  <a:pt x="2769838" y="1160457"/>
                                </a:lnTo>
                                <a:lnTo>
                                  <a:pt x="2982902" y="1161036"/>
                                </a:lnTo>
                                <a:lnTo>
                                  <a:pt x="3195966" y="1161961"/>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2848" name="Shape 2848"/>
                        <wps:cNvSpPr/>
                        <wps:spPr>
                          <a:xfrm>
                            <a:off x="593619" y="780495"/>
                            <a:ext cx="3195966" cy="1373298"/>
                          </a:xfrm>
                          <a:custGeom>
                            <a:avLst/>
                            <a:gdLst/>
                            <a:ahLst/>
                            <a:cxnLst/>
                            <a:rect l="0" t="0" r="0" b="0"/>
                            <a:pathLst>
                              <a:path w="3195966" h="1373298">
                                <a:moveTo>
                                  <a:pt x="0" y="248403"/>
                                </a:moveTo>
                                <a:lnTo>
                                  <a:pt x="213065" y="0"/>
                                </a:lnTo>
                                <a:lnTo>
                                  <a:pt x="426129" y="83854"/>
                                </a:lnTo>
                                <a:lnTo>
                                  <a:pt x="639193" y="446673"/>
                                </a:lnTo>
                                <a:lnTo>
                                  <a:pt x="852258" y="1035534"/>
                                </a:lnTo>
                                <a:lnTo>
                                  <a:pt x="1065322" y="1203388"/>
                                </a:lnTo>
                                <a:lnTo>
                                  <a:pt x="1278387" y="1266564"/>
                                </a:lnTo>
                                <a:lnTo>
                                  <a:pt x="1491451" y="1302322"/>
                                </a:lnTo>
                                <a:lnTo>
                                  <a:pt x="1704515" y="1327681"/>
                                </a:lnTo>
                                <a:lnTo>
                                  <a:pt x="1917580" y="1342300"/>
                                </a:lnTo>
                                <a:lnTo>
                                  <a:pt x="2130644" y="1348918"/>
                                </a:lnTo>
                                <a:lnTo>
                                  <a:pt x="2343709" y="1355667"/>
                                </a:lnTo>
                                <a:lnTo>
                                  <a:pt x="2556773" y="1361689"/>
                                </a:lnTo>
                                <a:lnTo>
                                  <a:pt x="2769838" y="1367726"/>
                                </a:lnTo>
                                <a:lnTo>
                                  <a:pt x="2982902" y="1370646"/>
                                </a:lnTo>
                                <a:lnTo>
                                  <a:pt x="3195966" y="1373298"/>
                                </a:lnTo>
                              </a:path>
                            </a:pathLst>
                          </a:custGeom>
                          <a:ln w="15751" cap="flat">
                            <a:custDash>
                              <a:ds d="458880" sp="198434"/>
                            </a:custDash>
                            <a:round/>
                          </a:ln>
                        </wps:spPr>
                        <wps:style>
                          <a:lnRef idx="1">
                            <a:srgbClr val="FF0000"/>
                          </a:lnRef>
                          <a:fillRef idx="0">
                            <a:srgbClr val="000000">
                              <a:alpha val="0"/>
                            </a:srgbClr>
                          </a:fillRef>
                          <a:effectRef idx="0">
                            <a:scrgbClr r="0" g="0" b="0"/>
                          </a:effectRef>
                          <a:fontRef idx="none"/>
                        </wps:style>
                        <wps:bodyPr/>
                      </wps:wsp>
                      <wps:wsp>
                        <wps:cNvPr id="2849" name="Shape 2849"/>
                        <wps:cNvSpPr/>
                        <wps:spPr>
                          <a:xfrm>
                            <a:off x="433821" y="0"/>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3949384" y="0"/>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433821" y="2283226"/>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2206303" y="137491"/>
                            <a:ext cx="210010" cy="0"/>
                          </a:xfrm>
                          <a:custGeom>
                            <a:avLst/>
                            <a:gdLst/>
                            <a:ahLst/>
                            <a:cxnLst/>
                            <a:rect l="0" t="0" r="0" b="0"/>
                            <a:pathLst>
                              <a:path w="210010">
                                <a:moveTo>
                                  <a:pt x="0" y="0"/>
                                </a:moveTo>
                                <a:lnTo>
                                  <a:pt x="210010" y="0"/>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2856" name="Shape 2856"/>
                        <wps:cNvSpPr/>
                        <wps:spPr>
                          <a:xfrm>
                            <a:off x="2206303" y="291553"/>
                            <a:ext cx="210010" cy="0"/>
                          </a:xfrm>
                          <a:custGeom>
                            <a:avLst/>
                            <a:gdLst/>
                            <a:ahLst/>
                            <a:cxnLst/>
                            <a:rect l="0" t="0" r="0" b="0"/>
                            <a:pathLst>
                              <a:path w="210010">
                                <a:moveTo>
                                  <a:pt x="0" y="0"/>
                                </a:moveTo>
                                <a:lnTo>
                                  <a:pt x="210010" y="0"/>
                                </a:lnTo>
                              </a:path>
                            </a:pathLst>
                          </a:custGeom>
                          <a:ln w="15751" cap="flat">
                            <a:custDash>
                              <a:ds d="458880" sp="198434"/>
                            </a:custDash>
                            <a:round/>
                          </a:ln>
                        </wps:spPr>
                        <wps:style>
                          <a:lnRef idx="1">
                            <a:srgbClr val="0000FF"/>
                          </a:lnRef>
                          <a:fillRef idx="0">
                            <a:srgbClr val="000000">
                              <a:alpha val="0"/>
                            </a:srgbClr>
                          </a:fillRef>
                          <a:effectRef idx="0">
                            <a:scrgbClr r="0" g="0" b="0"/>
                          </a:effectRef>
                          <a:fontRef idx="none"/>
                        </wps:style>
                        <wps:bodyPr/>
                      </wps:wsp>
                      <wps:wsp>
                        <wps:cNvPr id="2857" name="Rectangle 2857"/>
                        <wps:cNvSpPr/>
                        <wps:spPr>
                          <a:xfrm>
                            <a:off x="2500317" y="198833"/>
                            <a:ext cx="1389163" cy="236857"/>
                          </a:xfrm>
                          <a:prstGeom prst="rect">
                            <a:avLst/>
                          </a:prstGeom>
                          <a:ln>
                            <a:noFill/>
                          </a:ln>
                        </wps:spPr>
                        <wps:txbx>
                          <w:txbxContent>
                            <w:p w14:paraId="52B741FE" w14:textId="77777777" w:rsidR="006719BC" w:rsidRDefault="001B5807">
                              <w:pPr>
                                <w:spacing w:after="160" w:line="259" w:lineRule="auto"/>
                                <w:ind w:left="0" w:right="0" w:firstLine="0"/>
                                <w:jc w:val="left"/>
                              </w:pPr>
                              <w:r>
                                <w:rPr>
                                  <w:w w:val="124"/>
                                  <w:sz w:val="17"/>
                                </w:rPr>
                                <w:t>Income</w:t>
                              </w:r>
                              <w:r>
                                <w:rPr>
                                  <w:spacing w:val="15"/>
                                  <w:w w:val="124"/>
                                  <w:sz w:val="17"/>
                                </w:rPr>
                                <w:t xml:space="preserve"> </w:t>
                              </w:r>
                              <w:r>
                                <w:rPr>
                                  <w:w w:val="124"/>
                                  <w:sz w:val="17"/>
                                </w:rPr>
                                <w:t>(AD</w:t>
                              </w:r>
                              <w:r>
                                <w:rPr>
                                  <w:spacing w:val="15"/>
                                  <w:w w:val="124"/>
                                  <w:sz w:val="17"/>
                                </w:rPr>
                                <w:t xml:space="preserve"> </w:t>
                              </w:r>
                              <w:r>
                                <w:rPr>
                                  <w:w w:val="124"/>
                                  <w:sz w:val="17"/>
                                </w:rPr>
                                <w:t>effects)</w:t>
                              </w:r>
                            </w:p>
                          </w:txbxContent>
                        </wps:txbx>
                        <wps:bodyPr horzOverflow="overflow" vert="horz" lIns="0" tIns="0" rIns="0" bIns="0" rtlCol="0">
                          <a:noAutofit/>
                        </wps:bodyPr>
                      </wps:wsp>
                      <wps:wsp>
                        <wps:cNvPr id="2858" name="Shape 2858"/>
                        <wps:cNvSpPr/>
                        <wps:spPr>
                          <a:xfrm>
                            <a:off x="2206303" y="445614"/>
                            <a:ext cx="210010" cy="0"/>
                          </a:xfrm>
                          <a:custGeom>
                            <a:avLst/>
                            <a:gdLst/>
                            <a:ahLst/>
                            <a:cxnLst/>
                            <a:rect l="0" t="0" r="0" b="0"/>
                            <a:pathLst>
                              <a:path w="210010">
                                <a:moveTo>
                                  <a:pt x="0" y="0"/>
                                </a:moveTo>
                                <a:lnTo>
                                  <a:pt x="210010" y="0"/>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2859" name="Rectangle 2859"/>
                        <wps:cNvSpPr/>
                        <wps:spPr>
                          <a:xfrm>
                            <a:off x="2500317" y="352895"/>
                            <a:ext cx="925085" cy="236858"/>
                          </a:xfrm>
                          <a:prstGeom prst="rect">
                            <a:avLst/>
                          </a:prstGeom>
                          <a:ln>
                            <a:noFill/>
                          </a:ln>
                        </wps:spPr>
                        <wps:txbx>
                          <w:txbxContent>
                            <w:p w14:paraId="47509387" w14:textId="77777777" w:rsidR="006719BC" w:rsidRDefault="001B5807">
                              <w:pPr>
                                <w:spacing w:after="160" w:line="259" w:lineRule="auto"/>
                                <w:ind w:left="0" w:right="0" w:firstLine="0"/>
                                <w:jc w:val="left"/>
                              </w:pPr>
                              <w:r>
                                <w:rPr>
                                  <w:w w:val="123"/>
                                  <w:sz w:val="17"/>
                                </w:rPr>
                                <w:t>Consumption</w:t>
                              </w:r>
                            </w:p>
                          </w:txbxContent>
                        </wps:txbx>
                        <wps:bodyPr horzOverflow="overflow" vert="horz" lIns="0" tIns="0" rIns="0" bIns="0" rtlCol="0">
                          <a:noAutofit/>
                        </wps:bodyPr>
                      </wps:wsp>
                      <wps:wsp>
                        <wps:cNvPr id="2860" name="Shape 2860"/>
                        <wps:cNvSpPr/>
                        <wps:spPr>
                          <a:xfrm>
                            <a:off x="2206303" y="599676"/>
                            <a:ext cx="210010" cy="0"/>
                          </a:xfrm>
                          <a:custGeom>
                            <a:avLst/>
                            <a:gdLst/>
                            <a:ahLst/>
                            <a:cxnLst/>
                            <a:rect l="0" t="0" r="0" b="0"/>
                            <a:pathLst>
                              <a:path w="210010">
                                <a:moveTo>
                                  <a:pt x="0" y="0"/>
                                </a:moveTo>
                                <a:lnTo>
                                  <a:pt x="210010" y="0"/>
                                </a:lnTo>
                              </a:path>
                            </a:pathLst>
                          </a:custGeom>
                          <a:ln w="15751" cap="flat">
                            <a:custDash>
                              <a:ds d="458880" sp="198434"/>
                            </a:custDash>
                            <a:round/>
                          </a:ln>
                        </wps:spPr>
                        <wps:style>
                          <a:lnRef idx="1">
                            <a:srgbClr val="FF0000"/>
                          </a:lnRef>
                          <a:fillRef idx="0">
                            <a:srgbClr val="000000">
                              <a:alpha val="0"/>
                            </a:srgbClr>
                          </a:fillRef>
                          <a:effectRef idx="0">
                            <a:scrgbClr r="0" g="0" b="0"/>
                          </a:effectRef>
                          <a:fontRef idx="none"/>
                        </wps:style>
                        <wps:bodyPr/>
                      </wps:wsp>
                      <wps:wsp>
                        <wps:cNvPr id="2861" name="Rectangle 2861"/>
                        <wps:cNvSpPr/>
                        <wps:spPr>
                          <a:xfrm>
                            <a:off x="2500317" y="506957"/>
                            <a:ext cx="1800312" cy="236858"/>
                          </a:xfrm>
                          <a:prstGeom prst="rect">
                            <a:avLst/>
                          </a:prstGeom>
                          <a:ln>
                            <a:noFill/>
                          </a:ln>
                        </wps:spPr>
                        <wps:txbx>
                          <w:txbxContent>
                            <w:p w14:paraId="049C99CE" w14:textId="77777777" w:rsidR="006719BC" w:rsidRDefault="001B5807">
                              <w:pPr>
                                <w:spacing w:after="160" w:line="259" w:lineRule="auto"/>
                                <w:ind w:left="0" w:right="0" w:firstLine="0"/>
                                <w:jc w:val="left"/>
                              </w:pPr>
                              <w:r>
                                <w:rPr>
                                  <w:w w:val="124"/>
                                  <w:sz w:val="17"/>
                                </w:rPr>
                                <w:t>Consumption</w:t>
                              </w:r>
                              <w:r>
                                <w:rPr>
                                  <w:spacing w:val="15"/>
                                  <w:w w:val="124"/>
                                  <w:sz w:val="17"/>
                                </w:rPr>
                                <w:t xml:space="preserve"> </w:t>
                              </w:r>
                              <w:r>
                                <w:rPr>
                                  <w:w w:val="124"/>
                                  <w:sz w:val="17"/>
                                </w:rPr>
                                <w:t>(AD</w:t>
                              </w:r>
                              <w:r>
                                <w:rPr>
                                  <w:spacing w:val="15"/>
                                  <w:w w:val="124"/>
                                  <w:sz w:val="17"/>
                                </w:rPr>
                                <w:t xml:space="preserve"> </w:t>
                              </w:r>
                              <w:r>
                                <w:rPr>
                                  <w:w w:val="124"/>
                                  <w:sz w:val="17"/>
                                </w:rPr>
                                <w:t>effects)</w:t>
                              </w:r>
                            </w:p>
                          </w:txbxContent>
                        </wps:txbx>
                        <wps:bodyPr horzOverflow="overflow" vert="horz" lIns="0" tIns="0" rIns="0" bIns="0" rtlCol="0">
                          <a:noAutofit/>
                        </wps:bodyPr>
                      </wps:wsp>
                    </wpg:wgp>
                  </a:graphicData>
                </a:graphic>
              </wp:inline>
            </w:drawing>
          </mc:Choice>
          <mc:Fallback>
            <w:pict>
              <v:group w14:anchorId="68B764B1" id="Group 55220" o:spid="_x0000_s1138" style="width:311pt;height:182.7pt;mso-position-horizontal-relative:char;mso-position-vertical-relative:line" coordsize="39493,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">
                <v:shape id="Shape 2801" o:spid="_x0000_s1139" style="position:absolute;left:5936;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" path="m,36752l,,,36752xe" fillcolor="black" strokeweight=".23333mm">
                  <v:path arrowok="t" textboxrect="0,0,0,36752"/>
                </v:shape>
                <v:shape id="Shape 2803" o:spid="_x0000_s1140" style="position:absolute;left:8066;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" path="m,36752l,,,36752xe" fillcolor="black" strokeweight=".23333mm">
                  <v:path arrowok="t" textboxrect="0,0,0,36752"/>
                </v:shape>
                <v:shape id="Shape 2805" o:spid="_x0000_s1141" style="position:absolute;left:10197;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" path="m,36752l,,,36752xe" fillcolor="black" strokeweight=".23333mm">
                  <v:path arrowok="t" textboxrect="0,0,0,36752"/>
                </v:shape>
                <v:shape id="Shape 2807" o:spid="_x0000_s1142" style="position:absolute;left:12328;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" path="m,36752l,,,36752xe" fillcolor="black" strokeweight=".23333mm">
                  <v:path arrowok="t" textboxrect="0,0,0,36752"/>
                </v:shape>
                <v:shape id="Shape 2809" o:spid="_x0000_s1143" style="position:absolute;left:14458;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" path="m,36752l,,,36752xe" fillcolor="black" strokeweight=".23333mm">
                  <v:path arrowok="t" textboxrect="0,0,0,36752"/>
                </v:shape>
                <v:shape id="Shape 2811" o:spid="_x0000_s1144" style="position:absolute;left:16589;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" path="m,36752l,,,36752xe" fillcolor="black" strokeweight=".23333mm">
                  <v:path arrowok="t" textboxrect="0,0,0,36752"/>
                </v:shape>
                <v:shape id="Shape 2813" o:spid="_x0000_s1145" style="position:absolute;left:18720;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" path="m,36752l,,,36752xe" fillcolor="black" strokeweight=".23333mm">
                  <v:path arrowok="t" textboxrect="0,0,0,36752"/>
                </v:shape>
                <v:shape id="Shape 2815" o:spid="_x0000_s1146" style="position:absolute;left:20850;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" path="m,36752l,,,36752xe" fillcolor="black" strokeweight=".23333mm">
                  <v:path arrowok="t" textboxrect="0,0,0,36752"/>
                </v:shape>
                <v:shape id="Shape 2817" o:spid="_x0000_s1147" style="position:absolute;left:22981;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" path="m,36752l,,,36752xe" fillcolor="black" strokeweight=".23333mm">
                  <v:path arrowok="t" textboxrect="0,0,0,36752"/>
                </v:shape>
                <v:shape id="Shape 2819" o:spid="_x0000_s1148" style="position:absolute;left:25111;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" path="m,36752l,,,36752xe" fillcolor="black" strokeweight=".23333mm">
                  <v:path arrowok="t" textboxrect="0,0,0,36752"/>
                </v:shape>
                <v:shape id="Shape 2821" o:spid="_x0000_s1149" style="position:absolute;left:27242;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" path="m,36752l,,,36752xe" fillcolor="black" strokeweight=".23333mm">
                  <v:path arrowok="t" textboxrect="0,0,0,36752"/>
                </v:shape>
                <v:shape id="Shape 2823" o:spid="_x0000_s1150" style="position:absolute;left:29373;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" path="m,36752l,,,36752xe" fillcolor="black" strokeweight=".23333mm">
                  <v:path arrowok="t" textboxrect="0,0,0,36752"/>
                </v:shape>
                <v:shape id="Shape 2825" o:spid="_x0000_s1151" style="position:absolute;left:31503;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" path="m,36752l,,,36752xe" fillcolor="black" strokeweight=".23333mm">
                  <v:path arrowok="t" textboxrect="0,0,0,36752"/>
                </v:shape>
                <v:shape id="Shape 2827" o:spid="_x0000_s1152" style="position:absolute;left:33634;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" path="m,36752l,,,36752xe" fillcolor="black" strokeweight=".23333mm">
                  <v:path arrowok="t" textboxrect="0,0,0,36752"/>
                </v:shape>
                <v:shape id="Shape 2829" o:spid="_x0000_s1153" style="position:absolute;left:35765;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" path="m,36752l,,,36752xe" fillcolor="black" strokeweight=".23333mm">
                  <v:path arrowok="t" textboxrect="0,0,0,36752"/>
                </v:shape>
                <v:shape id="Shape 2831" o:spid="_x0000_s1154" style="position:absolute;left:37895;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" path="m,36752l,,,36752xe" fillcolor="black" strokeweight=".23333mm">
                  <v:path arrowok="t" textboxrect="0,0,0,36752"/>
                </v:shape>
                <v:shape id="Shape 2834" o:spid="_x0000_s1155" style="position:absolute;left:3970;top:21794;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" path="m36752,l,,36752,xe" fillcolor="black" strokeweight=".23333mm">
                  <v:path arrowok="t" textboxrect="0,0,36752,0"/>
                </v:shape>
                <v:rect id="Rectangle 2835" o:spid="_x0000_s1156" style="position:absolute;left:1932;top:20898;width:2221;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41374A6F" w14:textId="77777777" w:rsidR="006719BC" w:rsidRDefault="001B5807">
                        <w:pPr>
                          <w:spacing w:after="160" w:line="259" w:lineRule="auto"/>
                          <w:ind w:left="0" w:right="0" w:firstLine="0"/>
                          <w:jc w:val="left"/>
                        </w:pPr>
                        <w:r>
                          <w:rPr>
                            <w:w w:val="126"/>
                            <w:sz w:val="17"/>
                          </w:rPr>
                          <w:t>0.0</w:t>
                        </w:r>
                      </w:p>
                    </w:txbxContent>
                  </v:textbox>
                </v:rect>
                <v:shape id="Shape 2836" o:spid="_x0000_s1157" style="position:absolute;left:3970;top:17017;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" path="m36752,l,,36752,xe" fillcolor="black" strokeweight=".23333mm">
                  <v:path arrowok="t" textboxrect="0,0,36752,0"/>
                </v:shape>
                <v:rect id="Rectangle 2837" o:spid="_x0000_s1158" style="position:absolute;left:1932;top:16121;width:222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0FFA516B" w14:textId="77777777" w:rsidR="006719BC" w:rsidRDefault="001B5807">
                        <w:pPr>
                          <w:spacing w:after="160" w:line="259" w:lineRule="auto"/>
                          <w:ind w:left="0" w:right="0" w:firstLine="0"/>
                          <w:jc w:val="left"/>
                        </w:pPr>
                        <w:r>
                          <w:rPr>
                            <w:w w:val="126"/>
                            <w:sz w:val="17"/>
                          </w:rPr>
                          <w:t>0.2</w:t>
                        </w:r>
                      </w:p>
                    </w:txbxContent>
                  </v:textbox>
                </v:rect>
                <v:shape id="Shape 2838" o:spid="_x0000_s1159" style="position:absolute;left:3970;top:12241;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" path="m36752,l,,36752,xe" fillcolor="black" strokeweight=".23333mm">
                  <v:path arrowok="t" textboxrect="0,0,36752,0"/>
                </v:shape>
                <v:rect id="Rectangle 2839" o:spid="_x0000_s1160" style="position:absolute;left:1932;top:11345;width:2221;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00E5D737" w14:textId="77777777" w:rsidR="006719BC" w:rsidRDefault="001B5807">
                        <w:pPr>
                          <w:spacing w:after="160" w:line="259" w:lineRule="auto"/>
                          <w:ind w:left="0" w:right="0" w:firstLine="0"/>
                          <w:jc w:val="left"/>
                        </w:pPr>
                        <w:r>
                          <w:rPr>
                            <w:w w:val="126"/>
                            <w:sz w:val="17"/>
                          </w:rPr>
                          <w:t>0.4</w:t>
                        </w:r>
                      </w:p>
                    </w:txbxContent>
                  </v:textbox>
                </v:rect>
                <v:shape id="Shape 2840" o:spid="_x0000_s1161" style="position:absolute;left:3970;top:7464;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" path="m36752,l,,36752,xe" fillcolor="black" strokeweight=".23333mm">
                  <v:path arrowok="t" textboxrect="0,0,36752,0"/>
                </v:shape>
                <v:rect id="Rectangle 2841" o:spid="_x0000_s1162" style="position:absolute;left:1932;top:6568;width:222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5C643295" w14:textId="77777777" w:rsidR="006719BC" w:rsidRDefault="001B5807">
                        <w:pPr>
                          <w:spacing w:after="160" w:line="259" w:lineRule="auto"/>
                          <w:ind w:left="0" w:right="0" w:firstLine="0"/>
                          <w:jc w:val="left"/>
                        </w:pPr>
                        <w:r>
                          <w:rPr>
                            <w:w w:val="126"/>
                            <w:sz w:val="17"/>
                          </w:rPr>
                          <w:t>0.6</w:t>
                        </w:r>
                      </w:p>
                    </w:txbxContent>
                  </v:textbox>
                </v:rect>
                <v:shape id="Shape 2842" o:spid="_x0000_s1163" style="position:absolute;left:3970;top:2688;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" path="m36752,l,,36752,xe" fillcolor="black" strokeweight=".23333mm">
                  <v:path arrowok="t" textboxrect="0,0,36752,0"/>
                </v:shape>
                <v:rect id="Rectangle 2843" o:spid="_x0000_s1164" style="position:absolute;left:1932;top:1792;width:2221;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043094C2" w14:textId="77777777" w:rsidR="006719BC" w:rsidRDefault="001B5807">
                        <w:pPr>
                          <w:spacing w:after="160" w:line="259" w:lineRule="auto"/>
                          <w:ind w:left="0" w:right="0" w:firstLine="0"/>
                          <w:jc w:val="left"/>
                        </w:pPr>
                        <w:r>
                          <w:rPr>
                            <w:w w:val="126"/>
                            <w:sz w:val="17"/>
                          </w:rPr>
                          <w:t>0.8</w:t>
                        </w:r>
                      </w:p>
                    </w:txbxContent>
                  </v:textbox>
                </v:rect>
                <v:rect id="Rectangle 2844" o:spid="_x0000_s1165" style="position:absolute;left:-10571;top:7282;width:23509;height:23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" filled="f" stroked="f">
                  <v:textbox inset="0,0,0,0">
                    <w:txbxContent>
                      <w:p w14:paraId="3E8018C6" w14:textId="77777777" w:rsidR="006719BC" w:rsidRDefault="001B5807">
                        <w:pPr>
                          <w:spacing w:after="160" w:line="259" w:lineRule="auto"/>
                          <w:ind w:left="0" w:right="0" w:firstLine="0"/>
                          <w:jc w:val="left"/>
                        </w:pPr>
                        <w:r>
                          <w:rPr>
                            <w:sz w:val="17"/>
                          </w:rPr>
                          <w:t>%</w:t>
                        </w:r>
                        <w:r>
                          <w:rPr>
                            <w:spacing w:val="-318"/>
                            <w:sz w:val="17"/>
                          </w:rPr>
                          <w:t xml:space="preserve"> </w:t>
                        </w:r>
                        <w:r>
                          <w:rPr>
                            <w:sz w:val="17"/>
                          </w:rPr>
                          <w:t>difference</w:t>
                        </w:r>
                        <w:r>
                          <w:rPr>
                            <w:spacing w:val="-318"/>
                            <w:sz w:val="17"/>
                          </w:rPr>
                          <w:t xml:space="preserve"> </w:t>
                        </w:r>
                        <w:r>
                          <w:rPr>
                            <w:sz w:val="17"/>
                          </w:rPr>
                          <w:t>relative</w:t>
                        </w:r>
                        <w:r>
                          <w:rPr>
                            <w:spacing w:val="-318"/>
                            <w:sz w:val="17"/>
                          </w:rPr>
                          <w:t xml:space="preserve"> </w:t>
                        </w:r>
                        <w:r>
                          <w:rPr>
                            <w:sz w:val="17"/>
                          </w:rPr>
                          <w:t>to</w:t>
                        </w:r>
                        <w:r>
                          <w:rPr>
                            <w:spacing w:val="-318"/>
                            <w:sz w:val="17"/>
                          </w:rPr>
                          <w:t xml:space="preserve"> </w:t>
                        </w:r>
                        <w:r>
                          <w:rPr>
                            <w:sz w:val="17"/>
                          </w:rPr>
                          <w:t>recession</w:t>
                        </w:r>
                      </w:p>
                    </w:txbxContent>
                  </v:textbox>
                </v:rect>
                <v:shape id="Shape 2845" o:spid="_x0000_s1166" style="position:absolute;left:5936;top:4508;width:31959;height:17286;visibility:visible;mso-wrap-style:square;v-text-anchor:top" coordsize="3195966,17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" path="m,1336863l213065,,426129,180527,639193,604163,852258,1728588r2343708,e" filled="f" strokecolor="blue" strokeweight=".43753mm">
                  <v:stroke endcap="square"/>
                  <v:path arrowok="t" textboxrect="0,0,3195966,1728588"/>
                </v:shape>
                <v:shape id="Shape 2846" o:spid="_x0000_s1167" style="position:absolute;left:5936;top:1037;width:31959;height:20745;visibility:visible;mso-wrap-style:square;v-text-anchor:top" coordsize="3195966,207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" path="m,1338792l213065,,426129,136412,639193,608550,852258,1839730r213064,152815l1278387,2036825r213064,16734l1704515,2061932r213065,5160l2130644,2069978r213065,1531l2556773,2072600r213065,878l2982902,2074063r213064,388e" filled="f" strokecolor="blue" strokeweight=".43753mm">
                  <v:path arrowok="t" textboxrect="0,0,3195966,2074451"/>
                </v:shape>
                <v:shape id="Shape 2847" o:spid="_x0000_s1168" style="position:absolute;left:5936;top:10068;width:31959;height:11619;visibility:visible;mso-wrap-style:square;v-text-anchor:top" coordsize="3195966,116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" path="m,261668l213065,,426129,94337,639193,437409,852258,988883r213064,97179l1278387,1118228r213064,17573l1704515,1148155r213065,5458l2130644,1154414r213065,1792l2556773,1157650r213065,2807l2982902,1161036r213064,925e" filled="f" strokecolor="red" strokeweight=".43753mm">
                  <v:stroke endcap="square"/>
                  <v:path arrowok="t" textboxrect="0,0,3195966,1161961"/>
                </v:shape>
                <v:shape id="Shape 2848" o:spid="_x0000_s1169" style="position:absolute;left:5936;top:7804;width:31959;height:13733;visibility:visible;mso-wrap-style:square;v-text-anchor:top" coordsize="3195966,137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" path="m,248403l213065,,426129,83854,639193,446673r213065,588861l1065322,1203388r213065,63176l1491451,1302322r213064,25359l1917580,1342300r213064,6618l2343709,1355667r213064,6022l2769838,1367726r213064,2920l3195966,1373298e" filled="f" strokecolor="red" strokeweight=".43753mm">
                  <v:path arrowok="t" textboxrect="0,0,3195966,1373298"/>
                </v:shape>
                <v:shape id="Shape 2849" o:spid="_x0000_s1170" style="position:absolute;left:4338;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" path="m,2283226l,e" filled="f" strokeweight=".23333mm">
                  <v:stroke miterlimit="83231f" joinstyle="miter" endcap="square"/>
                  <v:path arrowok="t" textboxrect="0,0,0,2283226"/>
                </v:shape>
                <v:shape id="Shape 2850" o:spid="_x0000_s1171" style="position:absolute;left:39493;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" path="m,2283226l,e" filled="f" strokeweight=".23333mm">
                  <v:stroke miterlimit="83231f" joinstyle="miter" endcap="square"/>
                  <v:path arrowok="t" textboxrect="0,0,0,2283226"/>
                </v:shape>
                <v:shape id="Shape 2851" o:spid="_x0000_s1172" style="position:absolute;left:4338;top:22832;width:35155;height:0;visibility:visible;mso-wrap-style:square;v-text-anchor:top" coordsize="3515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" path="m,l3515563,e" filled="f" strokeweight=".23333mm">
                  <v:stroke miterlimit="83231f" joinstyle="miter" endcap="square"/>
                  <v:path arrowok="t" textboxrect="0,0,3515563,0"/>
                </v:shape>
                <v:shape id="Shape 2854" o:spid="_x0000_s1173" style="position:absolute;left:22063;top:1374;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" path="m,l210010,e" filled="f" strokecolor="blue" strokeweight=".43753mm">
                  <v:stroke endcap="square"/>
                  <v:path arrowok="t" textboxrect="0,0,210010,0"/>
                </v:shape>
                <v:shape id="Shape 2856" o:spid="_x0000_s1174" style="position:absolute;left:22063;top:2915;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" path="m,l210010,e" filled="f" strokecolor="blue" strokeweight=".43753mm">
                  <v:path arrowok="t" textboxrect="0,0,210010,0"/>
                </v:shape>
                <v:rect id="Rectangle 2857" o:spid="_x0000_s1175" style="position:absolute;left:25003;top:1988;width:13891;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52B741FE" w14:textId="77777777" w:rsidR="006719BC" w:rsidRDefault="001B5807">
                        <w:pPr>
                          <w:spacing w:after="160" w:line="259" w:lineRule="auto"/>
                          <w:ind w:left="0" w:right="0" w:firstLine="0"/>
                          <w:jc w:val="left"/>
                        </w:pPr>
                        <w:r>
                          <w:rPr>
                            <w:w w:val="124"/>
                            <w:sz w:val="17"/>
                          </w:rPr>
                          <w:t>Income</w:t>
                        </w:r>
                        <w:r>
                          <w:rPr>
                            <w:spacing w:val="15"/>
                            <w:w w:val="124"/>
                            <w:sz w:val="17"/>
                          </w:rPr>
                          <w:t xml:space="preserve"> </w:t>
                        </w:r>
                        <w:r>
                          <w:rPr>
                            <w:w w:val="124"/>
                            <w:sz w:val="17"/>
                          </w:rPr>
                          <w:t>(AD</w:t>
                        </w:r>
                        <w:r>
                          <w:rPr>
                            <w:spacing w:val="15"/>
                            <w:w w:val="124"/>
                            <w:sz w:val="17"/>
                          </w:rPr>
                          <w:t xml:space="preserve"> </w:t>
                        </w:r>
                        <w:r>
                          <w:rPr>
                            <w:w w:val="124"/>
                            <w:sz w:val="17"/>
                          </w:rPr>
                          <w:t>effects)</w:t>
                        </w:r>
                      </w:p>
                    </w:txbxContent>
                  </v:textbox>
                </v:rect>
                <v:shape id="Shape 2858" o:spid="_x0000_s1176" style="position:absolute;left:22063;top:4456;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" path="m,l210010,e" filled="f" strokecolor="red" strokeweight=".43753mm">
                  <v:stroke endcap="square"/>
                  <v:path arrowok="t" textboxrect="0,0,210010,0"/>
                </v:shape>
                <v:rect id="Rectangle 2859" o:spid="_x0000_s1177" style="position:absolute;left:25003;top:3528;width:925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47509387" w14:textId="77777777" w:rsidR="006719BC" w:rsidRDefault="001B5807">
                        <w:pPr>
                          <w:spacing w:after="160" w:line="259" w:lineRule="auto"/>
                          <w:ind w:left="0" w:right="0" w:firstLine="0"/>
                          <w:jc w:val="left"/>
                        </w:pPr>
                        <w:r>
                          <w:rPr>
                            <w:w w:val="123"/>
                            <w:sz w:val="17"/>
                          </w:rPr>
                          <w:t>Consumption</w:t>
                        </w:r>
                      </w:p>
                    </w:txbxContent>
                  </v:textbox>
                </v:rect>
                <v:shape id="Shape 2860" o:spid="_x0000_s1178" style="position:absolute;left:22063;top:5996;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" path="m,l210010,e" filled="f" strokecolor="red" strokeweight=".43753mm">
                  <v:path arrowok="t" textboxrect="0,0,210010,0"/>
                </v:shape>
                <v:rect id="Rectangle 2861" o:spid="_x0000_s1179" style="position:absolute;left:25003;top:5069;width:18003;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049C99CE" w14:textId="77777777" w:rsidR="006719BC" w:rsidRDefault="001B5807">
                        <w:pPr>
                          <w:spacing w:after="160" w:line="259" w:lineRule="auto"/>
                          <w:ind w:left="0" w:right="0" w:firstLine="0"/>
                          <w:jc w:val="left"/>
                        </w:pPr>
                        <w:r>
                          <w:rPr>
                            <w:w w:val="124"/>
                            <w:sz w:val="17"/>
                          </w:rPr>
                          <w:t>Consumption</w:t>
                        </w:r>
                        <w:r>
                          <w:rPr>
                            <w:spacing w:val="15"/>
                            <w:w w:val="124"/>
                            <w:sz w:val="17"/>
                          </w:rPr>
                          <w:t xml:space="preserve"> </w:t>
                        </w:r>
                        <w:r>
                          <w:rPr>
                            <w:w w:val="124"/>
                            <w:sz w:val="17"/>
                          </w:rPr>
                          <w:t>(AD</w:t>
                        </w:r>
                        <w:r>
                          <w:rPr>
                            <w:spacing w:val="15"/>
                            <w:w w:val="124"/>
                            <w:sz w:val="17"/>
                          </w:rPr>
                          <w:t xml:space="preserve"> </w:t>
                        </w:r>
                        <w:r>
                          <w:rPr>
                            <w:w w:val="124"/>
                            <w:sz w:val="17"/>
                          </w:rPr>
                          <w:t>effects)</w:t>
                        </w:r>
                      </w:p>
                    </w:txbxContent>
                  </v:textbox>
                </v:rect>
                <w10:anchorlock/>
              </v:group>
            </w:pict>
          </mc:Fallback>
        </mc:AlternateContent>
      </w:r>
    </w:p>
    <w:p w14:paraId="2FCBED64" w14:textId="77777777" w:rsidR="006719BC" w:rsidRDefault="001B5807">
      <w:pPr>
        <w:spacing w:after="8" w:line="259" w:lineRule="auto"/>
        <w:ind w:left="1980" w:right="0"/>
        <w:jc w:val="left"/>
      </w:pPr>
      <w:r>
        <w:rPr>
          <w:sz w:val="17"/>
        </w:rPr>
        <w:t>1 2 3 4 5 6 7 8 910111213141516</w:t>
      </w:r>
    </w:p>
    <w:p w14:paraId="3D5EE068" w14:textId="77777777" w:rsidR="006719BC" w:rsidRDefault="001B5807">
      <w:pPr>
        <w:spacing w:after="244" w:line="259" w:lineRule="auto"/>
        <w:ind w:left="189" w:right="0"/>
        <w:jc w:val="center"/>
      </w:pPr>
      <w:r>
        <w:rPr>
          <w:sz w:val="17"/>
        </w:rPr>
        <w:t>quarter</w:t>
      </w:r>
    </w:p>
    <w:p w14:paraId="7BD3CFC4" w14:textId="77777777" w:rsidR="006719BC" w:rsidRDefault="001B5807">
      <w:pPr>
        <w:spacing w:after="484"/>
        <w:ind w:left="20" w:right="0"/>
      </w:pPr>
      <w:r>
        <w:rPr>
          <w:sz w:val="22"/>
        </w:rPr>
        <w:t xml:space="preserve">Figure 4 </w:t>
      </w:r>
      <w:r>
        <w:t>Impulse responses of aggregate income and consumption to a UI extension during recess</w:t>
      </w:r>
      <w:del w:id="754" w:author="Christopher Karlsten [2]" w:date="2022-11-05T11:35:00Z">
        <w:r w:rsidDel="00716A7A">
          <w:delText>s</w:delText>
        </w:r>
      </w:del>
      <w:r>
        <w:t>ions with and without aggregate demand effects</w:t>
      </w:r>
    </w:p>
    <w:p w14:paraId="07D6982E" w14:textId="6F8B7B48" w:rsidR="006719BC" w:rsidRDefault="001B5807">
      <w:pPr>
        <w:spacing w:after="346"/>
        <w:ind w:left="20" w:right="0"/>
      </w:pPr>
      <w:r>
        <w:t>demand effects, income in the first quarter is 6.5 percent higher than the counterfactual</w:t>
      </w:r>
      <w:ins w:id="755" w:author="Christopher Karlsten [2]" w:date="2022-10-28T17:37:00Z">
        <w:r w:rsidR="00A043C7">
          <w:t>,</w:t>
        </w:r>
      </w:ins>
      <w:r>
        <w:t xml:space="preserve"> as the extra spending feeds into higher incomes. Consumption in this model jumps to a higher level than without aggregate demand effects and comes down more slowly as the feedback effects from consumption to income damp</w:t>
      </w:r>
      <w:del w:id="756" w:author="Christopher Karlsten [2]" w:date="2022-10-28T17:41:00Z">
        <w:r w:rsidDel="00A043C7">
          <w:delText>en</w:delText>
        </w:r>
      </w:del>
      <w:r>
        <w:t xml:space="preserve"> the speed with which income—and hence the splurge—return to zero. After a couple of years, when the recession is most likely over and aggregate demand effects are no longer in place, income is close to where it would be without the stimulus check policy</w:t>
      </w:r>
      <w:ins w:id="757" w:author="Christopher Karlsten [2]" w:date="2022-10-28T17:42:00Z">
        <w:r w:rsidR="00A043C7">
          <w:t>,</w:t>
        </w:r>
      </w:ins>
      <w:r>
        <w:t xml:space="preserve"> although consumption remains somewhat elevated.</w:t>
      </w:r>
    </w:p>
    <w:p w14:paraId="4E98C77F" w14:textId="77777777" w:rsidR="006719BC" w:rsidRDefault="001B5807">
      <w:pPr>
        <w:pStyle w:val="Heading3"/>
        <w:ind w:left="672" w:hanging="687"/>
      </w:pPr>
      <w:bookmarkStart w:id="758" w:name="_Toc63040"/>
      <w:r>
        <w:t>UI extension</w:t>
      </w:r>
      <w:bookmarkEnd w:id="758"/>
    </w:p>
    <w:p w14:paraId="562A221C" w14:textId="1F79838D" w:rsidR="006719BC" w:rsidRDefault="001B5807">
      <w:pPr>
        <w:ind w:left="20" w:right="0"/>
      </w:pPr>
      <w:r>
        <w:t xml:space="preserve">The impulse responses in figure </w:t>
      </w:r>
      <w:r>
        <w:rPr>
          <w:color w:val="4C0000"/>
        </w:rPr>
        <w:t xml:space="preserve">4 </w:t>
      </w:r>
      <w:r>
        <w:t xml:space="preserve">show the response to a policy that extends unemployment benefits from 6 months to 12 months for a period of a year. </w:t>
      </w:r>
      <w:del w:id="759" w:author="Christopher Karlsten [2]" w:date="2022-10-28T17:44:00Z">
        <w:r w:rsidDel="00B42EAB">
          <w:delText>The path for income, i</w:delText>
        </w:r>
      </w:del>
      <w:ins w:id="760" w:author="Christopher Karlsten [2]" w:date="2022-10-28T17:44:00Z">
        <w:r w:rsidR="00B42EAB">
          <w:t>I</w:t>
        </w:r>
      </w:ins>
      <w:r>
        <w:t xml:space="preserve">n the model without aggregate demand effects, </w:t>
      </w:r>
      <w:ins w:id="761" w:author="Christopher Karlsten [2]" w:date="2022-10-28T17:44:00Z">
        <w:r w:rsidR="00B42EAB">
          <w:t xml:space="preserve">the path for income </w:t>
        </w:r>
      </w:ins>
      <w:r>
        <w:t xml:space="preserve">now depends on the number </w:t>
      </w:r>
      <w:r>
        <w:lastRenderedPageBreak/>
        <w:t>of consumers who receive the extended unemployment benefits. These consumers are those who have been unemployed for between 6 and 12 months. In the first quarter of the recession</w:t>
      </w:r>
      <w:ins w:id="762" w:author="Christopher Karlsten [2]" w:date="2022-10-28T17:44:00Z">
        <w:r w:rsidR="00B42EAB">
          <w:t>,</w:t>
        </w:r>
      </w:ins>
      <w:r>
        <w:t xml:space="preserve"> the newly unemployed receive unemployment benefits regardless of whether they are extended or not. Therefore, it is in the second and third quarter</w:t>
      </w:r>
      <w:ins w:id="763" w:author="Christopher Karlsten [2]" w:date="2022-10-28T17:45:00Z">
        <w:r w:rsidR="00B42EAB">
          <w:t>s</w:t>
        </w:r>
      </w:ins>
      <w:r>
        <w:t xml:space="preserve">, when the effects of the recession on long-term unemployment start to materialize, that the extended </w:t>
      </w:r>
      <w:commentRangeStart w:id="764"/>
      <w:del w:id="765" w:author="Christopher Karlsten [2]" w:date="2022-10-28T17:45:00Z">
        <w:r w:rsidDel="00B42EAB">
          <w:delText>unemployment insurance</w:delText>
        </w:r>
      </w:del>
      <w:ins w:id="766" w:author="Christopher Karlsten [2]" w:date="2022-10-28T17:45:00Z">
        <w:r w:rsidR="00B42EAB">
          <w:t>UI</w:t>
        </w:r>
      </w:ins>
      <w:commentRangeEnd w:id="764"/>
      <w:ins w:id="767" w:author="Christopher Karlsten [2]" w:date="2022-10-28T17:47:00Z">
        <w:r w:rsidR="00B42EAB">
          <w:rPr>
            <w:rStyle w:val="CommentReference"/>
          </w:rPr>
          <w:commentReference w:id="764"/>
        </w:r>
      </w:ins>
      <w:r>
        <w:t xml:space="preserve"> payments ramp up, amounting to an aggregate increase in quarterly income by 0.7 percent. By the fifth quarter, the policy is no longer in effect</w:t>
      </w:r>
      <w:ins w:id="768" w:author="Christopher Karlsten [2]" w:date="2022-10-28T17:48:00Z">
        <w:r w:rsidR="00B42EAB">
          <w:t>,</w:t>
        </w:r>
      </w:ins>
      <w:r>
        <w:t xml:space="preserve"> and income from extended unemployment goes to zero. Consumption in the first quarter jumps </w:t>
      </w:r>
      <w:del w:id="769" w:author="Christopher Karlsten [2]" w:date="2022-10-28T17:48:00Z">
        <w:r w:rsidDel="00B42EAB">
          <w:delText xml:space="preserve">up </w:delText>
        </w:r>
      </w:del>
      <w:r>
        <w:t xml:space="preserve">by more than income (by 0.4 percent), prompted </w:t>
      </w:r>
      <w:del w:id="770" w:author="Christopher Karlsten [2]" w:date="2022-10-28T17:49:00Z">
        <w:r w:rsidDel="00B42EAB">
          <w:delText xml:space="preserve">both </w:delText>
        </w:r>
      </w:del>
      <w:r>
        <w:t xml:space="preserve">by </w:t>
      </w:r>
      <w:ins w:id="771" w:author="Christopher Karlsten [2]" w:date="2022-10-28T17:49:00Z">
        <w:r w:rsidR="00B42EAB">
          <w:t xml:space="preserve">both </w:t>
        </w:r>
      </w:ins>
      <w:r>
        <w:t>the</w:t>
      </w:r>
    </w:p>
    <w:p w14:paraId="296B773F" w14:textId="77777777" w:rsidR="006719BC" w:rsidRDefault="001B5807">
      <w:pPr>
        <w:spacing w:after="0" w:line="259" w:lineRule="auto"/>
        <w:ind w:left="1103" w:right="0" w:firstLine="0"/>
        <w:jc w:val="left"/>
      </w:pPr>
      <w:r>
        <w:rPr>
          <w:noProof/>
          <w:sz w:val="22"/>
        </w:rPr>
        <mc:AlternateContent>
          <mc:Choice Requires="wpg">
            <w:drawing>
              <wp:inline distT="0" distB="0" distL="0" distR="0" wp14:anchorId="0DDE27CD" wp14:editId="1EA98A10">
                <wp:extent cx="3949384" cy="2347632"/>
                <wp:effectExtent l="0" t="0" r="0" b="0"/>
                <wp:docPr id="54318" name="Group 54318"/>
                <wp:cNvGraphicFramePr/>
                <a:graphic xmlns:a="http://schemas.openxmlformats.org/drawingml/2006/main">
                  <a:graphicData uri="http://schemas.microsoft.com/office/word/2010/wordprocessingGroup">
                    <wpg:wgp>
                      <wpg:cNvGrpSpPr/>
                      <wpg:grpSpPr>
                        <a:xfrm>
                          <a:off x="0" y="0"/>
                          <a:ext cx="3949384" cy="2347632"/>
                          <a:chOff x="0" y="0"/>
                          <a:chExt cx="3949384" cy="2347632"/>
                        </a:xfrm>
                      </wpg:grpSpPr>
                      <wps:wsp>
                        <wps:cNvPr id="2897" name="Shape 2897"/>
                        <wps:cNvSpPr/>
                        <wps:spPr>
                          <a:xfrm>
                            <a:off x="593619"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899" name="Shape 2899"/>
                        <wps:cNvSpPr/>
                        <wps:spPr>
                          <a:xfrm>
                            <a:off x="806684"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01" name="Shape 2901"/>
                        <wps:cNvSpPr/>
                        <wps:spPr>
                          <a:xfrm>
                            <a:off x="1019748"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03" name="Shape 2903"/>
                        <wps:cNvSpPr/>
                        <wps:spPr>
                          <a:xfrm>
                            <a:off x="1232813"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05" name="Shape 2905"/>
                        <wps:cNvSpPr/>
                        <wps:spPr>
                          <a:xfrm>
                            <a:off x="1445877"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07" name="Shape 2907"/>
                        <wps:cNvSpPr/>
                        <wps:spPr>
                          <a:xfrm>
                            <a:off x="1658941"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09" name="Shape 2909"/>
                        <wps:cNvSpPr/>
                        <wps:spPr>
                          <a:xfrm>
                            <a:off x="1872006"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11" name="Shape 2911"/>
                        <wps:cNvSpPr/>
                        <wps:spPr>
                          <a:xfrm>
                            <a:off x="2085070"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13" name="Shape 2913"/>
                        <wps:cNvSpPr/>
                        <wps:spPr>
                          <a:xfrm>
                            <a:off x="2298135"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15" name="Shape 2915"/>
                        <wps:cNvSpPr/>
                        <wps:spPr>
                          <a:xfrm>
                            <a:off x="2511199"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17" name="Shape 2917"/>
                        <wps:cNvSpPr/>
                        <wps:spPr>
                          <a:xfrm>
                            <a:off x="2724263"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19" name="Shape 2919"/>
                        <wps:cNvSpPr/>
                        <wps:spPr>
                          <a:xfrm>
                            <a:off x="2937328"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21" name="Shape 2921"/>
                        <wps:cNvSpPr/>
                        <wps:spPr>
                          <a:xfrm>
                            <a:off x="3150392"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23" name="Shape 2923"/>
                        <wps:cNvSpPr/>
                        <wps:spPr>
                          <a:xfrm>
                            <a:off x="3363457"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25" name="Shape 2925"/>
                        <wps:cNvSpPr/>
                        <wps:spPr>
                          <a:xfrm>
                            <a:off x="3576521"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27" name="Shape 2927"/>
                        <wps:cNvSpPr/>
                        <wps:spPr>
                          <a:xfrm>
                            <a:off x="3789586" y="2310881"/>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30" name="Shape 2930"/>
                        <wps:cNvSpPr/>
                        <wps:spPr>
                          <a:xfrm>
                            <a:off x="397069" y="2207098"/>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31" name="Rectangle 2931"/>
                        <wps:cNvSpPr/>
                        <wps:spPr>
                          <a:xfrm>
                            <a:off x="193294" y="2117496"/>
                            <a:ext cx="222054" cy="236858"/>
                          </a:xfrm>
                          <a:prstGeom prst="rect">
                            <a:avLst/>
                          </a:prstGeom>
                          <a:ln>
                            <a:noFill/>
                          </a:ln>
                        </wps:spPr>
                        <wps:txbx>
                          <w:txbxContent>
                            <w:p w14:paraId="570B9C81" w14:textId="77777777" w:rsidR="006719BC" w:rsidRDefault="001B5807">
                              <w:pPr>
                                <w:spacing w:after="160" w:line="259" w:lineRule="auto"/>
                                <w:ind w:left="0" w:right="0" w:firstLine="0"/>
                                <w:jc w:val="left"/>
                              </w:pPr>
                              <w:r>
                                <w:rPr>
                                  <w:w w:val="126"/>
                                  <w:sz w:val="17"/>
                                </w:rPr>
                                <w:t>0.0</w:t>
                              </w:r>
                            </w:p>
                          </w:txbxContent>
                        </wps:txbx>
                        <wps:bodyPr horzOverflow="overflow" vert="horz" lIns="0" tIns="0" rIns="0" bIns="0" rtlCol="0">
                          <a:noAutofit/>
                        </wps:bodyPr>
                      </wps:wsp>
                      <wps:wsp>
                        <wps:cNvPr id="2932" name="Shape 2932"/>
                        <wps:cNvSpPr/>
                        <wps:spPr>
                          <a:xfrm>
                            <a:off x="397069" y="1783599"/>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33" name="Rectangle 2933"/>
                        <wps:cNvSpPr/>
                        <wps:spPr>
                          <a:xfrm>
                            <a:off x="193294" y="1693996"/>
                            <a:ext cx="222054" cy="236858"/>
                          </a:xfrm>
                          <a:prstGeom prst="rect">
                            <a:avLst/>
                          </a:prstGeom>
                          <a:ln>
                            <a:noFill/>
                          </a:ln>
                        </wps:spPr>
                        <wps:txbx>
                          <w:txbxContent>
                            <w:p w14:paraId="0F0C4DFE" w14:textId="77777777" w:rsidR="006719BC" w:rsidRDefault="001B5807">
                              <w:pPr>
                                <w:spacing w:after="160" w:line="259" w:lineRule="auto"/>
                                <w:ind w:left="0" w:right="0" w:firstLine="0"/>
                                <w:jc w:val="left"/>
                              </w:pPr>
                              <w:r>
                                <w:rPr>
                                  <w:w w:val="126"/>
                                  <w:sz w:val="17"/>
                                </w:rPr>
                                <w:t>0.5</w:t>
                              </w:r>
                            </w:p>
                          </w:txbxContent>
                        </wps:txbx>
                        <wps:bodyPr horzOverflow="overflow" vert="horz" lIns="0" tIns="0" rIns="0" bIns="0" rtlCol="0">
                          <a:noAutofit/>
                        </wps:bodyPr>
                      </wps:wsp>
                      <wps:wsp>
                        <wps:cNvPr id="2934" name="Shape 2934"/>
                        <wps:cNvSpPr/>
                        <wps:spPr>
                          <a:xfrm>
                            <a:off x="397069" y="1360099"/>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35" name="Rectangle 2935"/>
                        <wps:cNvSpPr/>
                        <wps:spPr>
                          <a:xfrm>
                            <a:off x="193294" y="1270497"/>
                            <a:ext cx="222054" cy="236858"/>
                          </a:xfrm>
                          <a:prstGeom prst="rect">
                            <a:avLst/>
                          </a:prstGeom>
                          <a:ln>
                            <a:noFill/>
                          </a:ln>
                        </wps:spPr>
                        <wps:txbx>
                          <w:txbxContent>
                            <w:p w14:paraId="5D6CEAAA" w14:textId="77777777" w:rsidR="006719BC" w:rsidRDefault="001B5807">
                              <w:pPr>
                                <w:spacing w:after="160" w:line="259" w:lineRule="auto"/>
                                <w:ind w:left="0" w:right="0" w:firstLine="0"/>
                                <w:jc w:val="left"/>
                              </w:pPr>
                              <w:r>
                                <w:rPr>
                                  <w:w w:val="126"/>
                                  <w:sz w:val="17"/>
                                </w:rPr>
                                <w:t>1.0</w:t>
                              </w:r>
                            </w:p>
                          </w:txbxContent>
                        </wps:txbx>
                        <wps:bodyPr horzOverflow="overflow" vert="horz" lIns="0" tIns="0" rIns="0" bIns="0" rtlCol="0">
                          <a:noAutofit/>
                        </wps:bodyPr>
                      </wps:wsp>
                      <wps:wsp>
                        <wps:cNvPr id="2936" name="Shape 2936"/>
                        <wps:cNvSpPr/>
                        <wps:spPr>
                          <a:xfrm>
                            <a:off x="397069" y="936600"/>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37" name="Rectangle 2937"/>
                        <wps:cNvSpPr/>
                        <wps:spPr>
                          <a:xfrm>
                            <a:off x="193294" y="846998"/>
                            <a:ext cx="222054" cy="236858"/>
                          </a:xfrm>
                          <a:prstGeom prst="rect">
                            <a:avLst/>
                          </a:prstGeom>
                          <a:ln>
                            <a:noFill/>
                          </a:ln>
                        </wps:spPr>
                        <wps:txbx>
                          <w:txbxContent>
                            <w:p w14:paraId="01AD6000" w14:textId="77777777" w:rsidR="006719BC" w:rsidRDefault="001B5807">
                              <w:pPr>
                                <w:spacing w:after="160" w:line="259" w:lineRule="auto"/>
                                <w:ind w:left="0" w:right="0" w:firstLine="0"/>
                                <w:jc w:val="left"/>
                              </w:pPr>
                              <w:r>
                                <w:rPr>
                                  <w:w w:val="126"/>
                                  <w:sz w:val="17"/>
                                </w:rPr>
                                <w:t>1.5</w:t>
                              </w:r>
                            </w:p>
                          </w:txbxContent>
                        </wps:txbx>
                        <wps:bodyPr horzOverflow="overflow" vert="horz" lIns="0" tIns="0" rIns="0" bIns="0" rtlCol="0">
                          <a:noAutofit/>
                        </wps:bodyPr>
                      </wps:wsp>
                      <wps:wsp>
                        <wps:cNvPr id="2938" name="Shape 2938"/>
                        <wps:cNvSpPr/>
                        <wps:spPr>
                          <a:xfrm>
                            <a:off x="397069" y="513101"/>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39" name="Rectangle 2939"/>
                        <wps:cNvSpPr/>
                        <wps:spPr>
                          <a:xfrm>
                            <a:off x="193294" y="423498"/>
                            <a:ext cx="222054" cy="236858"/>
                          </a:xfrm>
                          <a:prstGeom prst="rect">
                            <a:avLst/>
                          </a:prstGeom>
                          <a:ln>
                            <a:noFill/>
                          </a:ln>
                        </wps:spPr>
                        <wps:txbx>
                          <w:txbxContent>
                            <w:p w14:paraId="41010FFF" w14:textId="77777777" w:rsidR="006719BC" w:rsidRDefault="001B5807">
                              <w:pPr>
                                <w:spacing w:after="160" w:line="259" w:lineRule="auto"/>
                                <w:ind w:left="0" w:right="0" w:firstLine="0"/>
                                <w:jc w:val="left"/>
                              </w:pPr>
                              <w:r>
                                <w:rPr>
                                  <w:w w:val="126"/>
                                  <w:sz w:val="17"/>
                                </w:rPr>
                                <w:t>2.0</w:t>
                              </w:r>
                            </w:p>
                          </w:txbxContent>
                        </wps:txbx>
                        <wps:bodyPr horzOverflow="overflow" vert="horz" lIns="0" tIns="0" rIns="0" bIns="0" rtlCol="0">
                          <a:noAutofit/>
                        </wps:bodyPr>
                      </wps:wsp>
                      <wps:wsp>
                        <wps:cNvPr id="2940" name="Shape 2940"/>
                        <wps:cNvSpPr/>
                        <wps:spPr>
                          <a:xfrm>
                            <a:off x="397069" y="89602"/>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41" name="Rectangle 2941"/>
                        <wps:cNvSpPr/>
                        <wps:spPr>
                          <a:xfrm>
                            <a:off x="193294" y="0"/>
                            <a:ext cx="222054" cy="236858"/>
                          </a:xfrm>
                          <a:prstGeom prst="rect">
                            <a:avLst/>
                          </a:prstGeom>
                          <a:ln>
                            <a:noFill/>
                          </a:ln>
                        </wps:spPr>
                        <wps:txbx>
                          <w:txbxContent>
                            <w:p w14:paraId="143E6DA2" w14:textId="77777777" w:rsidR="006719BC" w:rsidRDefault="001B5807">
                              <w:pPr>
                                <w:spacing w:after="160" w:line="259" w:lineRule="auto"/>
                                <w:ind w:left="0" w:right="0" w:firstLine="0"/>
                                <w:jc w:val="left"/>
                              </w:pPr>
                              <w:r>
                                <w:rPr>
                                  <w:w w:val="126"/>
                                  <w:sz w:val="17"/>
                                </w:rPr>
                                <w:t>2.5</w:t>
                              </w:r>
                            </w:p>
                          </w:txbxContent>
                        </wps:txbx>
                        <wps:bodyPr horzOverflow="overflow" vert="horz" lIns="0" tIns="0" rIns="0" bIns="0" rtlCol="0">
                          <a:noAutofit/>
                        </wps:bodyPr>
                      </wps:wsp>
                      <wps:wsp>
                        <wps:cNvPr id="2942" name="Rectangle 2942"/>
                        <wps:cNvSpPr/>
                        <wps:spPr>
                          <a:xfrm rot="-5399999">
                            <a:off x="-1057059" y="755750"/>
                            <a:ext cx="2350978" cy="236858"/>
                          </a:xfrm>
                          <a:prstGeom prst="rect">
                            <a:avLst/>
                          </a:prstGeom>
                          <a:ln>
                            <a:noFill/>
                          </a:ln>
                        </wps:spPr>
                        <wps:txbx>
                          <w:txbxContent>
                            <w:p w14:paraId="44404241" w14:textId="77777777" w:rsidR="006719BC" w:rsidRDefault="001B5807">
                              <w:pPr>
                                <w:spacing w:after="160" w:line="259" w:lineRule="auto"/>
                                <w:ind w:left="0" w:right="0" w:firstLine="0"/>
                                <w:jc w:val="left"/>
                              </w:pPr>
                              <w:r>
                                <w:rPr>
                                  <w:sz w:val="17"/>
                                </w:rPr>
                                <w:t>%</w:t>
                              </w:r>
                              <w:r>
                                <w:rPr>
                                  <w:spacing w:val="-318"/>
                                  <w:sz w:val="17"/>
                                </w:rPr>
                                <w:t xml:space="preserve"> </w:t>
                              </w:r>
                              <w:r>
                                <w:rPr>
                                  <w:sz w:val="17"/>
                                </w:rPr>
                                <w:t>difference</w:t>
                              </w:r>
                              <w:r>
                                <w:rPr>
                                  <w:spacing w:val="-318"/>
                                  <w:sz w:val="17"/>
                                </w:rPr>
                                <w:t xml:space="preserve"> </w:t>
                              </w:r>
                              <w:r>
                                <w:rPr>
                                  <w:sz w:val="17"/>
                                </w:rPr>
                                <w:t>relative</w:t>
                              </w:r>
                              <w:r>
                                <w:rPr>
                                  <w:spacing w:val="-318"/>
                                  <w:sz w:val="17"/>
                                </w:rPr>
                                <w:t xml:space="preserve"> </w:t>
                              </w:r>
                              <w:r>
                                <w:rPr>
                                  <w:sz w:val="17"/>
                                </w:rPr>
                                <w:t>to</w:t>
                              </w:r>
                              <w:r>
                                <w:rPr>
                                  <w:spacing w:val="-318"/>
                                  <w:sz w:val="17"/>
                                </w:rPr>
                                <w:t xml:space="preserve"> </w:t>
                              </w:r>
                              <w:r>
                                <w:rPr>
                                  <w:sz w:val="17"/>
                                </w:rPr>
                                <w:t>recession</w:t>
                              </w:r>
                            </w:p>
                          </w:txbxContent>
                        </wps:txbx>
                        <wps:bodyPr horzOverflow="overflow" vert="horz" lIns="0" tIns="0" rIns="0" bIns="0" rtlCol="0">
                          <a:noAutofit/>
                        </wps:bodyPr>
                      </wps:wsp>
                      <wps:wsp>
                        <wps:cNvPr id="2943" name="Shape 2943"/>
                        <wps:cNvSpPr/>
                        <wps:spPr>
                          <a:xfrm>
                            <a:off x="593619" y="568522"/>
                            <a:ext cx="3195966" cy="1638576"/>
                          </a:xfrm>
                          <a:custGeom>
                            <a:avLst/>
                            <a:gdLst/>
                            <a:ahLst/>
                            <a:cxnLst/>
                            <a:rect l="0" t="0" r="0" b="0"/>
                            <a:pathLst>
                              <a:path w="3195966" h="1638576">
                                <a:moveTo>
                                  <a:pt x="0" y="34216"/>
                                </a:moveTo>
                                <a:lnTo>
                                  <a:pt x="213065" y="11868"/>
                                </a:lnTo>
                                <a:lnTo>
                                  <a:pt x="426129" y="8816"/>
                                </a:lnTo>
                                <a:lnTo>
                                  <a:pt x="639193" y="1704"/>
                                </a:lnTo>
                                <a:lnTo>
                                  <a:pt x="852258" y="2978"/>
                                </a:lnTo>
                                <a:lnTo>
                                  <a:pt x="1065322" y="3352"/>
                                </a:lnTo>
                                <a:lnTo>
                                  <a:pt x="1278387" y="405"/>
                                </a:lnTo>
                                <a:lnTo>
                                  <a:pt x="1491451" y="0"/>
                                </a:lnTo>
                                <a:lnTo>
                                  <a:pt x="1704515" y="1638576"/>
                                </a:lnTo>
                                <a:lnTo>
                                  <a:pt x="3195966" y="1638576"/>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2944" name="Shape 2944"/>
                        <wps:cNvSpPr/>
                        <wps:spPr>
                          <a:xfrm>
                            <a:off x="593619" y="131438"/>
                            <a:ext cx="3195966" cy="2070050"/>
                          </a:xfrm>
                          <a:custGeom>
                            <a:avLst/>
                            <a:gdLst/>
                            <a:ahLst/>
                            <a:cxnLst/>
                            <a:rect l="0" t="0" r="0" b="0"/>
                            <a:pathLst>
                              <a:path w="3195966" h="2070050">
                                <a:moveTo>
                                  <a:pt x="0" y="22464"/>
                                </a:moveTo>
                                <a:lnTo>
                                  <a:pt x="213065" y="0"/>
                                </a:lnTo>
                                <a:lnTo>
                                  <a:pt x="426129" y="64000"/>
                                </a:lnTo>
                                <a:lnTo>
                                  <a:pt x="639193" y="118033"/>
                                </a:lnTo>
                                <a:lnTo>
                                  <a:pt x="852258" y="171940"/>
                                </a:lnTo>
                                <a:lnTo>
                                  <a:pt x="1065322" y="219587"/>
                                </a:lnTo>
                                <a:lnTo>
                                  <a:pt x="1278387" y="257663"/>
                                </a:lnTo>
                                <a:lnTo>
                                  <a:pt x="1491451" y="292418"/>
                                </a:lnTo>
                                <a:lnTo>
                                  <a:pt x="1704515" y="1964657"/>
                                </a:lnTo>
                                <a:lnTo>
                                  <a:pt x="1917580" y="2027956"/>
                                </a:lnTo>
                                <a:lnTo>
                                  <a:pt x="2130644" y="2045619"/>
                                </a:lnTo>
                                <a:lnTo>
                                  <a:pt x="2343709" y="2054585"/>
                                </a:lnTo>
                                <a:lnTo>
                                  <a:pt x="2556773" y="2060702"/>
                                </a:lnTo>
                                <a:lnTo>
                                  <a:pt x="2769838" y="2065093"/>
                                </a:lnTo>
                                <a:lnTo>
                                  <a:pt x="2982902" y="2068028"/>
                                </a:lnTo>
                                <a:lnTo>
                                  <a:pt x="3195966" y="2070050"/>
                                </a:lnTo>
                              </a:path>
                            </a:pathLst>
                          </a:custGeom>
                          <a:ln w="15751" cap="flat">
                            <a:custDash>
                              <a:ds d="458880" sp="198434"/>
                            </a:custDash>
                            <a:round/>
                          </a:ln>
                        </wps:spPr>
                        <wps:style>
                          <a:lnRef idx="1">
                            <a:srgbClr val="0000FF"/>
                          </a:lnRef>
                          <a:fillRef idx="0">
                            <a:srgbClr val="000000">
                              <a:alpha val="0"/>
                            </a:srgbClr>
                          </a:fillRef>
                          <a:effectRef idx="0">
                            <a:scrgbClr r="0" g="0" b="0"/>
                          </a:effectRef>
                          <a:fontRef idx="none"/>
                        </wps:style>
                        <wps:bodyPr/>
                      </wps:wsp>
                      <wps:wsp>
                        <wps:cNvPr id="2945" name="Shape 2945"/>
                        <wps:cNvSpPr/>
                        <wps:spPr>
                          <a:xfrm>
                            <a:off x="593619" y="995651"/>
                            <a:ext cx="3195966" cy="1101111"/>
                          </a:xfrm>
                          <a:custGeom>
                            <a:avLst/>
                            <a:gdLst/>
                            <a:ahLst/>
                            <a:cxnLst/>
                            <a:rect l="0" t="0" r="0" b="0"/>
                            <a:pathLst>
                              <a:path w="3195966" h="1101111">
                                <a:moveTo>
                                  <a:pt x="0" y="34388"/>
                                </a:moveTo>
                                <a:lnTo>
                                  <a:pt x="213065" y="8789"/>
                                </a:lnTo>
                                <a:lnTo>
                                  <a:pt x="426129" y="2984"/>
                                </a:lnTo>
                                <a:lnTo>
                                  <a:pt x="639193" y="0"/>
                                </a:lnTo>
                                <a:lnTo>
                                  <a:pt x="852258" y="16378"/>
                                </a:lnTo>
                                <a:lnTo>
                                  <a:pt x="1065322" y="45764"/>
                                </a:lnTo>
                                <a:lnTo>
                                  <a:pt x="1278387" y="88867"/>
                                </a:lnTo>
                                <a:lnTo>
                                  <a:pt x="1491451" y="161030"/>
                                </a:lnTo>
                                <a:lnTo>
                                  <a:pt x="1704515" y="825103"/>
                                </a:lnTo>
                                <a:lnTo>
                                  <a:pt x="1917580" y="912520"/>
                                </a:lnTo>
                                <a:lnTo>
                                  <a:pt x="2130644" y="964446"/>
                                </a:lnTo>
                                <a:lnTo>
                                  <a:pt x="2343709" y="1007218"/>
                                </a:lnTo>
                                <a:lnTo>
                                  <a:pt x="2556773" y="1043730"/>
                                </a:lnTo>
                                <a:lnTo>
                                  <a:pt x="2769838" y="1068756"/>
                                </a:lnTo>
                                <a:lnTo>
                                  <a:pt x="2982902" y="1087830"/>
                                </a:lnTo>
                                <a:lnTo>
                                  <a:pt x="3195966" y="1101111"/>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2946" name="Shape 2946"/>
                        <wps:cNvSpPr/>
                        <wps:spPr>
                          <a:xfrm>
                            <a:off x="593619" y="704632"/>
                            <a:ext cx="3195966" cy="1365594"/>
                          </a:xfrm>
                          <a:custGeom>
                            <a:avLst/>
                            <a:gdLst/>
                            <a:ahLst/>
                            <a:cxnLst/>
                            <a:rect l="0" t="0" r="0" b="0"/>
                            <a:pathLst>
                              <a:path w="3195966" h="1365594">
                                <a:moveTo>
                                  <a:pt x="0" y="25206"/>
                                </a:moveTo>
                                <a:lnTo>
                                  <a:pt x="213065" y="0"/>
                                </a:lnTo>
                                <a:lnTo>
                                  <a:pt x="426129" y="22501"/>
                                </a:lnTo>
                                <a:lnTo>
                                  <a:pt x="639193" y="50281"/>
                                </a:lnTo>
                                <a:lnTo>
                                  <a:pt x="852258" y="96307"/>
                                </a:lnTo>
                                <a:lnTo>
                                  <a:pt x="1065322" y="154538"/>
                                </a:lnTo>
                                <a:lnTo>
                                  <a:pt x="1278387" y="223704"/>
                                </a:lnTo>
                                <a:lnTo>
                                  <a:pt x="1491451" y="319636"/>
                                </a:lnTo>
                                <a:lnTo>
                                  <a:pt x="1704515" y="1003244"/>
                                </a:lnTo>
                                <a:lnTo>
                                  <a:pt x="1917580" y="1124479"/>
                                </a:lnTo>
                                <a:lnTo>
                                  <a:pt x="2130644" y="1191876"/>
                                </a:lnTo>
                                <a:lnTo>
                                  <a:pt x="2343709" y="1246010"/>
                                </a:lnTo>
                                <a:lnTo>
                                  <a:pt x="2556773" y="1292246"/>
                                </a:lnTo>
                                <a:lnTo>
                                  <a:pt x="2769838" y="1324373"/>
                                </a:lnTo>
                                <a:lnTo>
                                  <a:pt x="2982902" y="1348589"/>
                                </a:lnTo>
                                <a:lnTo>
                                  <a:pt x="3195966" y="1365594"/>
                                </a:lnTo>
                              </a:path>
                            </a:pathLst>
                          </a:custGeom>
                          <a:ln w="15751" cap="flat">
                            <a:custDash>
                              <a:ds d="458880" sp="198434"/>
                            </a:custDash>
                            <a:round/>
                          </a:ln>
                        </wps:spPr>
                        <wps:style>
                          <a:lnRef idx="1">
                            <a:srgbClr val="FF0000"/>
                          </a:lnRef>
                          <a:fillRef idx="0">
                            <a:srgbClr val="000000">
                              <a:alpha val="0"/>
                            </a:srgbClr>
                          </a:fillRef>
                          <a:effectRef idx="0">
                            <a:scrgbClr r="0" g="0" b="0"/>
                          </a:effectRef>
                          <a:fontRef idx="none"/>
                        </wps:style>
                        <wps:bodyPr/>
                      </wps:wsp>
                      <wps:wsp>
                        <wps:cNvPr id="2947" name="Shape 2947"/>
                        <wps:cNvSpPr/>
                        <wps:spPr>
                          <a:xfrm>
                            <a:off x="433821" y="27655"/>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948" name="Shape 2948"/>
                        <wps:cNvSpPr/>
                        <wps:spPr>
                          <a:xfrm>
                            <a:off x="3949384" y="27655"/>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949" name="Shape 2949"/>
                        <wps:cNvSpPr/>
                        <wps:spPr>
                          <a:xfrm>
                            <a:off x="433821" y="2310881"/>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2206303" y="165146"/>
                            <a:ext cx="210010" cy="0"/>
                          </a:xfrm>
                          <a:custGeom>
                            <a:avLst/>
                            <a:gdLst/>
                            <a:ahLst/>
                            <a:cxnLst/>
                            <a:rect l="0" t="0" r="0" b="0"/>
                            <a:pathLst>
                              <a:path w="210010">
                                <a:moveTo>
                                  <a:pt x="0" y="0"/>
                                </a:moveTo>
                                <a:lnTo>
                                  <a:pt x="210010" y="0"/>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2954" name="Shape 2954"/>
                        <wps:cNvSpPr/>
                        <wps:spPr>
                          <a:xfrm>
                            <a:off x="2206303" y="319207"/>
                            <a:ext cx="210010" cy="0"/>
                          </a:xfrm>
                          <a:custGeom>
                            <a:avLst/>
                            <a:gdLst/>
                            <a:ahLst/>
                            <a:cxnLst/>
                            <a:rect l="0" t="0" r="0" b="0"/>
                            <a:pathLst>
                              <a:path w="210010">
                                <a:moveTo>
                                  <a:pt x="0" y="0"/>
                                </a:moveTo>
                                <a:lnTo>
                                  <a:pt x="210010" y="0"/>
                                </a:lnTo>
                              </a:path>
                            </a:pathLst>
                          </a:custGeom>
                          <a:ln w="15751" cap="flat">
                            <a:custDash>
                              <a:ds d="458880" sp="198434"/>
                            </a:custDash>
                            <a:round/>
                          </a:ln>
                        </wps:spPr>
                        <wps:style>
                          <a:lnRef idx="1">
                            <a:srgbClr val="0000FF"/>
                          </a:lnRef>
                          <a:fillRef idx="0">
                            <a:srgbClr val="000000">
                              <a:alpha val="0"/>
                            </a:srgbClr>
                          </a:fillRef>
                          <a:effectRef idx="0">
                            <a:scrgbClr r="0" g="0" b="0"/>
                          </a:effectRef>
                          <a:fontRef idx="none"/>
                        </wps:style>
                        <wps:bodyPr/>
                      </wps:wsp>
                      <wps:wsp>
                        <wps:cNvPr id="2955" name="Rectangle 2955"/>
                        <wps:cNvSpPr/>
                        <wps:spPr>
                          <a:xfrm>
                            <a:off x="2500317" y="226488"/>
                            <a:ext cx="1389163" cy="236857"/>
                          </a:xfrm>
                          <a:prstGeom prst="rect">
                            <a:avLst/>
                          </a:prstGeom>
                          <a:ln>
                            <a:noFill/>
                          </a:ln>
                        </wps:spPr>
                        <wps:txbx>
                          <w:txbxContent>
                            <w:p w14:paraId="13551085" w14:textId="77777777" w:rsidR="006719BC" w:rsidRDefault="001B5807">
                              <w:pPr>
                                <w:spacing w:after="160" w:line="259" w:lineRule="auto"/>
                                <w:ind w:left="0" w:right="0" w:firstLine="0"/>
                                <w:jc w:val="left"/>
                              </w:pPr>
                              <w:r>
                                <w:rPr>
                                  <w:w w:val="124"/>
                                  <w:sz w:val="17"/>
                                </w:rPr>
                                <w:t>Income</w:t>
                              </w:r>
                              <w:r>
                                <w:rPr>
                                  <w:spacing w:val="15"/>
                                  <w:w w:val="124"/>
                                  <w:sz w:val="17"/>
                                </w:rPr>
                                <w:t xml:space="preserve"> </w:t>
                              </w:r>
                              <w:r>
                                <w:rPr>
                                  <w:w w:val="124"/>
                                  <w:sz w:val="17"/>
                                </w:rPr>
                                <w:t>(AD</w:t>
                              </w:r>
                              <w:r>
                                <w:rPr>
                                  <w:spacing w:val="15"/>
                                  <w:w w:val="124"/>
                                  <w:sz w:val="17"/>
                                </w:rPr>
                                <w:t xml:space="preserve"> </w:t>
                              </w:r>
                              <w:r>
                                <w:rPr>
                                  <w:w w:val="124"/>
                                  <w:sz w:val="17"/>
                                </w:rPr>
                                <w:t>effects)</w:t>
                              </w:r>
                            </w:p>
                          </w:txbxContent>
                        </wps:txbx>
                        <wps:bodyPr horzOverflow="overflow" vert="horz" lIns="0" tIns="0" rIns="0" bIns="0" rtlCol="0">
                          <a:noAutofit/>
                        </wps:bodyPr>
                      </wps:wsp>
                      <wps:wsp>
                        <wps:cNvPr id="2956" name="Shape 2956"/>
                        <wps:cNvSpPr/>
                        <wps:spPr>
                          <a:xfrm>
                            <a:off x="2206303" y="473269"/>
                            <a:ext cx="210010" cy="0"/>
                          </a:xfrm>
                          <a:custGeom>
                            <a:avLst/>
                            <a:gdLst/>
                            <a:ahLst/>
                            <a:cxnLst/>
                            <a:rect l="0" t="0" r="0" b="0"/>
                            <a:pathLst>
                              <a:path w="210010">
                                <a:moveTo>
                                  <a:pt x="0" y="0"/>
                                </a:moveTo>
                                <a:lnTo>
                                  <a:pt x="210010" y="0"/>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2957" name="Rectangle 2957"/>
                        <wps:cNvSpPr/>
                        <wps:spPr>
                          <a:xfrm>
                            <a:off x="2500317" y="380550"/>
                            <a:ext cx="925085" cy="236858"/>
                          </a:xfrm>
                          <a:prstGeom prst="rect">
                            <a:avLst/>
                          </a:prstGeom>
                          <a:ln>
                            <a:noFill/>
                          </a:ln>
                        </wps:spPr>
                        <wps:txbx>
                          <w:txbxContent>
                            <w:p w14:paraId="3B202C6A" w14:textId="77777777" w:rsidR="006719BC" w:rsidRDefault="001B5807">
                              <w:pPr>
                                <w:spacing w:after="160" w:line="259" w:lineRule="auto"/>
                                <w:ind w:left="0" w:right="0" w:firstLine="0"/>
                                <w:jc w:val="left"/>
                              </w:pPr>
                              <w:r>
                                <w:rPr>
                                  <w:w w:val="123"/>
                                  <w:sz w:val="17"/>
                                </w:rPr>
                                <w:t>Consumption</w:t>
                              </w:r>
                            </w:p>
                          </w:txbxContent>
                        </wps:txbx>
                        <wps:bodyPr horzOverflow="overflow" vert="horz" lIns="0" tIns="0" rIns="0" bIns="0" rtlCol="0">
                          <a:noAutofit/>
                        </wps:bodyPr>
                      </wps:wsp>
                      <wps:wsp>
                        <wps:cNvPr id="2958" name="Shape 2958"/>
                        <wps:cNvSpPr/>
                        <wps:spPr>
                          <a:xfrm>
                            <a:off x="2206303" y="627331"/>
                            <a:ext cx="210010" cy="0"/>
                          </a:xfrm>
                          <a:custGeom>
                            <a:avLst/>
                            <a:gdLst/>
                            <a:ahLst/>
                            <a:cxnLst/>
                            <a:rect l="0" t="0" r="0" b="0"/>
                            <a:pathLst>
                              <a:path w="210010">
                                <a:moveTo>
                                  <a:pt x="0" y="0"/>
                                </a:moveTo>
                                <a:lnTo>
                                  <a:pt x="210010" y="0"/>
                                </a:lnTo>
                              </a:path>
                            </a:pathLst>
                          </a:custGeom>
                          <a:ln w="15751" cap="flat">
                            <a:custDash>
                              <a:ds d="458880" sp="198434"/>
                            </a:custDash>
                            <a:round/>
                          </a:ln>
                        </wps:spPr>
                        <wps:style>
                          <a:lnRef idx="1">
                            <a:srgbClr val="FF0000"/>
                          </a:lnRef>
                          <a:fillRef idx="0">
                            <a:srgbClr val="000000">
                              <a:alpha val="0"/>
                            </a:srgbClr>
                          </a:fillRef>
                          <a:effectRef idx="0">
                            <a:scrgbClr r="0" g="0" b="0"/>
                          </a:effectRef>
                          <a:fontRef idx="none"/>
                        </wps:style>
                        <wps:bodyPr/>
                      </wps:wsp>
                      <wps:wsp>
                        <wps:cNvPr id="2959" name="Rectangle 2959"/>
                        <wps:cNvSpPr/>
                        <wps:spPr>
                          <a:xfrm>
                            <a:off x="2500317" y="534612"/>
                            <a:ext cx="1800312" cy="236858"/>
                          </a:xfrm>
                          <a:prstGeom prst="rect">
                            <a:avLst/>
                          </a:prstGeom>
                          <a:ln>
                            <a:noFill/>
                          </a:ln>
                        </wps:spPr>
                        <wps:txbx>
                          <w:txbxContent>
                            <w:p w14:paraId="3992BB9C" w14:textId="77777777" w:rsidR="006719BC" w:rsidRDefault="001B5807">
                              <w:pPr>
                                <w:spacing w:after="160" w:line="259" w:lineRule="auto"/>
                                <w:ind w:left="0" w:right="0" w:firstLine="0"/>
                                <w:jc w:val="left"/>
                              </w:pPr>
                              <w:r>
                                <w:rPr>
                                  <w:w w:val="124"/>
                                  <w:sz w:val="17"/>
                                </w:rPr>
                                <w:t>Consumption</w:t>
                              </w:r>
                              <w:r>
                                <w:rPr>
                                  <w:spacing w:val="15"/>
                                  <w:w w:val="124"/>
                                  <w:sz w:val="17"/>
                                </w:rPr>
                                <w:t xml:space="preserve"> </w:t>
                              </w:r>
                              <w:r>
                                <w:rPr>
                                  <w:w w:val="124"/>
                                  <w:sz w:val="17"/>
                                </w:rPr>
                                <w:t>(AD</w:t>
                              </w:r>
                              <w:r>
                                <w:rPr>
                                  <w:spacing w:val="15"/>
                                  <w:w w:val="124"/>
                                  <w:sz w:val="17"/>
                                </w:rPr>
                                <w:t xml:space="preserve"> </w:t>
                              </w:r>
                              <w:r>
                                <w:rPr>
                                  <w:w w:val="124"/>
                                  <w:sz w:val="17"/>
                                </w:rPr>
                                <w:t>effects)</w:t>
                              </w:r>
                            </w:p>
                          </w:txbxContent>
                        </wps:txbx>
                        <wps:bodyPr horzOverflow="overflow" vert="horz" lIns="0" tIns="0" rIns="0" bIns="0" rtlCol="0">
                          <a:noAutofit/>
                        </wps:bodyPr>
                      </wps:wsp>
                    </wpg:wgp>
                  </a:graphicData>
                </a:graphic>
              </wp:inline>
            </w:drawing>
          </mc:Choice>
          <mc:Fallback>
            <w:pict>
              <v:group w14:anchorId="0DDE27CD" id="Group 54318" o:spid="_x0000_s1180" style="width:311pt;height:184.85pt;mso-position-horizontal-relative:char;mso-position-vertical-relative:line" coordsize="39493,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">
                <v:shape id="Shape 2897" o:spid="_x0000_s1181" style="position:absolute;left:5936;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" path="m,36752l,,,36752xe" fillcolor="black" strokeweight=".23333mm">
                  <v:path arrowok="t" textboxrect="0,0,0,36752"/>
                </v:shape>
                <v:shape id="Shape 2899" o:spid="_x0000_s1182" style="position:absolute;left:8066;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" path="m,36752l,,,36752xe" fillcolor="black" strokeweight=".23333mm">
                  <v:path arrowok="t" textboxrect="0,0,0,36752"/>
                </v:shape>
                <v:shape id="Shape 2901" o:spid="_x0000_s1183" style="position:absolute;left:10197;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" path="m,36752l,,,36752xe" fillcolor="black" strokeweight=".23333mm">
                  <v:path arrowok="t" textboxrect="0,0,0,36752"/>
                </v:shape>
                <v:shape id="Shape 2903" o:spid="_x0000_s1184" style="position:absolute;left:12328;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" path="m,36752l,,,36752xe" fillcolor="black" strokeweight=".23333mm">
                  <v:path arrowok="t" textboxrect="0,0,0,36752"/>
                </v:shape>
                <v:shape id="Shape 2905" o:spid="_x0000_s1185" style="position:absolute;left:14458;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" path="m,36752l,,,36752xe" fillcolor="black" strokeweight=".23333mm">
                  <v:path arrowok="t" textboxrect="0,0,0,36752"/>
                </v:shape>
                <v:shape id="Shape 2907" o:spid="_x0000_s1186" style="position:absolute;left:16589;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" path="m,36752l,,,36752xe" fillcolor="black" strokeweight=".23333mm">
                  <v:path arrowok="t" textboxrect="0,0,0,36752"/>
                </v:shape>
                <v:shape id="Shape 2909" o:spid="_x0000_s1187" style="position:absolute;left:18720;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" path="m,36752l,,,36752xe" fillcolor="black" strokeweight=".23333mm">
                  <v:path arrowok="t" textboxrect="0,0,0,36752"/>
                </v:shape>
                <v:shape id="Shape 2911" o:spid="_x0000_s1188" style="position:absolute;left:20850;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" path="m,36752l,,,36752xe" fillcolor="black" strokeweight=".23333mm">
                  <v:path arrowok="t" textboxrect="0,0,0,36752"/>
                </v:shape>
                <v:shape id="Shape 2913" o:spid="_x0000_s1189" style="position:absolute;left:22981;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" path="m,36752l,,,36752xe" fillcolor="black" strokeweight=".23333mm">
                  <v:path arrowok="t" textboxrect="0,0,0,36752"/>
                </v:shape>
                <v:shape id="Shape 2915" o:spid="_x0000_s1190" style="position:absolute;left:25111;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" path="m,36752l,,,36752xe" fillcolor="black" strokeweight=".23333mm">
                  <v:path arrowok="t" textboxrect="0,0,0,36752"/>
                </v:shape>
                <v:shape id="Shape 2917" o:spid="_x0000_s1191" style="position:absolute;left:27242;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" path="m,36752l,,,36752xe" fillcolor="black" strokeweight=".23333mm">
                  <v:path arrowok="t" textboxrect="0,0,0,36752"/>
                </v:shape>
                <v:shape id="Shape 2919" o:spid="_x0000_s1192" style="position:absolute;left:29373;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" path="m,36752l,,,36752xe" fillcolor="black" strokeweight=".23333mm">
                  <v:path arrowok="t" textboxrect="0,0,0,36752"/>
                </v:shape>
                <v:shape id="Shape 2921" o:spid="_x0000_s1193" style="position:absolute;left:31503;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" path="m,36752l,,,36752xe" fillcolor="black" strokeweight=".23333mm">
                  <v:path arrowok="t" textboxrect="0,0,0,36752"/>
                </v:shape>
                <v:shape id="Shape 2923" o:spid="_x0000_s1194" style="position:absolute;left:33634;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" path="m,36752l,,,36752xe" fillcolor="black" strokeweight=".23333mm">
                  <v:path arrowok="t" textboxrect="0,0,0,36752"/>
                </v:shape>
                <v:shape id="Shape 2925" o:spid="_x0000_s1195" style="position:absolute;left:35765;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" path="m,36752l,,,36752xe" fillcolor="black" strokeweight=".23333mm">
                  <v:path arrowok="t" textboxrect="0,0,0,36752"/>
                </v:shape>
                <v:shape id="Shape 2927" o:spid="_x0000_s1196" style="position:absolute;left:37895;top:23108;width:0;height:368;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" path="m,36752l,,,36752xe" fillcolor="black" strokeweight=".23333mm">
                  <v:path arrowok="t" textboxrect="0,0,0,36752"/>
                </v:shape>
                <v:shape id="Shape 2930" o:spid="_x0000_s1197" style="position:absolute;left:3970;top:22070;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" path="m36752,l,,36752,xe" fillcolor="black" strokeweight=".23333mm">
                  <v:path arrowok="t" textboxrect="0,0,36752,0"/>
                </v:shape>
                <v:rect id="Rectangle 2931" o:spid="_x0000_s1198" style="position:absolute;left:1932;top:21174;width:222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570B9C81" w14:textId="77777777" w:rsidR="006719BC" w:rsidRDefault="001B5807">
                        <w:pPr>
                          <w:spacing w:after="160" w:line="259" w:lineRule="auto"/>
                          <w:ind w:left="0" w:right="0" w:firstLine="0"/>
                          <w:jc w:val="left"/>
                        </w:pPr>
                        <w:r>
                          <w:rPr>
                            <w:w w:val="126"/>
                            <w:sz w:val="17"/>
                          </w:rPr>
                          <w:t>0.0</w:t>
                        </w:r>
                      </w:p>
                    </w:txbxContent>
                  </v:textbox>
                </v:rect>
                <v:shape id="Shape 2932" o:spid="_x0000_s1199" style="position:absolute;left:3970;top:17835;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" path="m36752,l,,36752,xe" fillcolor="black" strokeweight=".23333mm">
                  <v:path arrowok="t" textboxrect="0,0,36752,0"/>
                </v:shape>
                <v:rect id="Rectangle 2933" o:spid="_x0000_s1200" style="position:absolute;left:1932;top:16939;width:222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0F0C4DFE" w14:textId="77777777" w:rsidR="006719BC" w:rsidRDefault="001B5807">
                        <w:pPr>
                          <w:spacing w:after="160" w:line="259" w:lineRule="auto"/>
                          <w:ind w:left="0" w:right="0" w:firstLine="0"/>
                          <w:jc w:val="left"/>
                        </w:pPr>
                        <w:r>
                          <w:rPr>
                            <w:w w:val="126"/>
                            <w:sz w:val="17"/>
                          </w:rPr>
                          <w:t>0.5</w:t>
                        </w:r>
                      </w:p>
                    </w:txbxContent>
                  </v:textbox>
                </v:rect>
                <v:shape id="Shape 2934" o:spid="_x0000_s1201" style="position:absolute;left:3970;top:13600;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" path="m36752,l,,36752,xe" fillcolor="black" strokeweight=".23333mm">
                  <v:path arrowok="t" textboxrect="0,0,36752,0"/>
                </v:shape>
                <v:rect id="Rectangle 2935" o:spid="_x0000_s1202" style="position:absolute;left:1932;top:12704;width:222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5D6CEAAA" w14:textId="77777777" w:rsidR="006719BC" w:rsidRDefault="001B5807">
                        <w:pPr>
                          <w:spacing w:after="160" w:line="259" w:lineRule="auto"/>
                          <w:ind w:left="0" w:right="0" w:firstLine="0"/>
                          <w:jc w:val="left"/>
                        </w:pPr>
                        <w:r>
                          <w:rPr>
                            <w:w w:val="126"/>
                            <w:sz w:val="17"/>
                          </w:rPr>
                          <w:t>1.0</w:t>
                        </w:r>
                      </w:p>
                    </w:txbxContent>
                  </v:textbox>
                </v:rect>
                <v:shape id="Shape 2936" o:spid="_x0000_s1203" style="position:absolute;left:3970;top:9366;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" path="m36752,l,,36752,xe" fillcolor="black" strokeweight=".23333mm">
                  <v:path arrowok="t" textboxrect="0,0,36752,0"/>
                </v:shape>
                <v:rect id="Rectangle 2937" o:spid="_x0000_s1204" style="position:absolute;left:1932;top:8469;width:222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P/xgAAAN0AAAAPAAAAZHJzL2Rvd25yZXYueG1sRI9Ba8JA&#10;FITvgv9heQVvuqlC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0bvT/8YAAADdAAAA&#10;DwAAAAAAAAAAAAAAAAAHAgAAZHJzL2Rvd25yZXYueG1sUEsFBgAAAAADAAMAtwAAAPoCAAAAAA==&#10;" filled="f" stroked="f">
                  <v:textbox inset="0,0,0,0">
                    <w:txbxContent>
                      <w:p w14:paraId="01AD6000" w14:textId="77777777" w:rsidR="006719BC" w:rsidRDefault="001B5807">
                        <w:pPr>
                          <w:spacing w:after="160" w:line="259" w:lineRule="auto"/>
                          <w:ind w:left="0" w:right="0" w:firstLine="0"/>
                          <w:jc w:val="left"/>
                        </w:pPr>
                        <w:r>
                          <w:rPr>
                            <w:w w:val="126"/>
                            <w:sz w:val="17"/>
                          </w:rPr>
                          <w:t>1.5</w:t>
                        </w:r>
                      </w:p>
                    </w:txbxContent>
                  </v:textbox>
                </v:rect>
                <v:shape id="Shape 2938" o:spid="_x0000_s1205" style="position:absolute;left:3970;top:5131;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" path="m36752,l,,36752,xe" fillcolor="black" strokeweight=".23333mm">
                  <v:path arrowok="t" textboxrect="0,0,36752,0"/>
                </v:shape>
                <v:rect id="Rectangle 2939" o:spid="_x0000_s1206" style="position:absolute;left:1932;top:4234;width:222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41010FFF" w14:textId="77777777" w:rsidR="006719BC" w:rsidRDefault="001B5807">
                        <w:pPr>
                          <w:spacing w:after="160" w:line="259" w:lineRule="auto"/>
                          <w:ind w:left="0" w:right="0" w:firstLine="0"/>
                          <w:jc w:val="left"/>
                        </w:pPr>
                        <w:r>
                          <w:rPr>
                            <w:w w:val="126"/>
                            <w:sz w:val="17"/>
                          </w:rPr>
                          <w:t>2.0</w:t>
                        </w:r>
                      </w:p>
                    </w:txbxContent>
                  </v:textbox>
                </v:rect>
                <v:shape id="Shape 2940" o:spid="_x0000_s1207" style="position:absolute;left:3970;top:896;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" path="m36752,l,,36752,xe" fillcolor="black" strokeweight=".23333mm">
                  <v:path arrowok="t" textboxrect="0,0,36752,0"/>
                </v:shape>
                <v:rect id="Rectangle 2941" o:spid="_x0000_s1208" style="position:absolute;left:1932;width:2221;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143E6DA2" w14:textId="77777777" w:rsidR="006719BC" w:rsidRDefault="001B5807">
                        <w:pPr>
                          <w:spacing w:after="160" w:line="259" w:lineRule="auto"/>
                          <w:ind w:left="0" w:right="0" w:firstLine="0"/>
                          <w:jc w:val="left"/>
                        </w:pPr>
                        <w:r>
                          <w:rPr>
                            <w:w w:val="126"/>
                            <w:sz w:val="17"/>
                          </w:rPr>
                          <w:t>2.5</w:t>
                        </w:r>
                      </w:p>
                    </w:txbxContent>
                  </v:textbox>
                </v:rect>
                <v:rect id="Rectangle 2942" o:spid="_x0000_s1209" style="position:absolute;left:-10571;top:7558;width:23509;height:23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" filled="f" stroked="f">
                  <v:textbox inset="0,0,0,0">
                    <w:txbxContent>
                      <w:p w14:paraId="44404241" w14:textId="77777777" w:rsidR="006719BC" w:rsidRDefault="001B5807">
                        <w:pPr>
                          <w:spacing w:after="160" w:line="259" w:lineRule="auto"/>
                          <w:ind w:left="0" w:right="0" w:firstLine="0"/>
                          <w:jc w:val="left"/>
                        </w:pPr>
                        <w:r>
                          <w:rPr>
                            <w:sz w:val="17"/>
                          </w:rPr>
                          <w:t>%</w:t>
                        </w:r>
                        <w:r>
                          <w:rPr>
                            <w:spacing w:val="-318"/>
                            <w:sz w:val="17"/>
                          </w:rPr>
                          <w:t xml:space="preserve"> </w:t>
                        </w:r>
                        <w:r>
                          <w:rPr>
                            <w:sz w:val="17"/>
                          </w:rPr>
                          <w:t>difference</w:t>
                        </w:r>
                        <w:r>
                          <w:rPr>
                            <w:spacing w:val="-318"/>
                            <w:sz w:val="17"/>
                          </w:rPr>
                          <w:t xml:space="preserve"> </w:t>
                        </w:r>
                        <w:r>
                          <w:rPr>
                            <w:sz w:val="17"/>
                          </w:rPr>
                          <w:t>relative</w:t>
                        </w:r>
                        <w:r>
                          <w:rPr>
                            <w:spacing w:val="-318"/>
                            <w:sz w:val="17"/>
                          </w:rPr>
                          <w:t xml:space="preserve"> </w:t>
                        </w:r>
                        <w:r>
                          <w:rPr>
                            <w:sz w:val="17"/>
                          </w:rPr>
                          <w:t>to</w:t>
                        </w:r>
                        <w:r>
                          <w:rPr>
                            <w:spacing w:val="-318"/>
                            <w:sz w:val="17"/>
                          </w:rPr>
                          <w:t xml:space="preserve"> </w:t>
                        </w:r>
                        <w:r>
                          <w:rPr>
                            <w:sz w:val="17"/>
                          </w:rPr>
                          <w:t>recession</w:t>
                        </w:r>
                      </w:p>
                    </w:txbxContent>
                  </v:textbox>
                </v:rect>
                <v:shape id="Shape 2943" o:spid="_x0000_s1210" style="position:absolute;left:5936;top:5685;width:31959;height:16385;visibility:visible;mso-wrap-style:square;v-text-anchor:top" coordsize="3195966,163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" path="m,34216l213065,11868,426129,8816,639193,1704,852258,2978r213064,374l1278387,405,1491451,r213064,1638576l3195966,1638576e" filled="f" strokecolor="blue" strokeweight=".43753mm">
                  <v:stroke endcap="square"/>
                  <v:path arrowok="t" textboxrect="0,0,3195966,1638576"/>
                </v:shape>
                <v:shape id="Shape 2944" o:spid="_x0000_s1211" style="position:absolute;left:5936;top:1314;width:31959;height:20700;visibility:visible;mso-wrap-style:square;v-text-anchor:top" coordsize="3195966,20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" path="m,22464l213065,,426129,64000r213064,54033l852258,171940r213064,47647l1278387,257663r213064,34755l1704515,1964657r213065,63299l2130644,2045619r213065,8966l2556773,2060702r213065,4391l2982902,2068028r213064,2022e" filled="f" strokecolor="blue" strokeweight=".43753mm">
                  <v:path arrowok="t" textboxrect="0,0,3195966,2070050"/>
                </v:shape>
                <v:shape id="Shape 2945" o:spid="_x0000_s1212" style="position:absolute;left:5936;top:9956;width:31959;height:11011;visibility:visible;mso-wrap-style:square;v-text-anchor:top" coordsize="3195966,110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" path="m,34388l213065,8789,426129,2984,639193,,852258,16378r213064,29386l1278387,88867r213064,72163l1704515,825103r213065,87417l2130644,964446r213065,42772l2556773,1043730r213065,25026l2982902,1087830r213064,13281e" filled="f" strokecolor="red" strokeweight=".43753mm">
                  <v:stroke endcap="square"/>
                  <v:path arrowok="t" textboxrect="0,0,3195966,1101111"/>
                </v:shape>
                <v:shape id="Shape 2946" o:spid="_x0000_s1213" style="position:absolute;left:5936;top:7046;width:31959;height:13656;visibility:visible;mso-wrap-style:square;v-text-anchor:top" coordsize="3195966,1365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" path="m,25206l213065,,426129,22501,639193,50281,852258,96307r213064,58231l1278387,223704r213064,95932l1704515,1003244r213065,121235l2130644,1191876r213065,54134l2556773,1292246r213065,32127l2982902,1348589r213064,17005e" filled="f" strokecolor="red" strokeweight=".43753mm">
                  <v:path arrowok="t" textboxrect="0,0,3195966,1365594"/>
                </v:shape>
                <v:shape id="Shape 2947" o:spid="_x0000_s1214" style="position:absolute;left:4338;top:276;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" path="m,2283226l,e" filled="f" strokeweight=".23333mm">
                  <v:stroke miterlimit="83231f" joinstyle="miter" endcap="square"/>
                  <v:path arrowok="t" textboxrect="0,0,0,2283226"/>
                </v:shape>
                <v:shape id="Shape 2948" o:spid="_x0000_s1215" style="position:absolute;left:39493;top:276;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" path="m,2283226l,e" filled="f" strokeweight=".23333mm">
                  <v:stroke miterlimit="83231f" joinstyle="miter" endcap="square"/>
                  <v:path arrowok="t" textboxrect="0,0,0,2283226"/>
                </v:shape>
                <v:shape id="Shape 2949" o:spid="_x0000_s1216" style="position:absolute;left:4338;top:23108;width:35155;height:0;visibility:visible;mso-wrap-style:square;v-text-anchor:top" coordsize="3515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" path="m,l3515563,e" filled="f" strokeweight=".23333mm">
                  <v:stroke miterlimit="83231f" joinstyle="miter" endcap="square"/>
                  <v:path arrowok="t" textboxrect="0,0,3515563,0"/>
                </v:shape>
                <v:shape id="Shape 2952" o:spid="_x0000_s1217" style="position:absolute;left:22063;top:1651;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" path="m,l210010,e" filled="f" strokecolor="blue" strokeweight=".43753mm">
                  <v:stroke endcap="square"/>
                  <v:path arrowok="t" textboxrect="0,0,210010,0"/>
                </v:shape>
                <v:shape id="Shape 2954" o:spid="_x0000_s1218" style="position:absolute;left:22063;top:3192;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" path="m,l210010,e" filled="f" strokecolor="blue" strokeweight=".43753mm">
                  <v:path arrowok="t" textboxrect="0,0,210010,0"/>
                </v:shape>
                <v:rect id="Rectangle 2955" o:spid="_x0000_s1219" style="position:absolute;left:25003;top:2264;width:1389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13551085" w14:textId="77777777" w:rsidR="006719BC" w:rsidRDefault="001B5807">
                        <w:pPr>
                          <w:spacing w:after="160" w:line="259" w:lineRule="auto"/>
                          <w:ind w:left="0" w:right="0" w:firstLine="0"/>
                          <w:jc w:val="left"/>
                        </w:pPr>
                        <w:r>
                          <w:rPr>
                            <w:w w:val="124"/>
                            <w:sz w:val="17"/>
                          </w:rPr>
                          <w:t>Income</w:t>
                        </w:r>
                        <w:r>
                          <w:rPr>
                            <w:spacing w:val="15"/>
                            <w:w w:val="124"/>
                            <w:sz w:val="17"/>
                          </w:rPr>
                          <w:t xml:space="preserve"> </w:t>
                        </w:r>
                        <w:r>
                          <w:rPr>
                            <w:w w:val="124"/>
                            <w:sz w:val="17"/>
                          </w:rPr>
                          <w:t>(AD</w:t>
                        </w:r>
                        <w:r>
                          <w:rPr>
                            <w:spacing w:val="15"/>
                            <w:w w:val="124"/>
                            <w:sz w:val="17"/>
                          </w:rPr>
                          <w:t xml:space="preserve"> </w:t>
                        </w:r>
                        <w:r>
                          <w:rPr>
                            <w:w w:val="124"/>
                            <w:sz w:val="17"/>
                          </w:rPr>
                          <w:t>effects)</w:t>
                        </w:r>
                      </w:p>
                    </w:txbxContent>
                  </v:textbox>
                </v:rect>
                <v:shape id="Shape 2956" o:spid="_x0000_s1220" style="position:absolute;left:22063;top:4732;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" path="m,l210010,e" filled="f" strokecolor="red" strokeweight=".43753mm">
                  <v:stroke endcap="square"/>
                  <v:path arrowok="t" textboxrect="0,0,210010,0"/>
                </v:shape>
                <v:rect id="Rectangle 2957" o:spid="_x0000_s1221" style="position:absolute;left:25003;top:3805;width:925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3B202C6A" w14:textId="77777777" w:rsidR="006719BC" w:rsidRDefault="001B5807">
                        <w:pPr>
                          <w:spacing w:after="160" w:line="259" w:lineRule="auto"/>
                          <w:ind w:left="0" w:right="0" w:firstLine="0"/>
                          <w:jc w:val="left"/>
                        </w:pPr>
                        <w:r>
                          <w:rPr>
                            <w:w w:val="123"/>
                            <w:sz w:val="17"/>
                          </w:rPr>
                          <w:t>Consumption</w:t>
                        </w:r>
                      </w:p>
                    </w:txbxContent>
                  </v:textbox>
                </v:rect>
                <v:shape id="Shape 2958" o:spid="_x0000_s1222" style="position:absolute;left:22063;top:6273;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" path="m,l210010,e" filled="f" strokecolor="red" strokeweight=".43753mm">
                  <v:path arrowok="t" textboxrect="0,0,210010,0"/>
                </v:shape>
                <v:rect id="Rectangle 2959" o:spid="_x0000_s1223" style="position:absolute;left:25003;top:5346;width:18003;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3992BB9C" w14:textId="77777777" w:rsidR="006719BC" w:rsidRDefault="001B5807">
                        <w:pPr>
                          <w:spacing w:after="160" w:line="259" w:lineRule="auto"/>
                          <w:ind w:left="0" w:right="0" w:firstLine="0"/>
                          <w:jc w:val="left"/>
                        </w:pPr>
                        <w:r>
                          <w:rPr>
                            <w:w w:val="124"/>
                            <w:sz w:val="17"/>
                          </w:rPr>
                          <w:t>Consumption</w:t>
                        </w:r>
                        <w:r>
                          <w:rPr>
                            <w:spacing w:val="15"/>
                            <w:w w:val="124"/>
                            <w:sz w:val="17"/>
                          </w:rPr>
                          <w:t xml:space="preserve"> </w:t>
                        </w:r>
                        <w:r>
                          <w:rPr>
                            <w:w w:val="124"/>
                            <w:sz w:val="17"/>
                          </w:rPr>
                          <w:t>(AD</w:t>
                        </w:r>
                        <w:r>
                          <w:rPr>
                            <w:spacing w:val="15"/>
                            <w:w w:val="124"/>
                            <w:sz w:val="17"/>
                          </w:rPr>
                          <w:t xml:space="preserve"> </w:t>
                        </w:r>
                        <w:r>
                          <w:rPr>
                            <w:w w:val="124"/>
                            <w:sz w:val="17"/>
                          </w:rPr>
                          <w:t>effects)</w:t>
                        </w:r>
                      </w:p>
                    </w:txbxContent>
                  </v:textbox>
                </v:rect>
                <w10:anchorlock/>
              </v:group>
            </w:pict>
          </mc:Fallback>
        </mc:AlternateContent>
      </w:r>
    </w:p>
    <w:p w14:paraId="1ACA7505" w14:textId="77777777" w:rsidR="006719BC" w:rsidRDefault="001B5807">
      <w:pPr>
        <w:spacing w:after="8" w:line="259" w:lineRule="auto"/>
        <w:ind w:left="1980" w:right="0"/>
        <w:jc w:val="left"/>
      </w:pPr>
      <w:r>
        <w:rPr>
          <w:sz w:val="17"/>
        </w:rPr>
        <w:t>1 2 3 4 5 6 7 8 910111213141516</w:t>
      </w:r>
    </w:p>
    <w:p w14:paraId="63F7FF14" w14:textId="77777777" w:rsidR="006719BC" w:rsidRDefault="001B5807">
      <w:pPr>
        <w:spacing w:after="244" w:line="259" w:lineRule="auto"/>
        <w:ind w:left="189" w:right="0"/>
        <w:jc w:val="center"/>
      </w:pPr>
      <w:r>
        <w:rPr>
          <w:sz w:val="17"/>
        </w:rPr>
        <w:t>quarter</w:t>
      </w:r>
    </w:p>
    <w:p w14:paraId="3C01A04C" w14:textId="77777777" w:rsidR="006719BC" w:rsidRDefault="001B5807">
      <w:pPr>
        <w:spacing w:after="485"/>
        <w:ind w:left="20" w:right="0"/>
      </w:pPr>
      <w:r>
        <w:rPr>
          <w:sz w:val="22"/>
        </w:rPr>
        <w:t xml:space="preserve">Figure 5 </w:t>
      </w:r>
      <w:r>
        <w:t>Impulse responses of aggregate income and consumption to a payroll tax cut lasting eight quarters during reces</w:t>
      </w:r>
      <w:del w:id="772" w:author="Christopher Karlsten [2]" w:date="2022-11-05T11:30:00Z">
        <w:r w:rsidDel="00716A7A">
          <w:delText>s</w:delText>
        </w:r>
      </w:del>
      <w:r>
        <w:t>sions with and without aggregate demand effects</w:t>
      </w:r>
    </w:p>
    <w:p w14:paraId="256F4B05" w14:textId="13B88819" w:rsidR="006719BC" w:rsidRDefault="001B5807">
      <w:pPr>
        <w:spacing w:after="346"/>
        <w:ind w:left="20" w:right="0"/>
      </w:pPr>
      <w:r>
        <w:t xml:space="preserve">increase in expected income and </w:t>
      </w:r>
      <w:del w:id="773" w:author="Christopher Karlsten [2]" w:date="2022-10-28T17:49:00Z">
        <w:r w:rsidDel="00B42EAB">
          <w:delText xml:space="preserve">also </w:delText>
        </w:r>
      </w:del>
      <w:r>
        <w:t>the reduced need for precautionary saving given the extended insurance. In the model without aggregate demand effects, consumption is only a little above the counterfactual by the time the policy is over. In the model with aggregate demand effects, there is an extra boost to income of about the same size in the first and second quarters. As this extra aggregate-demand</w:t>
      </w:r>
      <w:ins w:id="774" w:author="Christopher Karlsten [2]" w:date="2022-10-28T17:50:00Z">
        <w:r w:rsidR="00B42EAB">
          <w:t>-</w:t>
        </w:r>
      </w:ins>
      <w:del w:id="775" w:author="Christopher Karlsten [2]" w:date="2022-10-28T17:50:00Z">
        <w:r w:rsidDel="00B42EAB">
          <w:delText xml:space="preserve"> </w:delText>
        </w:r>
      </w:del>
      <w:r>
        <w:t>induced income goes to employed consumers, more of it is saved</w:t>
      </w:r>
      <w:ins w:id="776" w:author="Christopher Karlsten [2]" w:date="2022-10-28T17:50:00Z">
        <w:r w:rsidR="00B42EAB">
          <w:t>,</w:t>
        </w:r>
      </w:ins>
      <w:r>
        <w:t xml:space="preserve"> and consumption remains elevated several quarters beyond the end of the policy.</w:t>
      </w:r>
    </w:p>
    <w:p w14:paraId="399DB644" w14:textId="77777777" w:rsidR="006719BC" w:rsidRDefault="001B5807">
      <w:pPr>
        <w:pStyle w:val="Heading3"/>
        <w:ind w:left="672" w:hanging="687"/>
      </w:pPr>
      <w:bookmarkStart w:id="777" w:name="_Toc63041"/>
      <w:r>
        <w:lastRenderedPageBreak/>
        <w:t>Payroll tax cut</w:t>
      </w:r>
      <w:bookmarkEnd w:id="777"/>
    </w:p>
    <w:p w14:paraId="72661210" w14:textId="2F1AE56A" w:rsidR="006719BC" w:rsidRDefault="001B5807">
      <w:pPr>
        <w:ind w:left="20" w:right="0"/>
      </w:pPr>
      <w:r>
        <w:t xml:space="preserve">The final impulse response graph, </w:t>
      </w:r>
      <w:ins w:id="778" w:author="Christopher Karlsten [2]" w:date="2022-10-28T17:50:00Z">
        <w:r w:rsidR="00F73221">
          <w:t>f</w:t>
        </w:r>
      </w:ins>
      <w:del w:id="779" w:author="Christopher Karlsten [2]" w:date="2022-10-28T17:50:00Z">
        <w:r w:rsidDel="00F73221">
          <w:delText>F</w:delText>
        </w:r>
      </w:del>
      <w:r>
        <w:t xml:space="preserve">igure </w:t>
      </w:r>
      <w:r>
        <w:rPr>
          <w:color w:val="4C0000"/>
        </w:rPr>
        <w:t>5</w:t>
      </w:r>
      <w:r>
        <w:t>, shows the impulse response for a payroll tax cut that persists for two years (</w:t>
      </w:r>
      <w:ins w:id="780" w:author="Christopher Karlsten [2]" w:date="2022-10-28T17:51:00Z">
        <w:r w:rsidR="00F73221">
          <w:t>eight</w:t>
        </w:r>
      </w:ins>
      <w:del w:id="781" w:author="Christopher Karlsten [2]" w:date="2022-10-28T17:51:00Z">
        <w:r w:rsidDel="00F73221">
          <w:delText>8</w:delText>
        </w:r>
      </w:del>
      <w:r>
        <w:t xml:space="preserve"> quarters). In the model without aggregate demand effects, income rises by close to </w:t>
      </w:r>
      <w:del w:id="782" w:author="Christopher Karlsten [2]" w:date="2022-10-28T17:51:00Z">
        <w:r w:rsidDel="00F73221">
          <w:delText xml:space="preserve">two </w:delText>
        </w:r>
      </w:del>
      <w:ins w:id="783" w:author="Christopher Karlsten [2]" w:date="2022-10-28T17:51:00Z">
        <w:r w:rsidR="00F73221">
          <w:t xml:space="preserve">2 </w:t>
        </w:r>
      </w:ins>
      <w:r>
        <w:t>percent as the take-home pay for employed consumers goes up. After the two</w:t>
      </w:r>
      <w:ins w:id="784" w:author="Christopher Karlsten [2]" w:date="2022-10-28T17:52:00Z">
        <w:r w:rsidR="00F73221">
          <w:t>-</w:t>
        </w:r>
      </w:ins>
      <w:del w:id="785" w:author="Christopher Karlsten [2]" w:date="2022-10-28T17:52:00Z">
        <w:r w:rsidDel="00F73221">
          <w:delText xml:space="preserve"> </w:delText>
        </w:r>
      </w:del>
      <w:r>
        <w:t>year period, income drops back to where it would have been without the payroll tax cut. Consumption jumps close to 1.5 percent in response to the tax cut. Over the period in which the tax cut is in effect, consumption rises somewhat as the stock of precautionary savings goes up, before declining in anticipation of the drop in income at the two</w:t>
      </w:r>
      <w:ins w:id="786" w:author="Christopher Karlsten [2]" w:date="2022-10-28T17:54:00Z">
        <w:r w:rsidR="00957DC2">
          <w:t>-</w:t>
        </w:r>
      </w:ins>
      <w:del w:id="787" w:author="Christopher Karlsten [2]" w:date="2022-10-28T17:54:00Z">
        <w:r w:rsidDel="00957DC2">
          <w:delText xml:space="preserve"> </w:delText>
        </w:r>
      </w:del>
      <w:r>
        <w:t xml:space="preserve">year mark. Following the drop in income, consumption drops sharply </w:t>
      </w:r>
      <w:del w:id="788" w:author="Christopher Karlsten [2]" w:date="2022-10-28T17:54:00Z">
        <w:r w:rsidDel="00957DC2">
          <w:delText>due to</w:delText>
        </w:r>
      </w:del>
      <w:ins w:id="789" w:author="Christopher Karlsten [2]" w:date="2022-10-28T17:54:00Z">
        <w:r w:rsidR="00957DC2">
          <w:t>because of</w:t>
        </w:r>
      </w:ins>
      <w:r>
        <w:t xml:space="preserve"> the splurge and then decreases over time as consumers spend out the </w:t>
      </w:r>
      <w:proofErr w:type="gramStart"/>
      <w:r>
        <w:t>savings</w:t>
      </w:r>
      <w:proofErr w:type="gramEnd"/>
      <w:r>
        <w:t xml:space="preserve"> they built up over the period the tax cut was in effect. In the model with aggregate demand effects, income rises by about 2.5 percent above the counterfactual and then declines steadily as the probability that the recession remains active</w:t>
      </w:r>
      <w:ins w:id="790" w:author="Christopher Karlsten [2]" w:date="2022-10-28T17:56:00Z">
        <w:r w:rsidR="00957DC2">
          <w:t>—</w:t>
        </w:r>
      </w:ins>
      <w:del w:id="791" w:author="Christopher Karlsten [2]" w:date="2022-10-28T17:56:00Z">
        <w:r w:rsidDel="00957DC2">
          <w:delText xml:space="preserve">, </w:delText>
        </w:r>
      </w:del>
      <w:r>
        <w:t>and hence</w:t>
      </w:r>
    </w:p>
    <w:p w14:paraId="50CFD4F7" w14:textId="77777777" w:rsidR="006719BC" w:rsidRDefault="006719BC">
      <w:pPr>
        <w:sectPr w:rsidR="006719BC">
          <w:headerReference w:type="even" r:id="rId38"/>
          <w:headerReference w:type="default" r:id="rId39"/>
          <w:footerReference w:type="even" r:id="rId40"/>
          <w:footerReference w:type="default" r:id="rId41"/>
          <w:headerReference w:type="first" r:id="rId42"/>
          <w:footerReference w:type="first" r:id="rId43"/>
          <w:pgSz w:w="11906" w:h="16838"/>
          <w:pgMar w:top="1931" w:right="1488" w:bottom="2824" w:left="1488" w:header="1975" w:footer="1757" w:gutter="0"/>
          <w:cols w:space="720"/>
        </w:sectPr>
      </w:pPr>
    </w:p>
    <w:p w14:paraId="5029E9F6" w14:textId="77777777" w:rsidR="006719BC" w:rsidRDefault="001B5807">
      <w:pPr>
        <w:spacing w:after="0" w:line="259" w:lineRule="auto"/>
        <w:ind w:left="1407" w:right="0" w:firstLine="0"/>
        <w:jc w:val="left"/>
      </w:pPr>
      <w:r>
        <w:rPr>
          <w:noProof/>
          <w:sz w:val="22"/>
        </w:rPr>
        <w:lastRenderedPageBreak/>
        <mc:AlternateContent>
          <mc:Choice Requires="wpg">
            <w:drawing>
              <wp:inline distT="0" distB="0" distL="0" distR="0" wp14:anchorId="69225031" wp14:editId="646B5379">
                <wp:extent cx="3756089" cy="2319977"/>
                <wp:effectExtent l="0" t="0" r="0" b="0"/>
                <wp:docPr id="54975" name="Group 54975"/>
                <wp:cNvGraphicFramePr/>
                <a:graphic xmlns:a="http://schemas.openxmlformats.org/drawingml/2006/main">
                  <a:graphicData uri="http://schemas.microsoft.com/office/word/2010/wordprocessingGroup">
                    <wpg:wgp>
                      <wpg:cNvGrpSpPr/>
                      <wpg:grpSpPr>
                        <a:xfrm>
                          <a:off x="0" y="0"/>
                          <a:ext cx="3756089" cy="2319977"/>
                          <a:chOff x="0" y="0"/>
                          <a:chExt cx="3756089" cy="2319977"/>
                        </a:xfrm>
                      </wpg:grpSpPr>
                      <wps:wsp>
                        <wps:cNvPr id="2995" name="Shape 2995"/>
                        <wps:cNvSpPr/>
                        <wps:spPr>
                          <a:xfrm>
                            <a:off x="400325"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97" name="Shape 2997"/>
                        <wps:cNvSpPr/>
                        <wps:spPr>
                          <a:xfrm>
                            <a:off x="856892"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2999" name="Shape 2999"/>
                        <wps:cNvSpPr/>
                        <wps:spPr>
                          <a:xfrm>
                            <a:off x="1313458"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01" name="Shape 3001"/>
                        <wps:cNvSpPr/>
                        <wps:spPr>
                          <a:xfrm>
                            <a:off x="1770025"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03" name="Shape 3003"/>
                        <wps:cNvSpPr/>
                        <wps:spPr>
                          <a:xfrm>
                            <a:off x="2226592"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05" name="Shape 3005"/>
                        <wps:cNvSpPr/>
                        <wps:spPr>
                          <a:xfrm>
                            <a:off x="2683158"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07" name="Shape 3007"/>
                        <wps:cNvSpPr/>
                        <wps:spPr>
                          <a:xfrm>
                            <a:off x="3139725"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09" name="Shape 3009"/>
                        <wps:cNvSpPr/>
                        <wps:spPr>
                          <a:xfrm>
                            <a:off x="3596291" y="2283226"/>
                            <a:ext cx="0" cy="36752"/>
                          </a:xfrm>
                          <a:custGeom>
                            <a:avLst/>
                            <a:gdLst/>
                            <a:ahLst/>
                            <a:cxnLst/>
                            <a:rect l="0" t="0" r="0" b="0"/>
                            <a:pathLst>
                              <a:path h="36752">
                                <a:moveTo>
                                  <a:pt x="0" y="36752"/>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12" name="Shape 3012"/>
                        <wps:cNvSpPr/>
                        <wps:spPr>
                          <a:xfrm>
                            <a:off x="203775" y="2025439"/>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13" name="Rectangle 3013"/>
                        <wps:cNvSpPr/>
                        <wps:spPr>
                          <a:xfrm>
                            <a:off x="0" y="1935837"/>
                            <a:ext cx="222054" cy="236858"/>
                          </a:xfrm>
                          <a:prstGeom prst="rect">
                            <a:avLst/>
                          </a:prstGeom>
                          <a:ln>
                            <a:noFill/>
                          </a:ln>
                        </wps:spPr>
                        <wps:txbx>
                          <w:txbxContent>
                            <w:p w14:paraId="6158043B" w14:textId="77777777" w:rsidR="006719BC" w:rsidRDefault="001B5807">
                              <w:pPr>
                                <w:spacing w:after="160" w:line="259" w:lineRule="auto"/>
                                <w:ind w:left="0" w:right="0" w:firstLine="0"/>
                                <w:jc w:val="left"/>
                              </w:pPr>
                              <w:r>
                                <w:rPr>
                                  <w:w w:val="126"/>
                                  <w:sz w:val="17"/>
                                </w:rPr>
                                <w:t>0.2</w:t>
                              </w:r>
                            </w:p>
                          </w:txbxContent>
                        </wps:txbx>
                        <wps:bodyPr horzOverflow="overflow" vert="horz" lIns="0" tIns="0" rIns="0" bIns="0" rtlCol="0">
                          <a:noAutofit/>
                        </wps:bodyPr>
                      </wps:wsp>
                      <wps:wsp>
                        <wps:cNvPr id="3014" name="Shape 3014"/>
                        <wps:cNvSpPr/>
                        <wps:spPr>
                          <a:xfrm>
                            <a:off x="203775" y="1661791"/>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15" name="Rectangle 3015"/>
                        <wps:cNvSpPr/>
                        <wps:spPr>
                          <a:xfrm>
                            <a:off x="0" y="1572189"/>
                            <a:ext cx="222054" cy="236857"/>
                          </a:xfrm>
                          <a:prstGeom prst="rect">
                            <a:avLst/>
                          </a:prstGeom>
                          <a:ln>
                            <a:noFill/>
                          </a:ln>
                        </wps:spPr>
                        <wps:txbx>
                          <w:txbxContent>
                            <w:p w14:paraId="123EDE39" w14:textId="77777777" w:rsidR="006719BC" w:rsidRDefault="001B5807">
                              <w:pPr>
                                <w:spacing w:after="160" w:line="259" w:lineRule="auto"/>
                                <w:ind w:left="0" w:right="0" w:firstLine="0"/>
                                <w:jc w:val="left"/>
                              </w:pPr>
                              <w:r>
                                <w:rPr>
                                  <w:w w:val="126"/>
                                  <w:sz w:val="17"/>
                                </w:rPr>
                                <w:t>0.4</w:t>
                              </w:r>
                            </w:p>
                          </w:txbxContent>
                        </wps:txbx>
                        <wps:bodyPr horzOverflow="overflow" vert="horz" lIns="0" tIns="0" rIns="0" bIns="0" rtlCol="0">
                          <a:noAutofit/>
                        </wps:bodyPr>
                      </wps:wsp>
                      <wps:wsp>
                        <wps:cNvPr id="3016" name="Shape 3016"/>
                        <wps:cNvSpPr/>
                        <wps:spPr>
                          <a:xfrm>
                            <a:off x="203775" y="1298142"/>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17" name="Rectangle 3017"/>
                        <wps:cNvSpPr/>
                        <wps:spPr>
                          <a:xfrm>
                            <a:off x="0" y="1208540"/>
                            <a:ext cx="222054" cy="236858"/>
                          </a:xfrm>
                          <a:prstGeom prst="rect">
                            <a:avLst/>
                          </a:prstGeom>
                          <a:ln>
                            <a:noFill/>
                          </a:ln>
                        </wps:spPr>
                        <wps:txbx>
                          <w:txbxContent>
                            <w:p w14:paraId="775BBB17" w14:textId="77777777" w:rsidR="006719BC" w:rsidRDefault="001B5807">
                              <w:pPr>
                                <w:spacing w:after="160" w:line="259" w:lineRule="auto"/>
                                <w:ind w:left="0" w:right="0" w:firstLine="0"/>
                                <w:jc w:val="left"/>
                              </w:pPr>
                              <w:r>
                                <w:rPr>
                                  <w:w w:val="126"/>
                                  <w:sz w:val="17"/>
                                </w:rPr>
                                <w:t>0.6</w:t>
                              </w:r>
                            </w:p>
                          </w:txbxContent>
                        </wps:txbx>
                        <wps:bodyPr horzOverflow="overflow" vert="horz" lIns="0" tIns="0" rIns="0" bIns="0" rtlCol="0">
                          <a:noAutofit/>
                        </wps:bodyPr>
                      </wps:wsp>
                      <wps:wsp>
                        <wps:cNvPr id="3018" name="Shape 3018"/>
                        <wps:cNvSpPr/>
                        <wps:spPr>
                          <a:xfrm>
                            <a:off x="203775" y="934494"/>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19" name="Rectangle 3019"/>
                        <wps:cNvSpPr/>
                        <wps:spPr>
                          <a:xfrm>
                            <a:off x="0" y="844891"/>
                            <a:ext cx="222054" cy="236858"/>
                          </a:xfrm>
                          <a:prstGeom prst="rect">
                            <a:avLst/>
                          </a:prstGeom>
                          <a:ln>
                            <a:noFill/>
                          </a:ln>
                        </wps:spPr>
                        <wps:txbx>
                          <w:txbxContent>
                            <w:p w14:paraId="53B5585F" w14:textId="77777777" w:rsidR="006719BC" w:rsidRDefault="001B5807">
                              <w:pPr>
                                <w:spacing w:after="160" w:line="259" w:lineRule="auto"/>
                                <w:ind w:left="0" w:right="0" w:firstLine="0"/>
                                <w:jc w:val="left"/>
                              </w:pPr>
                              <w:r>
                                <w:rPr>
                                  <w:w w:val="126"/>
                                  <w:sz w:val="17"/>
                                </w:rPr>
                                <w:t>0.8</w:t>
                              </w:r>
                            </w:p>
                          </w:txbxContent>
                        </wps:txbx>
                        <wps:bodyPr horzOverflow="overflow" vert="horz" lIns="0" tIns="0" rIns="0" bIns="0" rtlCol="0">
                          <a:noAutofit/>
                        </wps:bodyPr>
                      </wps:wsp>
                      <wps:wsp>
                        <wps:cNvPr id="3020" name="Shape 3020"/>
                        <wps:cNvSpPr/>
                        <wps:spPr>
                          <a:xfrm>
                            <a:off x="203775" y="570845"/>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21" name="Rectangle 3021"/>
                        <wps:cNvSpPr/>
                        <wps:spPr>
                          <a:xfrm>
                            <a:off x="0" y="481243"/>
                            <a:ext cx="222054" cy="236858"/>
                          </a:xfrm>
                          <a:prstGeom prst="rect">
                            <a:avLst/>
                          </a:prstGeom>
                          <a:ln>
                            <a:noFill/>
                          </a:ln>
                        </wps:spPr>
                        <wps:txbx>
                          <w:txbxContent>
                            <w:p w14:paraId="3D7839E4" w14:textId="77777777" w:rsidR="006719BC" w:rsidRDefault="001B5807">
                              <w:pPr>
                                <w:spacing w:after="160" w:line="259" w:lineRule="auto"/>
                                <w:ind w:left="0" w:right="0" w:firstLine="0"/>
                                <w:jc w:val="left"/>
                              </w:pPr>
                              <w:r>
                                <w:rPr>
                                  <w:w w:val="126"/>
                                  <w:sz w:val="17"/>
                                </w:rPr>
                                <w:t>1.0</w:t>
                              </w:r>
                            </w:p>
                          </w:txbxContent>
                        </wps:txbx>
                        <wps:bodyPr horzOverflow="overflow" vert="horz" lIns="0" tIns="0" rIns="0" bIns="0" rtlCol="0">
                          <a:noAutofit/>
                        </wps:bodyPr>
                      </wps:wsp>
                      <wps:wsp>
                        <wps:cNvPr id="3022" name="Shape 3022"/>
                        <wps:cNvSpPr/>
                        <wps:spPr>
                          <a:xfrm>
                            <a:off x="203775" y="207196"/>
                            <a:ext cx="36752" cy="0"/>
                          </a:xfrm>
                          <a:custGeom>
                            <a:avLst/>
                            <a:gdLst/>
                            <a:ahLst/>
                            <a:cxnLst/>
                            <a:rect l="0" t="0" r="0" b="0"/>
                            <a:pathLst>
                              <a:path w="36752">
                                <a:moveTo>
                                  <a:pt x="36752" y="0"/>
                                </a:moveTo>
                                <a:lnTo>
                                  <a:pt x="0" y="0"/>
                                </a:lnTo>
                                <a:close/>
                              </a:path>
                            </a:pathLst>
                          </a:custGeom>
                          <a:ln w="8400" cap="flat">
                            <a:round/>
                          </a:ln>
                        </wps:spPr>
                        <wps:style>
                          <a:lnRef idx="1">
                            <a:srgbClr val="000000"/>
                          </a:lnRef>
                          <a:fillRef idx="1">
                            <a:srgbClr val="000000"/>
                          </a:fillRef>
                          <a:effectRef idx="0">
                            <a:scrgbClr r="0" g="0" b="0"/>
                          </a:effectRef>
                          <a:fontRef idx="none"/>
                        </wps:style>
                        <wps:bodyPr/>
                      </wps:wsp>
                      <wps:wsp>
                        <wps:cNvPr id="3023" name="Rectangle 3023"/>
                        <wps:cNvSpPr/>
                        <wps:spPr>
                          <a:xfrm>
                            <a:off x="0" y="117593"/>
                            <a:ext cx="222054" cy="236858"/>
                          </a:xfrm>
                          <a:prstGeom prst="rect">
                            <a:avLst/>
                          </a:prstGeom>
                          <a:ln>
                            <a:noFill/>
                          </a:ln>
                        </wps:spPr>
                        <wps:txbx>
                          <w:txbxContent>
                            <w:p w14:paraId="03F613A8" w14:textId="77777777" w:rsidR="006719BC" w:rsidRDefault="001B5807">
                              <w:pPr>
                                <w:spacing w:after="160" w:line="259" w:lineRule="auto"/>
                                <w:ind w:left="0" w:right="0" w:firstLine="0"/>
                                <w:jc w:val="left"/>
                              </w:pPr>
                              <w:r>
                                <w:rPr>
                                  <w:w w:val="126"/>
                                  <w:sz w:val="17"/>
                                </w:rPr>
                                <w:t>1.2</w:t>
                              </w:r>
                            </w:p>
                          </w:txbxContent>
                        </wps:txbx>
                        <wps:bodyPr horzOverflow="overflow" vert="horz" lIns="0" tIns="0" rIns="0" bIns="0" rtlCol="0">
                          <a:noAutofit/>
                        </wps:bodyPr>
                      </wps:wsp>
                      <wps:wsp>
                        <wps:cNvPr id="3024" name="Shape 3024"/>
                        <wps:cNvSpPr/>
                        <wps:spPr>
                          <a:xfrm>
                            <a:off x="400325" y="590745"/>
                            <a:ext cx="3195966" cy="1588698"/>
                          </a:xfrm>
                          <a:custGeom>
                            <a:avLst/>
                            <a:gdLst/>
                            <a:ahLst/>
                            <a:cxnLst/>
                            <a:rect l="0" t="0" r="0" b="0"/>
                            <a:pathLst>
                              <a:path w="3195966" h="1588698">
                                <a:moveTo>
                                  <a:pt x="0" y="1588698"/>
                                </a:moveTo>
                                <a:lnTo>
                                  <a:pt x="456567" y="1169761"/>
                                </a:lnTo>
                                <a:lnTo>
                                  <a:pt x="913133" y="773929"/>
                                </a:lnTo>
                                <a:lnTo>
                                  <a:pt x="1369700" y="416430"/>
                                </a:lnTo>
                                <a:lnTo>
                                  <a:pt x="1826266" y="192241"/>
                                </a:lnTo>
                                <a:lnTo>
                                  <a:pt x="2282833" y="102038"/>
                                </a:lnTo>
                                <a:lnTo>
                                  <a:pt x="2739399" y="42081"/>
                                </a:lnTo>
                                <a:lnTo>
                                  <a:pt x="3195966" y="0"/>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3025" name="Shape 3025"/>
                        <wps:cNvSpPr/>
                        <wps:spPr>
                          <a:xfrm>
                            <a:off x="400325" y="173475"/>
                            <a:ext cx="3195966" cy="1777507"/>
                          </a:xfrm>
                          <a:custGeom>
                            <a:avLst/>
                            <a:gdLst/>
                            <a:ahLst/>
                            <a:cxnLst/>
                            <a:rect l="0" t="0" r="0" b="0"/>
                            <a:pathLst>
                              <a:path w="3195966" h="1777507">
                                <a:moveTo>
                                  <a:pt x="0" y="1777507"/>
                                </a:moveTo>
                                <a:lnTo>
                                  <a:pt x="456567" y="754387"/>
                                </a:lnTo>
                                <a:lnTo>
                                  <a:pt x="913133" y="265301"/>
                                </a:lnTo>
                                <a:lnTo>
                                  <a:pt x="1369700" y="145453"/>
                                </a:lnTo>
                                <a:lnTo>
                                  <a:pt x="1826266" y="85491"/>
                                </a:lnTo>
                                <a:lnTo>
                                  <a:pt x="2282833" y="48001"/>
                                </a:lnTo>
                                <a:lnTo>
                                  <a:pt x="2739399" y="20241"/>
                                </a:lnTo>
                                <a:lnTo>
                                  <a:pt x="3195966" y="0"/>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3026" name="Shape 3026"/>
                        <wps:cNvSpPr/>
                        <wps:spPr>
                          <a:xfrm>
                            <a:off x="400325" y="103783"/>
                            <a:ext cx="3195966" cy="1192785"/>
                          </a:xfrm>
                          <a:custGeom>
                            <a:avLst/>
                            <a:gdLst/>
                            <a:ahLst/>
                            <a:cxnLst/>
                            <a:rect l="0" t="0" r="0" b="0"/>
                            <a:pathLst>
                              <a:path w="3195966" h="1192785">
                                <a:moveTo>
                                  <a:pt x="0" y="1192785"/>
                                </a:moveTo>
                                <a:lnTo>
                                  <a:pt x="456567" y="615683"/>
                                </a:lnTo>
                                <a:lnTo>
                                  <a:pt x="913133" y="370734"/>
                                </a:lnTo>
                                <a:lnTo>
                                  <a:pt x="1369700" y="231746"/>
                                </a:lnTo>
                                <a:lnTo>
                                  <a:pt x="1826266" y="142352"/>
                                </a:lnTo>
                                <a:lnTo>
                                  <a:pt x="2282833" y="79803"/>
                                </a:lnTo>
                                <a:lnTo>
                                  <a:pt x="2739399" y="34114"/>
                                </a:lnTo>
                                <a:lnTo>
                                  <a:pt x="3195966" y="0"/>
                                </a:lnTo>
                              </a:path>
                            </a:pathLst>
                          </a:custGeom>
                          <a:ln w="15751" cap="sq">
                            <a:round/>
                          </a:ln>
                        </wps:spPr>
                        <wps:style>
                          <a:lnRef idx="1">
                            <a:srgbClr val="008000"/>
                          </a:lnRef>
                          <a:fillRef idx="0">
                            <a:srgbClr val="000000">
                              <a:alpha val="0"/>
                            </a:srgbClr>
                          </a:fillRef>
                          <a:effectRef idx="0">
                            <a:scrgbClr r="0" g="0" b="0"/>
                          </a:effectRef>
                          <a:fontRef idx="none"/>
                        </wps:style>
                        <wps:bodyPr/>
                      </wps:wsp>
                      <wps:wsp>
                        <wps:cNvPr id="3027" name="Shape 3027"/>
                        <wps:cNvSpPr/>
                        <wps:spPr>
                          <a:xfrm>
                            <a:off x="240527" y="0"/>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3028" name="Shape 3028"/>
                        <wps:cNvSpPr/>
                        <wps:spPr>
                          <a:xfrm>
                            <a:off x="3756089" y="0"/>
                            <a:ext cx="0" cy="2283226"/>
                          </a:xfrm>
                          <a:custGeom>
                            <a:avLst/>
                            <a:gdLst/>
                            <a:ahLst/>
                            <a:cxnLst/>
                            <a:rect l="0" t="0" r="0" b="0"/>
                            <a:pathLst>
                              <a:path h="2283226">
                                <a:moveTo>
                                  <a:pt x="0" y="2283226"/>
                                </a:moveTo>
                                <a:lnTo>
                                  <a:pt x="0"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3029" name="Shape 3029"/>
                        <wps:cNvSpPr/>
                        <wps:spPr>
                          <a:xfrm>
                            <a:off x="240527" y="2283226"/>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1522111" y="1737036"/>
                            <a:ext cx="2181476" cy="493687"/>
                          </a:xfrm>
                          <a:custGeom>
                            <a:avLst/>
                            <a:gdLst/>
                            <a:ahLst/>
                            <a:cxnLst/>
                            <a:rect l="0" t="0" r="0" b="0"/>
                            <a:pathLst>
                              <a:path w="2181476" h="493687">
                                <a:moveTo>
                                  <a:pt x="21001" y="0"/>
                                </a:moveTo>
                                <a:lnTo>
                                  <a:pt x="2160475" y="0"/>
                                </a:lnTo>
                                <a:cubicBezTo>
                                  <a:pt x="2174476" y="0"/>
                                  <a:pt x="2181476" y="7000"/>
                                  <a:pt x="2181476" y="21001"/>
                                </a:cubicBezTo>
                                <a:lnTo>
                                  <a:pt x="2181476" y="472686"/>
                                </a:lnTo>
                                <a:cubicBezTo>
                                  <a:pt x="2181476" y="486687"/>
                                  <a:pt x="2174476" y="493687"/>
                                  <a:pt x="2160475" y="493687"/>
                                </a:cubicBezTo>
                                <a:lnTo>
                                  <a:pt x="21001" y="493687"/>
                                </a:lnTo>
                                <a:cubicBezTo>
                                  <a:pt x="7000" y="493687"/>
                                  <a:pt x="0" y="486687"/>
                                  <a:pt x="0" y="472686"/>
                                </a:cubicBezTo>
                                <a:lnTo>
                                  <a:pt x="0" y="21001"/>
                                </a:lnTo>
                                <a:cubicBezTo>
                                  <a:pt x="0" y="7000"/>
                                  <a:pt x="7000" y="0"/>
                                  <a:pt x="21001" y="0"/>
                                </a:cubicBezTo>
                                <a:close/>
                              </a:path>
                            </a:pathLst>
                          </a:custGeom>
                          <a:ln w="10500"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3032" name="Shape 3032"/>
                        <wps:cNvSpPr/>
                        <wps:spPr>
                          <a:xfrm>
                            <a:off x="1564113" y="1822025"/>
                            <a:ext cx="210010" cy="0"/>
                          </a:xfrm>
                          <a:custGeom>
                            <a:avLst/>
                            <a:gdLst/>
                            <a:ahLst/>
                            <a:cxnLst/>
                            <a:rect l="0" t="0" r="0" b="0"/>
                            <a:pathLst>
                              <a:path w="210010">
                                <a:moveTo>
                                  <a:pt x="0" y="0"/>
                                </a:moveTo>
                                <a:lnTo>
                                  <a:pt x="210010" y="0"/>
                                </a:lnTo>
                              </a:path>
                            </a:pathLst>
                          </a:custGeom>
                          <a:ln w="15751" cap="sq">
                            <a:round/>
                          </a:ln>
                        </wps:spPr>
                        <wps:style>
                          <a:lnRef idx="1">
                            <a:srgbClr val="FF0000"/>
                          </a:lnRef>
                          <a:fillRef idx="0">
                            <a:srgbClr val="000000">
                              <a:alpha val="0"/>
                            </a:srgbClr>
                          </a:fillRef>
                          <a:effectRef idx="0">
                            <a:scrgbClr r="0" g="0" b="0"/>
                          </a:effectRef>
                          <a:fontRef idx="none"/>
                        </wps:style>
                        <wps:bodyPr/>
                      </wps:wsp>
                      <wps:wsp>
                        <wps:cNvPr id="3033" name="Rectangle 3033"/>
                        <wps:cNvSpPr/>
                        <wps:spPr>
                          <a:xfrm>
                            <a:off x="1858127" y="1729305"/>
                            <a:ext cx="1035553" cy="236858"/>
                          </a:xfrm>
                          <a:prstGeom prst="rect">
                            <a:avLst/>
                          </a:prstGeom>
                          <a:ln>
                            <a:noFill/>
                          </a:ln>
                        </wps:spPr>
                        <wps:txbx>
                          <w:txbxContent>
                            <w:p w14:paraId="0CE2D1F4" w14:textId="77777777" w:rsidR="006719BC" w:rsidRDefault="001B5807">
                              <w:pPr>
                                <w:spacing w:after="160" w:line="259" w:lineRule="auto"/>
                                <w:ind w:left="0" w:right="0" w:firstLine="0"/>
                                <w:jc w:val="left"/>
                              </w:pPr>
                              <w:r>
                                <w:rPr>
                                  <w:w w:val="126"/>
                                  <w:sz w:val="17"/>
                                </w:rPr>
                                <w:t>Payroll</w:t>
                              </w:r>
                              <w:r>
                                <w:rPr>
                                  <w:spacing w:val="15"/>
                                  <w:w w:val="126"/>
                                  <w:sz w:val="17"/>
                                </w:rPr>
                                <w:t xml:space="preserve"> </w:t>
                              </w:r>
                              <w:r>
                                <w:rPr>
                                  <w:w w:val="126"/>
                                  <w:sz w:val="17"/>
                                </w:rPr>
                                <w:t>Tax</w:t>
                              </w:r>
                              <w:r>
                                <w:rPr>
                                  <w:spacing w:val="15"/>
                                  <w:w w:val="126"/>
                                  <w:sz w:val="17"/>
                                </w:rPr>
                                <w:t xml:space="preserve"> </w:t>
                              </w:r>
                              <w:r>
                                <w:rPr>
                                  <w:w w:val="126"/>
                                  <w:sz w:val="17"/>
                                </w:rPr>
                                <w:t>cut</w:t>
                              </w:r>
                            </w:p>
                          </w:txbxContent>
                        </wps:txbx>
                        <wps:bodyPr horzOverflow="overflow" vert="horz" lIns="0" tIns="0" rIns="0" bIns="0" rtlCol="0">
                          <a:noAutofit/>
                        </wps:bodyPr>
                      </wps:wsp>
                      <wps:wsp>
                        <wps:cNvPr id="3034" name="Shape 3034"/>
                        <wps:cNvSpPr/>
                        <wps:spPr>
                          <a:xfrm>
                            <a:off x="1564113" y="1976087"/>
                            <a:ext cx="210010" cy="0"/>
                          </a:xfrm>
                          <a:custGeom>
                            <a:avLst/>
                            <a:gdLst/>
                            <a:ahLst/>
                            <a:cxnLst/>
                            <a:rect l="0" t="0" r="0" b="0"/>
                            <a:pathLst>
                              <a:path w="210010">
                                <a:moveTo>
                                  <a:pt x="0" y="0"/>
                                </a:moveTo>
                                <a:lnTo>
                                  <a:pt x="210010" y="0"/>
                                </a:lnTo>
                              </a:path>
                            </a:pathLst>
                          </a:custGeom>
                          <a:ln w="15751" cap="sq">
                            <a:round/>
                          </a:ln>
                        </wps:spPr>
                        <wps:style>
                          <a:lnRef idx="1">
                            <a:srgbClr val="0000FF"/>
                          </a:lnRef>
                          <a:fillRef idx="0">
                            <a:srgbClr val="000000">
                              <a:alpha val="0"/>
                            </a:srgbClr>
                          </a:fillRef>
                          <a:effectRef idx="0">
                            <a:scrgbClr r="0" g="0" b="0"/>
                          </a:effectRef>
                          <a:fontRef idx="none"/>
                        </wps:style>
                        <wps:bodyPr/>
                      </wps:wsp>
                      <wps:wsp>
                        <wps:cNvPr id="3035" name="Rectangle 3035"/>
                        <wps:cNvSpPr/>
                        <wps:spPr>
                          <a:xfrm>
                            <a:off x="1858127" y="1883366"/>
                            <a:ext cx="2397343" cy="236858"/>
                          </a:xfrm>
                          <a:prstGeom prst="rect">
                            <a:avLst/>
                          </a:prstGeom>
                          <a:ln>
                            <a:noFill/>
                          </a:ln>
                        </wps:spPr>
                        <wps:txbx>
                          <w:txbxContent>
                            <w:p w14:paraId="4DB71A77" w14:textId="77777777" w:rsidR="006719BC" w:rsidRDefault="001B5807">
                              <w:pPr>
                                <w:spacing w:after="160" w:line="259" w:lineRule="auto"/>
                                <w:ind w:left="0" w:right="0" w:firstLine="0"/>
                                <w:jc w:val="left"/>
                              </w:pPr>
                              <w:r>
                                <w:rPr>
                                  <w:w w:val="123"/>
                                  <w:sz w:val="17"/>
                                </w:rPr>
                                <w:t>Extended</w:t>
                              </w:r>
                              <w:r>
                                <w:rPr>
                                  <w:spacing w:val="15"/>
                                  <w:w w:val="123"/>
                                  <w:sz w:val="17"/>
                                </w:rPr>
                                <w:t xml:space="preserve"> </w:t>
                              </w:r>
                              <w:r>
                                <w:rPr>
                                  <w:w w:val="123"/>
                                  <w:sz w:val="17"/>
                                </w:rPr>
                                <w:t>Unemployment</w:t>
                              </w:r>
                              <w:r>
                                <w:rPr>
                                  <w:spacing w:val="15"/>
                                  <w:w w:val="123"/>
                                  <w:sz w:val="17"/>
                                </w:rPr>
                                <w:t xml:space="preserve"> </w:t>
                              </w:r>
                              <w:r>
                                <w:rPr>
                                  <w:w w:val="123"/>
                                  <w:sz w:val="17"/>
                                </w:rPr>
                                <w:t>Benefits</w:t>
                              </w:r>
                            </w:p>
                          </w:txbxContent>
                        </wps:txbx>
                        <wps:bodyPr horzOverflow="overflow" vert="horz" lIns="0" tIns="0" rIns="0" bIns="0" rtlCol="0">
                          <a:noAutofit/>
                        </wps:bodyPr>
                      </wps:wsp>
                      <wps:wsp>
                        <wps:cNvPr id="3036" name="Shape 3036"/>
                        <wps:cNvSpPr/>
                        <wps:spPr>
                          <a:xfrm>
                            <a:off x="1564113" y="2130149"/>
                            <a:ext cx="210010" cy="0"/>
                          </a:xfrm>
                          <a:custGeom>
                            <a:avLst/>
                            <a:gdLst/>
                            <a:ahLst/>
                            <a:cxnLst/>
                            <a:rect l="0" t="0" r="0" b="0"/>
                            <a:pathLst>
                              <a:path w="210010">
                                <a:moveTo>
                                  <a:pt x="0" y="0"/>
                                </a:moveTo>
                                <a:lnTo>
                                  <a:pt x="210010" y="0"/>
                                </a:lnTo>
                              </a:path>
                            </a:pathLst>
                          </a:custGeom>
                          <a:ln w="15751" cap="sq">
                            <a:round/>
                          </a:ln>
                        </wps:spPr>
                        <wps:style>
                          <a:lnRef idx="1">
                            <a:srgbClr val="008000"/>
                          </a:lnRef>
                          <a:fillRef idx="0">
                            <a:srgbClr val="000000">
                              <a:alpha val="0"/>
                            </a:srgbClr>
                          </a:fillRef>
                          <a:effectRef idx="0">
                            <a:scrgbClr r="0" g="0" b="0"/>
                          </a:effectRef>
                          <a:fontRef idx="none"/>
                        </wps:style>
                        <wps:bodyPr/>
                      </wps:wsp>
                      <wps:wsp>
                        <wps:cNvPr id="3037" name="Rectangle 3037"/>
                        <wps:cNvSpPr/>
                        <wps:spPr>
                          <a:xfrm>
                            <a:off x="1858127" y="2037428"/>
                            <a:ext cx="1080941" cy="236858"/>
                          </a:xfrm>
                          <a:prstGeom prst="rect">
                            <a:avLst/>
                          </a:prstGeom>
                          <a:ln>
                            <a:noFill/>
                          </a:ln>
                        </wps:spPr>
                        <wps:txbx>
                          <w:txbxContent>
                            <w:p w14:paraId="1E85E5CC" w14:textId="77777777" w:rsidR="006719BC" w:rsidRDefault="001B5807">
                              <w:pPr>
                                <w:spacing w:after="160" w:line="259" w:lineRule="auto"/>
                                <w:ind w:left="0" w:right="0" w:firstLine="0"/>
                                <w:jc w:val="left"/>
                              </w:pPr>
                              <w:r>
                                <w:rPr>
                                  <w:w w:val="126"/>
                                  <w:sz w:val="17"/>
                                </w:rPr>
                                <w:t>Stimulus</w:t>
                              </w:r>
                              <w:r>
                                <w:rPr>
                                  <w:spacing w:val="15"/>
                                  <w:w w:val="126"/>
                                  <w:sz w:val="17"/>
                                </w:rPr>
                                <w:t xml:space="preserve"> </w:t>
                              </w:r>
                              <w:r>
                                <w:rPr>
                                  <w:w w:val="126"/>
                                  <w:sz w:val="17"/>
                                </w:rPr>
                                <w:t>Check</w:t>
                              </w:r>
                            </w:p>
                          </w:txbxContent>
                        </wps:txbx>
                        <wps:bodyPr horzOverflow="overflow" vert="horz" lIns="0" tIns="0" rIns="0" bIns="0" rtlCol="0">
                          <a:noAutofit/>
                        </wps:bodyPr>
                      </wps:wsp>
                    </wpg:wgp>
                  </a:graphicData>
                </a:graphic>
              </wp:inline>
            </w:drawing>
          </mc:Choice>
          <mc:Fallback>
            <w:pict>
              <v:group w14:anchorId="69225031" id="Group 54975" o:spid="_x0000_s1224" style="width:295.75pt;height:182.7pt;mso-position-horizontal-relative:char;mso-position-vertical-relative:line" coordsize="37560,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">
                <v:shape id="Shape 2995" o:spid="_x0000_s1225" style="position:absolute;left:4003;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" path="m,36752l,,,36752xe" fillcolor="black" strokeweight=".23333mm">
                  <v:path arrowok="t" textboxrect="0,0,0,36752"/>
                </v:shape>
                <v:shape id="Shape 2997" o:spid="_x0000_s1226" style="position:absolute;left:8568;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" path="m,36752l,,,36752xe" fillcolor="black" strokeweight=".23333mm">
                  <v:path arrowok="t" textboxrect="0,0,0,36752"/>
                </v:shape>
                <v:shape id="Shape 2999" o:spid="_x0000_s1227" style="position:absolute;left:13134;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" path="m,36752l,,,36752xe" fillcolor="black" strokeweight=".23333mm">
                  <v:path arrowok="t" textboxrect="0,0,0,36752"/>
                </v:shape>
                <v:shape id="Shape 3001" o:spid="_x0000_s1228" style="position:absolute;left:17700;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" path="m,36752l,,,36752xe" fillcolor="black" strokeweight=".23333mm">
                  <v:path arrowok="t" textboxrect="0,0,0,36752"/>
                </v:shape>
                <v:shape id="Shape 3003" o:spid="_x0000_s1229" style="position:absolute;left:22265;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" path="m,36752l,,,36752xe" fillcolor="black" strokeweight=".23333mm">
                  <v:path arrowok="t" textboxrect="0,0,0,36752"/>
                </v:shape>
                <v:shape id="Shape 3005" o:spid="_x0000_s1230" style="position:absolute;left:26831;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" path="m,36752l,,,36752xe" fillcolor="black" strokeweight=".23333mm">
                  <v:path arrowok="t" textboxrect="0,0,0,36752"/>
                </v:shape>
                <v:shape id="Shape 3007" o:spid="_x0000_s1231" style="position:absolute;left:31397;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" path="m,36752l,,,36752xe" fillcolor="black" strokeweight=".23333mm">
                  <v:path arrowok="t" textboxrect="0,0,0,36752"/>
                </v:shape>
                <v:shape id="Shape 3009" o:spid="_x0000_s1232" style="position:absolute;left:35962;top:22832;width:0;height:367;visibility:visible;mso-wrap-style:square;v-text-anchor:top" coordsize="0,3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" path="m,36752l,,,36752xe" fillcolor="black" strokeweight=".23333mm">
                  <v:path arrowok="t" textboxrect="0,0,0,36752"/>
                </v:shape>
                <v:shape id="Shape 3012" o:spid="_x0000_s1233" style="position:absolute;left:2037;top:20254;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" path="m36752,l,,36752,xe" fillcolor="black" strokeweight=".23333mm">
                  <v:path arrowok="t" textboxrect="0,0,36752,0"/>
                </v:shape>
                <v:rect id="Rectangle 3013" o:spid="_x0000_s1234" style="position:absolute;top:19358;width:2220;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6158043B" w14:textId="77777777" w:rsidR="006719BC" w:rsidRDefault="001B5807">
                        <w:pPr>
                          <w:spacing w:after="160" w:line="259" w:lineRule="auto"/>
                          <w:ind w:left="0" w:right="0" w:firstLine="0"/>
                          <w:jc w:val="left"/>
                        </w:pPr>
                        <w:r>
                          <w:rPr>
                            <w:w w:val="126"/>
                            <w:sz w:val="17"/>
                          </w:rPr>
                          <w:t>0.2</w:t>
                        </w:r>
                      </w:p>
                    </w:txbxContent>
                  </v:textbox>
                </v:rect>
                <v:shape id="Shape 3014" o:spid="_x0000_s1235" style="position:absolute;left:2037;top:16617;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" path="m36752,l,,36752,xe" fillcolor="black" strokeweight=".23333mm">
                  <v:path arrowok="t" textboxrect="0,0,36752,0"/>
                </v:shape>
                <v:rect id="Rectangle 3015" o:spid="_x0000_s1236" style="position:absolute;top:15721;width:222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123EDE39" w14:textId="77777777" w:rsidR="006719BC" w:rsidRDefault="001B5807">
                        <w:pPr>
                          <w:spacing w:after="160" w:line="259" w:lineRule="auto"/>
                          <w:ind w:left="0" w:right="0" w:firstLine="0"/>
                          <w:jc w:val="left"/>
                        </w:pPr>
                        <w:r>
                          <w:rPr>
                            <w:w w:val="126"/>
                            <w:sz w:val="17"/>
                          </w:rPr>
                          <w:t>0.4</w:t>
                        </w:r>
                      </w:p>
                    </w:txbxContent>
                  </v:textbox>
                </v:rect>
                <v:shape id="Shape 3016" o:spid="_x0000_s1237" style="position:absolute;left:2037;top:12981;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" path="m36752,l,,36752,xe" fillcolor="black" strokeweight=".23333mm">
                  <v:path arrowok="t" textboxrect="0,0,36752,0"/>
                </v:shape>
                <v:rect id="Rectangle 3017" o:spid="_x0000_s1238" style="position:absolute;top:12085;width:2220;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775BBB17" w14:textId="77777777" w:rsidR="006719BC" w:rsidRDefault="001B5807">
                        <w:pPr>
                          <w:spacing w:after="160" w:line="259" w:lineRule="auto"/>
                          <w:ind w:left="0" w:right="0" w:firstLine="0"/>
                          <w:jc w:val="left"/>
                        </w:pPr>
                        <w:r>
                          <w:rPr>
                            <w:w w:val="126"/>
                            <w:sz w:val="17"/>
                          </w:rPr>
                          <w:t>0.6</w:t>
                        </w:r>
                      </w:p>
                    </w:txbxContent>
                  </v:textbox>
                </v:rect>
                <v:shape id="Shape 3018" o:spid="_x0000_s1239" style="position:absolute;left:2037;top:9344;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" path="m36752,l,,36752,xe" fillcolor="black" strokeweight=".23333mm">
                  <v:path arrowok="t" textboxrect="0,0,36752,0"/>
                </v:shape>
                <v:rect id="Rectangle 3019" o:spid="_x0000_s1240" style="position:absolute;top:8448;width:222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53B5585F" w14:textId="77777777" w:rsidR="006719BC" w:rsidRDefault="001B5807">
                        <w:pPr>
                          <w:spacing w:after="160" w:line="259" w:lineRule="auto"/>
                          <w:ind w:left="0" w:right="0" w:firstLine="0"/>
                          <w:jc w:val="left"/>
                        </w:pPr>
                        <w:r>
                          <w:rPr>
                            <w:w w:val="126"/>
                            <w:sz w:val="17"/>
                          </w:rPr>
                          <w:t>0.8</w:t>
                        </w:r>
                      </w:p>
                    </w:txbxContent>
                  </v:textbox>
                </v:rect>
                <v:shape id="Shape 3020" o:spid="_x0000_s1241" style="position:absolute;left:2037;top:5708;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" path="m36752,l,,36752,xe" fillcolor="black" strokeweight=".23333mm">
                  <v:path arrowok="t" textboxrect="0,0,36752,0"/>
                </v:shape>
                <v:rect id="Rectangle 3021" o:spid="_x0000_s1242" style="position:absolute;top:4812;width:222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3D7839E4" w14:textId="77777777" w:rsidR="006719BC" w:rsidRDefault="001B5807">
                        <w:pPr>
                          <w:spacing w:after="160" w:line="259" w:lineRule="auto"/>
                          <w:ind w:left="0" w:right="0" w:firstLine="0"/>
                          <w:jc w:val="left"/>
                        </w:pPr>
                        <w:r>
                          <w:rPr>
                            <w:w w:val="126"/>
                            <w:sz w:val="17"/>
                          </w:rPr>
                          <w:t>1.0</w:t>
                        </w:r>
                      </w:p>
                    </w:txbxContent>
                  </v:textbox>
                </v:rect>
                <v:shape id="Shape 3022" o:spid="_x0000_s1243" style="position:absolute;left:2037;top:2071;width:368;height:0;visibility:visible;mso-wrap-style:square;v-text-anchor:top" coordsize="3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" path="m36752,l,,36752,xe" fillcolor="black" strokeweight=".23333mm">
                  <v:path arrowok="t" textboxrect="0,0,36752,0"/>
                </v:shape>
                <v:rect id="Rectangle 3023" o:spid="_x0000_s1244" style="position:absolute;top:1175;width:222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42xQAAAN0AAAAPAAAAZHJzL2Rvd25yZXYueG1sRI9Pi8Iw&#10;FMTvgt8hvAVvmq6C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Dfe42xQAAAN0AAAAP&#10;AAAAAAAAAAAAAAAAAAcCAABkcnMvZG93bnJldi54bWxQSwUGAAAAAAMAAwC3AAAA+QIAAAAA&#10;" filled="f" stroked="f">
                  <v:textbox inset="0,0,0,0">
                    <w:txbxContent>
                      <w:p w14:paraId="03F613A8" w14:textId="77777777" w:rsidR="006719BC" w:rsidRDefault="001B5807">
                        <w:pPr>
                          <w:spacing w:after="160" w:line="259" w:lineRule="auto"/>
                          <w:ind w:left="0" w:right="0" w:firstLine="0"/>
                          <w:jc w:val="left"/>
                        </w:pPr>
                        <w:r>
                          <w:rPr>
                            <w:w w:val="126"/>
                            <w:sz w:val="17"/>
                          </w:rPr>
                          <w:t>1.2</w:t>
                        </w:r>
                      </w:p>
                    </w:txbxContent>
                  </v:textbox>
                </v:rect>
                <v:shape id="Shape 3024" o:spid="_x0000_s1245" style="position:absolute;left:4003;top:5907;width:31959;height:15887;visibility:visible;mso-wrap-style:square;v-text-anchor:top" coordsize="3195966,158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" path="m,1588698l456567,1169761,913133,773929,1369700,416430,1826266,192241r456567,-90203l2739399,42081,3195966,e" filled="f" strokecolor="red" strokeweight=".43753mm">
                  <v:stroke endcap="square"/>
                  <v:path arrowok="t" textboxrect="0,0,3195966,1588698"/>
                </v:shape>
                <v:shape id="Shape 3025" o:spid="_x0000_s1246" style="position:absolute;left:4003;top:1734;width:31959;height:17775;visibility:visible;mso-wrap-style:square;v-text-anchor:top" coordsize="3195966,177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" path="m,1777507l456567,754387,913133,265301,1369700,145453,1826266,85491,2282833,48001,2739399,20241,3195966,e" filled="f" strokecolor="blue" strokeweight=".43753mm">
                  <v:stroke endcap="square"/>
                  <v:path arrowok="t" textboxrect="0,0,3195966,1777507"/>
                </v:shape>
                <v:shape id="Shape 3026" o:spid="_x0000_s1247" style="position:absolute;left:4003;top:1037;width:31959;height:11928;visibility:visible;mso-wrap-style:square;v-text-anchor:top" coordsize="3195966,11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" path="m,1192785l456567,615683,913133,370734,1369700,231746r456566,-89394l2282833,79803,2739399,34114,3195966,e" filled="f" strokecolor="green" strokeweight=".43753mm">
                  <v:stroke endcap="square"/>
                  <v:path arrowok="t" textboxrect="0,0,3195966,1192785"/>
                </v:shape>
                <v:shape id="Shape 3027" o:spid="_x0000_s1248" style="position:absolute;left:2405;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" path="m,2283226l,e" filled="f" strokeweight=".23333mm">
                  <v:stroke miterlimit="83231f" joinstyle="miter" endcap="square"/>
                  <v:path arrowok="t" textboxrect="0,0,0,2283226"/>
                </v:shape>
                <v:shape id="Shape 3028" o:spid="_x0000_s1249" style="position:absolute;left:37560;width:0;height:22832;visibility:visible;mso-wrap-style:square;v-text-anchor:top" coordsize="0,228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" path="m,2283226l,e" filled="f" strokeweight=".23333mm">
                  <v:stroke miterlimit="83231f" joinstyle="miter" endcap="square"/>
                  <v:path arrowok="t" textboxrect="0,0,0,2283226"/>
                </v:shape>
                <v:shape id="Shape 3029" o:spid="_x0000_s1250" style="position:absolute;left:2405;top:22832;width:35155;height:0;visibility:visible;mso-wrap-style:square;v-text-anchor:top" coordsize="3515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" path="m,l3515563,e" filled="f" strokeweight=".23333mm">
                  <v:stroke miterlimit="83231f" joinstyle="miter" endcap="square"/>
                  <v:path arrowok="t" textboxrect="0,0,3515563,0"/>
                </v:shape>
                <v:shape id="Shape 3031" o:spid="_x0000_s1251" style="position:absolute;left:15221;top:17370;width:21814;height:4937;visibility:visible;mso-wrap-style:square;v-text-anchor:top" coordsize="2181476,4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" path="m21001,l2160475,v14001,,21001,7000,21001,21001l2181476,472686v,14001,-7000,21001,-21001,21001l21001,493687c7000,493687,,486687,,472686l,21001c,7000,7000,,21001,xe" strokecolor="#ccc" strokeweight=".29167mm">
                  <v:fill opacity="52428f"/>
                  <v:stroke opacity="52428f" miterlimit="83231f" joinstyle="miter"/>
                  <v:path arrowok="t" textboxrect="0,0,2181476,493687"/>
                </v:shape>
                <v:shape id="Shape 3032" o:spid="_x0000_s1252" style="position:absolute;left:15641;top:18220;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" path="m,l210010,e" filled="f" strokecolor="red" strokeweight=".43753mm">
                  <v:stroke endcap="square"/>
                  <v:path arrowok="t" textboxrect="0,0,210010,0"/>
                </v:shape>
                <v:rect id="Rectangle 3033" o:spid="_x0000_s1253" style="position:absolute;left:18581;top:17293;width:10355;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0CE2D1F4" w14:textId="77777777" w:rsidR="006719BC" w:rsidRDefault="001B5807">
                        <w:pPr>
                          <w:spacing w:after="160" w:line="259" w:lineRule="auto"/>
                          <w:ind w:left="0" w:right="0" w:firstLine="0"/>
                          <w:jc w:val="left"/>
                        </w:pPr>
                        <w:r>
                          <w:rPr>
                            <w:w w:val="126"/>
                            <w:sz w:val="17"/>
                          </w:rPr>
                          <w:t>Payroll</w:t>
                        </w:r>
                        <w:r>
                          <w:rPr>
                            <w:spacing w:val="15"/>
                            <w:w w:val="126"/>
                            <w:sz w:val="17"/>
                          </w:rPr>
                          <w:t xml:space="preserve"> </w:t>
                        </w:r>
                        <w:r>
                          <w:rPr>
                            <w:w w:val="126"/>
                            <w:sz w:val="17"/>
                          </w:rPr>
                          <w:t>Tax</w:t>
                        </w:r>
                        <w:r>
                          <w:rPr>
                            <w:spacing w:val="15"/>
                            <w:w w:val="126"/>
                            <w:sz w:val="17"/>
                          </w:rPr>
                          <w:t xml:space="preserve"> </w:t>
                        </w:r>
                        <w:r>
                          <w:rPr>
                            <w:w w:val="126"/>
                            <w:sz w:val="17"/>
                          </w:rPr>
                          <w:t>cut</w:t>
                        </w:r>
                      </w:p>
                    </w:txbxContent>
                  </v:textbox>
                </v:rect>
                <v:shape id="Shape 3034" o:spid="_x0000_s1254" style="position:absolute;left:15641;top:19760;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" path="m,l210010,e" filled="f" strokecolor="blue" strokeweight=".43753mm">
                  <v:stroke endcap="square"/>
                  <v:path arrowok="t" textboxrect="0,0,210010,0"/>
                </v:shape>
                <v:rect id="Rectangle 3035" o:spid="_x0000_s1255" style="position:absolute;left:18581;top:18833;width:23973;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4DB71A77" w14:textId="77777777" w:rsidR="006719BC" w:rsidRDefault="001B5807">
                        <w:pPr>
                          <w:spacing w:after="160" w:line="259" w:lineRule="auto"/>
                          <w:ind w:left="0" w:right="0" w:firstLine="0"/>
                          <w:jc w:val="left"/>
                        </w:pPr>
                        <w:r>
                          <w:rPr>
                            <w:w w:val="123"/>
                            <w:sz w:val="17"/>
                          </w:rPr>
                          <w:t>Extended</w:t>
                        </w:r>
                        <w:r>
                          <w:rPr>
                            <w:spacing w:val="15"/>
                            <w:w w:val="123"/>
                            <w:sz w:val="17"/>
                          </w:rPr>
                          <w:t xml:space="preserve"> </w:t>
                        </w:r>
                        <w:r>
                          <w:rPr>
                            <w:w w:val="123"/>
                            <w:sz w:val="17"/>
                          </w:rPr>
                          <w:t>Unemployment</w:t>
                        </w:r>
                        <w:r>
                          <w:rPr>
                            <w:spacing w:val="15"/>
                            <w:w w:val="123"/>
                            <w:sz w:val="17"/>
                          </w:rPr>
                          <w:t xml:space="preserve"> </w:t>
                        </w:r>
                        <w:r>
                          <w:rPr>
                            <w:w w:val="123"/>
                            <w:sz w:val="17"/>
                          </w:rPr>
                          <w:t>Benefits</w:t>
                        </w:r>
                      </w:p>
                    </w:txbxContent>
                  </v:textbox>
                </v:rect>
                <v:shape id="Shape 3036" o:spid="_x0000_s1256" style="position:absolute;left:15641;top:21301;width:2100;height:0;visibility:visible;mso-wrap-style:square;v-text-anchor:top" coordsize="2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" path="m,l210010,e" filled="f" strokecolor="green" strokeweight=".43753mm">
                  <v:stroke endcap="square"/>
                  <v:path arrowok="t" textboxrect="0,0,210010,0"/>
                </v:shape>
                <v:rect id="Rectangle 3037" o:spid="_x0000_s1257" style="position:absolute;left:18581;top:20374;width:10809;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1E85E5CC" w14:textId="77777777" w:rsidR="006719BC" w:rsidRDefault="001B5807">
                        <w:pPr>
                          <w:spacing w:after="160" w:line="259" w:lineRule="auto"/>
                          <w:ind w:left="0" w:right="0" w:firstLine="0"/>
                          <w:jc w:val="left"/>
                        </w:pPr>
                        <w:r>
                          <w:rPr>
                            <w:w w:val="126"/>
                            <w:sz w:val="17"/>
                          </w:rPr>
                          <w:t>Stimulus</w:t>
                        </w:r>
                        <w:r>
                          <w:rPr>
                            <w:spacing w:val="15"/>
                            <w:w w:val="126"/>
                            <w:sz w:val="17"/>
                          </w:rPr>
                          <w:t xml:space="preserve"> </w:t>
                        </w:r>
                        <w:r>
                          <w:rPr>
                            <w:w w:val="126"/>
                            <w:sz w:val="17"/>
                          </w:rPr>
                          <w:t>Check</w:t>
                        </w:r>
                      </w:p>
                    </w:txbxContent>
                  </v:textbox>
                </v:rect>
                <w10:anchorlock/>
              </v:group>
            </w:pict>
          </mc:Fallback>
        </mc:AlternateContent>
      </w:r>
    </w:p>
    <w:p w14:paraId="73016139" w14:textId="77777777" w:rsidR="006719BC" w:rsidRDefault="001B5807">
      <w:pPr>
        <w:spacing w:after="8" w:line="259" w:lineRule="auto"/>
        <w:ind w:left="1980" w:right="0"/>
        <w:jc w:val="left"/>
      </w:pPr>
      <w:r>
        <w:rPr>
          <w:sz w:val="17"/>
        </w:rPr>
        <w:t>1 3 5 7 9 11 13 15</w:t>
      </w:r>
    </w:p>
    <w:p w14:paraId="16FBC644" w14:textId="77777777" w:rsidR="006719BC" w:rsidRDefault="001B5807">
      <w:pPr>
        <w:spacing w:after="244" w:line="259" w:lineRule="auto"/>
        <w:ind w:left="189" w:right="302"/>
        <w:jc w:val="center"/>
      </w:pPr>
      <w:r>
        <w:rPr>
          <w:sz w:val="17"/>
        </w:rPr>
        <w:t>quarter</w:t>
      </w:r>
    </w:p>
    <w:p w14:paraId="21010C3D" w14:textId="1A10CDD6" w:rsidR="00D57ED1" w:rsidRDefault="001B5807" w:rsidP="00D57ED1">
      <w:pPr>
        <w:spacing w:after="0"/>
        <w:ind w:left="28" w:right="288" w:hanging="14"/>
        <w:rPr>
          <w:ins w:id="792" w:author="Christopher Karlsten [2]" w:date="2022-11-07T18:20:00Z"/>
        </w:rPr>
      </w:pPr>
      <w:r>
        <w:rPr>
          <w:sz w:val="22"/>
        </w:rPr>
        <w:t xml:space="preserve">Figure 6 </w:t>
      </w:r>
      <w:r>
        <w:t>Cum</w:t>
      </w:r>
      <w:del w:id="793" w:author="Christopher Karlsten [2]" w:date="2022-11-05T11:27:00Z">
        <w:r w:rsidDel="00C70F23">
          <w:delText>m</w:delText>
        </w:r>
      </w:del>
      <w:r>
        <w:t xml:space="preserve">ulative </w:t>
      </w:r>
      <w:ins w:id="794" w:author="Christopher Karlsten [2]" w:date="2022-11-05T11:43:00Z">
        <w:r w:rsidR="009A6CF7">
          <w:t>m</w:t>
        </w:r>
      </w:ins>
      <w:del w:id="795" w:author="Christopher Karlsten [2]" w:date="2022-11-05T11:43:00Z">
        <w:r w:rsidDel="009A6CF7">
          <w:delText>M</w:delText>
        </w:r>
      </w:del>
      <w:r>
        <w:t>ultiplier as a function of the horizon for the three policies</w:t>
      </w:r>
      <w:del w:id="796" w:author="Christopher Karlsten [2]" w:date="2022-11-07T18:22:00Z">
        <w:r w:rsidDel="00D57ED1">
          <w:delText>.</w:delText>
        </w:r>
      </w:del>
      <w:r>
        <w:t xml:space="preserve"> </w:t>
      </w:r>
    </w:p>
    <w:p w14:paraId="53F1CA3C" w14:textId="403F50EF" w:rsidR="006719BC" w:rsidRDefault="00D57ED1">
      <w:pPr>
        <w:spacing w:after="442"/>
        <w:ind w:left="20" w:right="288"/>
      </w:pPr>
      <w:ins w:id="797" w:author="Christopher Karlsten [2]" w:date="2022-11-07T18:20:00Z">
        <w:r>
          <w:rPr>
            <w:sz w:val="22"/>
          </w:rPr>
          <w:t xml:space="preserve">Note: </w:t>
        </w:r>
      </w:ins>
      <w:r w:rsidR="001B5807">
        <w:t>Policies are implemented during a recession with AD effect active.</w:t>
      </w:r>
    </w:p>
    <w:p w14:paraId="7DE84E16" w14:textId="6C334686" w:rsidR="006719BC" w:rsidRDefault="001B5807" w:rsidP="00D57ED1">
      <w:pPr>
        <w:spacing w:after="423"/>
        <w:ind w:left="28" w:right="288" w:hanging="14"/>
      </w:pPr>
      <w:r>
        <w:t>the aggregate demand effects in place</w:t>
      </w:r>
      <w:ins w:id="798" w:author="Christopher Karlsten [2]" w:date="2022-10-28T17:56:00Z">
        <w:r w:rsidR="00957DC2">
          <w:t>—</w:t>
        </w:r>
      </w:ins>
      <w:del w:id="799" w:author="Christopher Karlsten [2]" w:date="2022-10-28T17:56:00Z">
        <w:r w:rsidDel="00957DC2">
          <w:delText xml:space="preserve">, </w:delText>
        </w:r>
      </w:del>
      <w:r>
        <w:t>goes down over time.</w:t>
      </w:r>
      <w:r>
        <w:rPr>
          <w:color w:val="4C0000"/>
          <w:sz w:val="18"/>
          <w:vertAlign w:val="superscript"/>
        </w:rPr>
        <w:footnoteReference w:id="19"/>
      </w:r>
      <w:r>
        <w:rPr>
          <w:color w:val="4C0000"/>
          <w:sz w:val="18"/>
          <w:vertAlign w:val="superscript"/>
        </w:rPr>
        <w:t xml:space="preserve"> </w:t>
      </w:r>
      <w:r>
        <w:t>In response to the now declining expected path for income over the two years during which the tax cut remains in place, consumption also declines, albeit at a slightly slower pace. Following the end of the policy, the savings stock in the model with aggregate demand effects is high</w:t>
      </w:r>
      <w:ins w:id="803" w:author="Christopher Karlsten [2]" w:date="2022-10-28T17:59:00Z">
        <w:r w:rsidR="00957DC2">
          <w:t>,</w:t>
        </w:r>
      </w:ins>
      <w:r>
        <w:t xml:space="preserve"> and consumption remains significantly elevated through the period shown.</w:t>
      </w:r>
    </w:p>
    <w:p w14:paraId="5408B094" w14:textId="77777777" w:rsidR="006719BC" w:rsidRDefault="001B5807">
      <w:pPr>
        <w:pStyle w:val="Heading2"/>
        <w:ind w:left="571" w:hanging="586"/>
      </w:pPr>
      <w:bookmarkStart w:id="804" w:name="_Toc63042"/>
      <w:r>
        <w:t>Multipliers</w:t>
      </w:r>
      <w:bookmarkEnd w:id="804"/>
    </w:p>
    <w:p w14:paraId="6C6B1114" w14:textId="200A4E0F" w:rsidR="006719BC" w:rsidRDefault="001B5807">
      <w:pPr>
        <w:ind w:left="20" w:right="288"/>
      </w:pPr>
      <w:r>
        <w:t>In this section</w:t>
      </w:r>
      <w:ins w:id="805" w:author="Christopher Karlsten [2]" w:date="2022-10-28T17:59:00Z">
        <w:r w:rsidR="00957DC2">
          <w:t>,</w:t>
        </w:r>
      </w:ins>
      <w:r>
        <w:t xml:space="preserve"> we compare the fiscal multipliers across the three stimulus policies. Specifically, we employ the cumulative multiplier, which captures the ratio between the net present value (NPV) of stimulated consumption up to horizon </w:t>
      </w:r>
      <w:r>
        <w:rPr>
          <w:rFonts w:ascii="Cambria" w:eastAsia="Cambria" w:hAnsi="Cambria" w:cs="Cambria"/>
          <w:i/>
        </w:rPr>
        <w:t xml:space="preserve">t </w:t>
      </w:r>
      <w:r>
        <w:t xml:space="preserve">and the full-horizon NPV of the cost of the policy. We thus define the cumulative multiplier up to horizon </w:t>
      </w:r>
      <w:r>
        <w:rPr>
          <w:rFonts w:ascii="Cambria" w:eastAsia="Cambria" w:hAnsi="Cambria" w:cs="Cambria"/>
          <w:i/>
        </w:rPr>
        <w:t xml:space="preserve">t </w:t>
      </w:r>
      <w:r>
        <w:t>as</w:t>
      </w:r>
      <w:del w:id="806" w:author="Christopher Karlsten [2]" w:date="2022-10-28T18:00:00Z">
        <w:r w:rsidDel="00957DC2">
          <w:delText>:</w:delText>
        </w:r>
      </w:del>
    </w:p>
    <w:p w14:paraId="627B1B02" w14:textId="77777777" w:rsidR="006719BC" w:rsidRDefault="001B5807">
      <w:pPr>
        <w:spacing w:after="41" w:line="259" w:lineRule="auto"/>
        <w:ind w:left="0" w:right="357" w:firstLine="0"/>
        <w:jc w:val="center"/>
      </w:pPr>
      <w:r>
        <w:rPr>
          <w:noProof/>
        </w:rPr>
        <w:drawing>
          <wp:inline distT="0" distB="0" distL="0" distR="0" wp14:anchorId="046E2379" wp14:editId="10539C9F">
            <wp:extent cx="1487424" cy="362712"/>
            <wp:effectExtent l="0" t="0" r="0" b="0"/>
            <wp:docPr id="61848" name="Picture 61848"/>
            <wp:cNvGraphicFramePr/>
            <a:graphic xmlns:a="http://schemas.openxmlformats.org/drawingml/2006/main">
              <a:graphicData uri="http://schemas.openxmlformats.org/drawingml/2006/picture">
                <pic:pic xmlns:pic="http://schemas.openxmlformats.org/drawingml/2006/picture">
                  <pic:nvPicPr>
                    <pic:cNvPr id="61848" name="Picture 61848"/>
                    <pic:cNvPicPr/>
                  </pic:nvPicPr>
                  <pic:blipFill>
                    <a:blip r:embed="rId44"/>
                    <a:stretch>
                      <a:fillRect/>
                    </a:stretch>
                  </pic:blipFill>
                  <pic:spPr>
                    <a:xfrm>
                      <a:off x="0" y="0"/>
                      <a:ext cx="1487424" cy="362712"/>
                    </a:xfrm>
                    <a:prstGeom prst="rect">
                      <a:avLst/>
                    </a:prstGeom>
                  </pic:spPr>
                </pic:pic>
              </a:graphicData>
            </a:graphic>
          </wp:inline>
        </w:drawing>
      </w:r>
      <w:r>
        <w:rPr>
          <w:rFonts w:ascii="Cambria" w:eastAsia="Cambria" w:hAnsi="Cambria" w:cs="Cambria"/>
          <w:i/>
        </w:rPr>
        <w:t>,</w:t>
      </w:r>
    </w:p>
    <w:p w14:paraId="27C8078D" w14:textId="02A2B0B2" w:rsidR="006719BC" w:rsidRDefault="001B5807">
      <w:pPr>
        <w:ind w:left="20" w:right="288"/>
      </w:pPr>
      <w:r>
        <w:t xml:space="preserve">where </w:t>
      </w:r>
      <w:r>
        <w:rPr>
          <w:rFonts w:ascii="Cambria" w:eastAsia="Cambria" w:hAnsi="Cambria" w:cs="Cambria"/>
        </w:rPr>
        <w:t>∆</w:t>
      </w:r>
      <w:r>
        <w:rPr>
          <w:rFonts w:ascii="Cambria" w:eastAsia="Cambria" w:hAnsi="Cambria" w:cs="Cambria"/>
          <w:i/>
        </w:rPr>
        <w:t xml:space="preserve">C </w:t>
      </w:r>
      <w:r>
        <w:t xml:space="preserve">is the additional aggregate consumption spending up to time </w:t>
      </w:r>
      <w:r>
        <w:rPr>
          <w:rFonts w:ascii="Cambria" w:eastAsia="Cambria" w:hAnsi="Cambria" w:cs="Cambria"/>
          <w:i/>
        </w:rPr>
        <w:t xml:space="preserve">t </w:t>
      </w:r>
      <w:r>
        <w:t xml:space="preserve">in the policy scenario relative to the baseline and </w:t>
      </w:r>
      <w:r>
        <w:rPr>
          <w:rFonts w:ascii="Cambria" w:eastAsia="Cambria" w:hAnsi="Cambria" w:cs="Cambria"/>
        </w:rPr>
        <w:t>∆</w:t>
      </w:r>
      <w:r>
        <w:rPr>
          <w:rFonts w:ascii="Cambria" w:eastAsia="Cambria" w:hAnsi="Cambria" w:cs="Cambria"/>
          <w:i/>
        </w:rPr>
        <w:t xml:space="preserve">G </w:t>
      </w:r>
      <w:r>
        <w:t xml:space="preserve">is the total government expenditure caused by the policy. The </w:t>
      </w:r>
      <w:del w:id="807" w:author="Christopher Karlsten [2]" w:date="2022-10-28T18:01:00Z">
        <w:r w:rsidDel="00957DC2">
          <w:delText>net present value</w:delText>
        </w:r>
      </w:del>
      <w:ins w:id="808" w:author="Christopher Karlsten [2]" w:date="2022-10-28T18:01:00Z">
        <w:r w:rsidR="00957DC2">
          <w:t>NPV</w:t>
        </w:r>
      </w:ins>
      <w:r>
        <w:t xml:space="preserve"> of a variable </w:t>
      </w:r>
      <w:proofErr w:type="spellStart"/>
      <w:r>
        <w:rPr>
          <w:rFonts w:ascii="Cambria" w:eastAsia="Cambria" w:hAnsi="Cambria" w:cs="Cambria"/>
          <w:i/>
        </w:rPr>
        <w:t>X</w:t>
      </w:r>
      <w:r>
        <w:rPr>
          <w:rFonts w:ascii="Cambria" w:eastAsia="Cambria" w:hAnsi="Cambria" w:cs="Cambria"/>
          <w:i/>
          <w:vertAlign w:val="subscript"/>
        </w:rPr>
        <w:t>t</w:t>
      </w:r>
      <w:proofErr w:type="spellEnd"/>
      <w:r>
        <w:rPr>
          <w:rFonts w:ascii="Cambria" w:eastAsia="Cambria" w:hAnsi="Cambria" w:cs="Cambria"/>
          <w:i/>
          <w:vertAlign w:val="subscript"/>
        </w:rPr>
        <w:t xml:space="preserve"> </w:t>
      </w:r>
      <w:r>
        <w:t xml:space="preserve">is given by </w:t>
      </w:r>
      <w:r>
        <w:rPr>
          <w:rFonts w:ascii="Cambria" w:eastAsia="Cambria" w:hAnsi="Cambria" w:cs="Cambria"/>
          <w:i/>
        </w:rPr>
        <w:t xml:space="preserve">NPV </w:t>
      </w:r>
      <w:r>
        <w:rPr>
          <w:rFonts w:ascii="Cambria" w:eastAsia="Cambria" w:hAnsi="Cambria" w:cs="Cambria"/>
        </w:rPr>
        <w:t>(</w:t>
      </w:r>
      <w:proofErr w:type="spellStart"/>
      <w:proofErr w:type="gramStart"/>
      <w:r>
        <w:rPr>
          <w:rFonts w:ascii="Cambria" w:eastAsia="Cambria" w:hAnsi="Cambria" w:cs="Cambria"/>
          <w:i/>
        </w:rPr>
        <w:t>t,X</w:t>
      </w:r>
      <w:proofErr w:type="spellEnd"/>
      <w:proofErr w:type="gramEnd"/>
      <w:r>
        <w:rPr>
          <w:rFonts w:ascii="Cambria" w:eastAsia="Cambria" w:hAnsi="Cambria" w:cs="Cambria"/>
        </w:rPr>
        <w:t>) =</w:t>
      </w:r>
    </w:p>
    <w:p w14:paraId="3FD66E4F" w14:textId="77777777" w:rsidR="006719BC" w:rsidRDefault="001B5807">
      <w:pPr>
        <w:ind w:left="20" w:right="288"/>
      </w:pPr>
      <w:r>
        <w:rPr>
          <w:noProof/>
        </w:rPr>
        <w:drawing>
          <wp:inline distT="0" distB="0" distL="0" distR="0" wp14:anchorId="72AC340F" wp14:editId="53561B69">
            <wp:extent cx="1252728" cy="280416"/>
            <wp:effectExtent l="0" t="0" r="0" b="0"/>
            <wp:docPr id="61849" name="Picture 61849"/>
            <wp:cNvGraphicFramePr/>
            <a:graphic xmlns:a="http://schemas.openxmlformats.org/drawingml/2006/main">
              <a:graphicData uri="http://schemas.openxmlformats.org/drawingml/2006/picture">
                <pic:pic xmlns:pic="http://schemas.openxmlformats.org/drawingml/2006/picture">
                  <pic:nvPicPr>
                    <pic:cNvPr id="61849" name="Picture 61849"/>
                    <pic:cNvPicPr/>
                  </pic:nvPicPr>
                  <pic:blipFill>
                    <a:blip r:embed="rId45"/>
                    <a:stretch>
                      <a:fillRect/>
                    </a:stretch>
                  </pic:blipFill>
                  <pic:spPr>
                    <a:xfrm>
                      <a:off x="0" y="0"/>
                      <a:ext cx="1252728" cy="280416"/>
                    </a:xfrm>
                    <a:prstGeom prst="rect">
                      <a:avLst/>
                    </a:prstGeom>
                  </pic:spPr>
                </pic:pic>
              </a:graphicData>
            </a:graphic>
          </wp:inline>
        </w:drawing>
      </w:r>
      <w:r>
        <w:t>.</w:t>
      </w:r>
    </w:p>
    <w:p w14:paraId="2052AE7C" w14:textId="77777777" w:rsidR="006719BC" w:rsidRDefault="001B5807">
      <w:pPr>
        <w:spacing w:after="53" w:line="259" w:lineRule="auto"/>
        <w:ind w:left="0" w:right="0" w:firstLine="0"/>
        <w:jc w:val="left"/>
      </w:pPr>
      <w:r>
        <w:rPr>
          <w:noProof/>
          <w:sz w:val="22"/>
        </w:rPr>
        <w:lastRenderedPageBreak/>
        <mc:AlternateContent>
          <mc:Choice Requires="wpg">
            <w:drawing>
              <wp:inline distT="0" distB="0" distL="0" distR="0" wp14:anchorId="29665DA4" wp14:editId="572335E4">
                <wp:extent cx="5862104" cy="11887"/>
                <wp:effectExtent l="0" t="0" r="0" b="0"/>
                <wp:docPr id="54900" name="Group 54900"/>
                <wp:cNvGraphicFramePr/>
                <a:graphic xmlns:a="http://schemas.openxmlformats.org/drawingml/2006/main">
                  <a:graphicData uri="http://schemas.microsoft.com/office/word/2010/wordprocessingGroup">
                    <wpg:wgp>
                      <wpg:cNvGrpSpPr/>
                      <wpg:grpSpPr>
                        <a:xfrm>
                          <a:off x="0" y="0"/>
                          <a:ext cx="5862104" cy="11887"/>
                          <a:chOff x="0" y="0"/>
                          <a:chExt cx="5862104" cy="11887"/>
                        </a:xfrm>
                      </wpg:grpSpPr>
                      <wps:wsp>
                        <wps:cNvPr id="3122" name="Shape 3122"/>
                        <wps:cNvSpPr/>
                        <wps:spPr>
                          <a:xfrm>
                            <a:off x="0" y="0"/>
                            <a:ext cx="5862104" cy="0"/>
                          </a:xfrm>
                          <a:custGeom>
                            <a:avLst/>
                            <a:gdLst/>
                            <a:ahLst/>
                            <a:cxnLst/>
                            <a:rect l="0" t="0" r="0" b="0"/>
                            <a:pathLst>
                              <a:path w="5862104">
                                <a:moveTo>
                                  <a:pt x="0" y="0"/>
                                </a:moveTo>
                                <a:lnTo>
                                  <a:pt x="5862104"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00" style="width:461.583pt;height:0.936pt;mso-position-horizontal-relative:char;mso-position-vertical-relative:line" coordsize="58621,118">
                <v:shape id="Shape 3122" style="position:absolute;width:58621;height:0;left:0;top:0;" coordsize="5862104,0" path="m0,0l5862104,0">
                  <v:stroke weight="0.936pt" endcap="flat" joinstyle="miter" miterlimit="10" on="true" color="#000000"/>
                  <v:fill on="false" color="#000000" opacity="0"/>
                </v:shape>
              </v:group>
            </w:pict>
          </mc:Fallback>
        </mc:AlternateContent>
      </w:r>
    </w:p>
    <w:p w14:paraId="1EFC8019" w14:textId="77777777" w:rsidR="006719BC" w:rsidRDefault="001B5807">
      <w:pPr>
        <w:tabs>
          <w:tab w:val="center" w:pos="5507"/>
          <w:tab w:val="center" w:pos="6822"/>
          <w:tab w:val="right" w:pos="9232"/>
        </w:tabs>
        <w:spacing w:after="13" w:line="248" w:lineRule="auto"/>
        <w:ind w:left="0" w:right="0" w:firstLine="0"/>
        <w:jc w:val="left"/>
      </w:pPr>
      <w:r>
        <w:rPr>
          <w:sz w:val="22"/>
        </w:rPr>
        <w:tab/>
      </w:r>
      <w:r>
        <w:t>Tax Cut</w:t>
      </w:r>
      <w:r>
        <w:tab/>
        <w:t>UI extension</w:t>
      </w:r>
      <w:r>
        <w:tab/>
        <w:t>Stimulus check</w:t>
      </w:r>
    </w:p>
    <w:p w14:paraId="57CB09A2" w14:textId="77777777" w:rsidR="006719BC" w:rsidRDefault="001B5807">
      <w:pPr>
        <w:spacing w:after="50" w:line="259" w:lineRule="auto"/>
        <w:ind w:left="0" w:right="0" w:firstLine="0"/>
        <w:jc w:val="left"/>
      </w:pPr>
      <w:r>
        <w:rPr>
          <w:noProof/>
          <w:sz w:val="22"/>
        </w:rPr>
        <mc:AlternateContent>
          <mc:Choice Requires="wpg">
            <w:drawing>
              <wp:inline distT="0" distB="0" distL="0" distR="0" wp14:anchorId="7CD75972" wp14:editId="6C8F60A6">
                <wp:extent cx="5862104" cy="7429"/>
                <wp:effectExtent l="0" t="0" r="0" b="0"/>
                <wp:docPr id="54901" name="Group 54901"/>
                <wp:cNvGraphicFramePr/>
                <a:graphic xmlns:a="http://schemas.openxmlformats.org/drawingml/2006/main">
                  <a:graphicData uri="http://schemas.microsoft.com/office/word/2010/wordprocessingGroup">
                    <wpg:wgp>
                      <wpg:cNvGrpSpPr/>
                      <wpg:grpSpPr>
                        <a:xfrm>
                          <a:off x="0" y="0"/>
                          <a:ext cx="5862104" cy="7429"/>
                          <a:chOff x="0" y="0"/>
                          <a:chExt cx="5862104" cy="7429"/>
                        </a:xfrm>
                      </wpg:grpSpPr>
                      <wps:wsp>
                        <wps:cNvPr id="3124" name="Shape 3124"/>
                        <wps:cNvSpPr/>
                        <wps:spPr>
                          <a:xfrm>
                            <a:off x="0" y="0"/>
                            <a:ext cx="5862104" cy="0"/>
                          </a:xfrm>
                          <a:custGeom>
                            <a:avLst/>
                            <a:gdLst/>
                            <a:ahLst/>
                            <a:cxnLst/>
                            <a:rect l="0" t="0" r="0" b="0"/>
                            <a:pathLst>
                              <a:path w="5862104">
                                <a:moveTo>
                                  <a:pt x="0" y="0"/>
                                </a:moveTo>
                                <a:lnTo>
                                  <a:pt x="5862104"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01" style="width:461.583pt;height:0.585pt;mso-position-horizontal-relative:char;mso-position-vertical-relative:line" coordsize="58621,74">
                <v:shape id="Shape 3124" style="position:absolute;width:58621;height:0;left:0;top:0;" coordsize="5862104,0" path="m0,0l5862104,0">
                  <v:stroke weight="0.585pt" endcap="flat" joinstyle="miter" miterlimit="10" on="true" color="#000000"/>
                  <v:fill on="false" color="#000000" opacity="0"/>
                </v:shape>
              </v:group>
            </w:pict>
          </mc:Fallback>
        </mc:AlternateContent>
      </w:r>
    </w:p>
    <w:p w14:paraId="233D81CA" w14:textId="77777777" w:rsidR="006719BC" w:rsidRDefault="001B5807">
      <w:pPr>
        <w:tabs>
          <w:tab w:val="center" w:pos="5507"/>
          <w:tab w:val="center" w:pos="6822"/>
          <w:tab w:val="center" w:pos="8470"/>
        </w:tabs>
        <w:ind w:left="0" w:right="0" w:firstLine="0"/>
        <w:jc w:val="left"/>
      </w:pPr>
      <w:r>
        <w:t>Long-run Multiplier (AD effect)</w:t>
      </w:r>
      <w:r>
        <w:tab/>
        <w:t>1.079</w:t>
      </w:r>
      <w:r>
        <w:tab/>
        <w:t>1.275</w:t>
      </w:r>
      <w:r>
        <w:tab/>
        <w:t>1.343</w:t>
      </w:r>
    </w:p>
    <w:p w14:paraId="09A8F87B" w14:textId="77777777" w:rsidR="006719BC" w:rsidRDefault="001B5807">
      <w:pPr>
        <w:tabs>
          <w:tab w:val="center" w:pos="5507"/>
          <w:tab w:val="center" w:pos="6822"/>
          <w:tab w:val="center" w:pos="8470"/>
        </w:tabs>
        <w:ind w:left="0" w:right="0" w:firstLine="0"/>
        <w:jc w:val="left"/>
      </w:pPr>
      <w:r>
        <w:t>Long-run Multiplier (1st round AD effect only)</w:t>
      </w:r>
      <w:r>
        <w:tab/>
        <w:t>1.039</w:t>
      </w:r>
      <w:r>
        <w:tab/>
        <w:t>1.198</w:t>
      </w:r>
      <w:r>
        <w:tab/>
        <w:t>1.236</w:t>
      </w:r>
    </w:p>
    <w:p w14:paraId="32512ED9" w14:textId="77777777" w:rsidR="006719BC" w:rsidRDefault="001B5807">
      <w:pPr>
        <w:tabs>
          <w:tab w:val="center" w:pos="5507"/>
          <w:tab w:val="center" w:pos="6822"/>
          <w:tab w:val="center" w:pos="8470"/>
        </w:tabs>
        <w:spacing w:after="72"/>
        <w:ind w:left="0" w:right="0" w:firstLine="0"/>
        <w:jc w:val="left"/>
      </w:pPr>
      <w:r>
        <w:t>Share of policy expenditure during recession</w:t>
      </w:r>
      <w:r>
        <w:tab/>
        <w:t>57.6%</w:t>
      </w:r>
      <w:r>
        <w:tab/>
        <w:t>80.6%</w:t>
      </w:r>
      <w:r>
        <w:tab/>
        <w:t>100.0 %</w:t>
      </w:r>
    </w:p>
    <w:p w14:paraId="6F7EFC18" w14:textId="0C557CD3" w:rsidR="006719BC" w:rsidRDefault="001B5807">
      <w:pPr>
        <w:spacing w:after="545"/>
        <w:ind w:left="20" w:right="288"/>
      </w:pPr>
      <w:r>
        <w:rPr>
          <w:sz w:val="22"/>
        </w:rPr>
        <w:t xml:space="preserve">Table 3 </w:t>
      </w:r>
      <w:r>
        <w:t>Long-run cumulative multipliers as well as the share of the policy oc</w:t>
      </w:r>
      <w:ins w:id="809" w:author="Christopher Karlsten [2]" w:date="2022-11-05T11:29:00Z">
        <w:r w:rsidR="00716A7A">
          <w:t>c</w:t>
        </w:r>
      </w:ins>
      <w:r>
        <w:t>urring during the recession</w:t>
      </w:r>
    </w:p>
    <w:p w14:paraId="759A0692" w14:textId="62C47B4B" w:rsidR="006719BC" w:rsidRDefault="001B5807">
      <w:pPr>
        <w:ind w:right="288" w:firstLine="234"/>
      </w:pPr>
      <w:r>
        <w:t xml:space="preserve">Figure </w:t>
      </w:r>
      <w:r>
        <w:rPr>
          <w:color w:val="4C0000"/>
        </w:rPr>
        <w:t xml:space="preserve">6 </w:t>
      </w:r>
      <w:r>
        <w:t xml:space="preserve">plots the cumulative multipliers at different horizons, and </w:t>
      </w:r>
      <w:ins w:id="810" w:author="Christopher Karlsten" w:date="2022-10-29T17:55:00Z">
        <w:r w:rsidR="00504B5E">
          <w:t>t</w:t>
        </w:r>
      </w:ins>
      <w:del w:id="811" w:author="Christopher Karlsten" w:date="2022-10-29T17:55:00Z">
        <w:r w:rsidDel="00504B5E">
          <w:delText>T</w:delText>
        </w:r>
      </w:del>
      <w:r>
        <w:t xml:space="preserve">able </w:t>
      </w:r>
      <w:r>
        <w:rPr>
          <w:color w:val="4C0000"/>
        </w:rPr>
        <w:t xml:space="preserve">3 </w:t>
      </w:r>
      <w:r>
        <w:t xml:space="preserve">shows the long-run multiplier for each policy. The stimulus check, which is paid out in quarter one, exhibits the largest multiplier on impact. About 60 percent of the total policy expenditure is immediately spent by consumers. After one year and </w:t>
      </w:r>
      <w:del w:id="812" w:author="Christopher Karlsten" w:date="2022-10-29T17:55:00Z">
        <w:r w:rsidDel="00504B5E">
          <w:delText>due to</w:delText>
        </w:r>
      </w:del>
      <w:ins w:id="813" w:author="Christopher Karlsten" w:date="2022-10-29T17:55:00Z">
        <w:r w:rsidR="00504B5E">
          <w:t>because</w:t>
        </w:r>
      </w:ins>
      <w:r>
        <w:t xml:space="preserve"> </w:t>
      </w:r>
      <w:ins w:id="814" w:author="Christopher Karlsten" w:date="2022-10-29T17:56:00Z">
        <w:r w:rsidR="00504B5E">
          <w:t xml:space="preserve">of </w:t>
        </w:r>
      </w:ins>
      <w:r>
        <w:t>the aggregate demand effects, consumption has increased cumulatively by more than the cost of the stimulus check. Over time, the policy reaches a total multiplier of 1.343.</w:t>
      </w:r>
    </w:p>
    <w:p w14:paraId="30FB17EF" w14:textId="490DC425" w:rsidR="006719BC" w:rsidRDefault="001B5807">
      <w:pPr>
        <w:ind w:right="288" w:firstLine="234"/>
      </w:pPr>
      <w:r>
        <w:t xml:space="preserve">The multiplier is slightly lower for the UI extension policy than the stimulus </w:t>
      </w:r>
      <w:proofErr w:type="gramStart"/>
      <w:r>
        <w:t>check</w:t>
      </w:r>
      <w:proofErr w:type="gramEnd"/>
      <w:r>
        <w:t xml:space="preserve"> over most horizons. Since spending for the UI policy is spread out over four quarters (and peaks in quarter</w:t>
      </w:r>
      <w:ins w:id="815" w:author="Christopher Karlsten" w:date="2022-10-29T17:57:00Z">
        <w:r w:rsidR="00504B5E">
          <w:t>s</w:t>
        </w:r>
      </w:ins>
      <w:r>
        <w:t xml:space="preserve"> two to three), the multiplier in the first quarter is considerably lower than in the case of the stimulus check. The UI extension policy is targeted in the sense that it provides additional income to only those consumers</w:t>
      </w:r>
      <w:del w:id="816" w:author="Christopher Karlsten" w:date="2022-10-29T17:57:00Z">
        <w:r w:rsidDel="00504B5E">
          <w:delText>,</w:delText>
        </w:r>
      </w:del>
      <w:r>
        <w:t xml:space="preserve"> who</w:t>
      </w:r>
      <w:ins w:id="817" w:author="Christopher Karlsten" w:date="2022-10-29T17:57:00Z">
        <w:r w:rsidR="00504B5E">
          <w:t>,</w:t>
        </w:r>
      </w:ins>
      <w:r>
        <w:t xml:space="preserve"> </w:t>
      </w:r>
      <w:del w:id="818" w:author="Christopher Karlsten" w:date="2022-10-29T17:57:00Z">
        <w:r w:rsidDel="00504B5E">
          <w:delText>due to</w:delText>
        </w:r>
      </w:del>
      <w:ins w:id="819" w:author="Christopher Karlsten" w:date="2022-10-29T17:57:00Z">
        <w:r w:rsidR="00504B5E">
          <w:t>because of</w:t>
        </w:r>
      </w:ins>
      <w:r>
        <w:t xml:space="preserve"> unemployment, have large MPCs. However, it is slow to roll out</w:t>
      </w:r>
      <w:ins w:id="820" w:author="Christopher Karlsten" w:date="2022-10-29T17:57:00Z">
        <w:r w:rsidR="00504B5E">
          <w:t>,</w:t>
        </w:r>
      </w:ins>
      <w:r>
        <w:t xml:space="preserve"> and some of the spending occurs at later quarters, when the recession might have ended. Overall, around 80 percent of the policy expenditure occurs during the recession. In contrast, the stimulus check is paid out fully during the first quarter</w:t>
      </w:r>
      <w:ins w:id="821" w:author="Christopher Karlsten" w:date="2022-10-29T17:58:00Z">
        <w:r w:rsidR="00504B5E">
          <w:t>,</w:t>
        </w:r>
      </w:ins>
      <w:r>
        <w:t xml:space="preserve"> when, by construction, the recession occurs with certainty. Therefore, the aggregate demand effects are particularly potent for the stimulus check policy despite being less targeted and providing stimulus also to agents with low MPCs relative to the extended UI policy.</w:t>
      </w:r>
    </w:p>
    <w:p w14:paraId="2BD20045" w14:textId="467C2CA6" w:rsidR="006719BC" w:rsidRDefault="001B5807">
      <w:pPr>
        <w:ind w:right="288" w:firstLine="234"/>
      </w:pPr>
      <w:r>
        <w:t>The payroll tax cut has the lowest multiplier irrespective of the considered horizon. A multiplier of 1 is reached only after around 15 quarters. The total multiplier over the whole simulated period is at approximately 1.079. These relatively small numbers reflect that policy spending lasts for a long time and is thus more likely to occur after the recession has ended. Moreover, only employed consumers, often with relatively low MPCs, benefit directly from the payroll tax cut. Therefore, the policy is poorly targeted if the goal is to provide short-term stimulus.</w:t>
      </w:r>
    </w:p>
    <w:p w14:paraId="326125BE" w14:textId="4D6AB0B4" w:rsidR="006719BC" w:rsidRDefault="001B5807">
      <w:pPr>
        <w:spacing w:after="414"/>
        <w:ind w:right="288" w:firstLine="234"/>
      </w:pPr>
      <w:r>
        <w:t xml:space="preserve">Table </w:t>
      </w:r>
      <w:r>
        <w:rPr>
          <w:color w:val="4C0000"/>
        </w:rPr>
        <w:t xml:space="preserve">3 </w:t>
      </w:r>
      <w:r>
        <w:t>contains an additional (middle) row that shows the long-run multiplier for the first-round effect of aggregate demand effects. To understand this</w:t>
      </w:r>
      <w:ins w:id="822" w:author="Christopher Karlsten" w:date="2022-10-29T18:00:00Z">
        <w:r w:rsidR="00504B5E">
          <w:t xml:space="preserve"> </w:t>
        </w:r>
        <w:commentRangeStart w:id="823"/>
        <w:r w:rsidR="00504B5E">
          <w:t>addition</w:t>
        </w:r>
        <w:commentRangeEnd w:id="823"/>
        <w:r w:rsidR="00504B5E">
          <w:rPr>
            <w:rStyle w:val="CommentReference"/>
          </w:rPr>
          <w:commentReference w:id="823"/>
        </w:r>
        <w:r w:rsidR="00504B5E">
          <w:t>,</w:t>
        </w:r>
      </w:ins>
      <w:r>
        <w:t xml:space="preserve"> note that the aggregate demand effect works through several rounds. First, consumers increase spending </w:t>
      </w:r>
      <w:del w:id="824" w:author="Christopher Karlsten" w:date="2022-10-29T18:01:00Z">
        <w:r w:rsidDel="00504B5E">
          <w:delText>due to</w:delText>
        </w:r>
      </w:del>
      <w:ins w:id="825" w:author="Christopher Karlsten" w:date="2022-10-29T18:01:00Z">
        <w:r w:rsidR="00504B5E">
          <w:t>because of</w:t>
        </w:r>
      </w:ins>
      <w:r>
        <w:t xml:space="preserve"> the income increase caused by the policies. Second</w:t>
      </w:r>
      <w:ins w:id="826" w:author="Christopher Karlsten" w:date="2022-10-29T18:02:00Z">
        <w:r w:rsidR="00504B5E">
          <w:t>—</w:t>
        </w:r>
      </w:ins>
      <w:del w:id="827" w:author="Christopher Karlsten" w:date="2022-10-29T18:02:00Z">
        <w:r w:rsidDel="00504B5E">
          <w:delText xml:space="preserve">, </w:delText>
        </w:r>
      </w:del>
      <w:r>
        <w:t>and amounting to the first-round effect of aggregate demand effects</w:t>
      </w:r>
      <w:ins w:id="828" w:author="Christopher Karlsten" w:date="2022-10-29T18:02:00Z">
        <w:r w:rsidR="00504B5E">
          <w:t>—</w:t>
        </w:r>
      </w:ins>
      <w:del w:id="829" w:author="Christopher Karlsten" w:date="2022-10-29T18:02:00Z">
        <w:r w:rsidDel="00504B5E">
          <w:delText xml:space="preserve">, </w:delText>
        </w:r>
      </w:del>
      <w:r>
        <w:t xml:space="preserve">this boost in consumption triggers </w:t>
      </w:r>
      <w:ins w:id="830" w:author="Christopher Karlsten [2]" w:date="2022-11-05T11:46:00Z">
        <w:r w:rsidR="00AA3619">
          <w:t>aggregate demand</w:t>
        </w:r>
      </w:ins>
      <w:del w:id="831" w:author="Christopher Karlsten [2]" w:date="2022-11-05T11:46:00Z">
        <w:r w:rsidDel="00AA3619">
          <w:delText>AD</w:delText>
        </w:r>
      </w:del>
      <w:r>
        <w:t xml:space="preserve"> effects </w:t>
      </w:r>
      <w:del w:id="832" w:author="Christopher Karlsten" w:date="2022-10-29T18:02:00Z">
        <w:r w:rsidDel="00504B5E">
          <w:delText xml:space="preserve">which </w:delText>
        </w:r>
      </w:del>
      <w:ins w:id="833" w:author="Christopher Karlsten" w:date="2022-10-29T18:02:00Z">
        <w:r w:rsidR="00504B5E">
          <w:t xml:space="preserve">that </w:t>
        </w:r>
      </w:ins>
      <w:r>
        <w:t xml:space="preserve">now affect the income of all workers and their </w:t>
      </w:r>
      <w:r>
        <w:lastRenderedPageBreak/>
        <w:t>consumption</w:t>
      </w:r>
      <w:ins w:id="834" w:author="Christopher Karlsten" w:date="2022-10-29T18:06:00Z">
        <w:r w:rsidR="00B37C24">
          <w:t>, which</w:t>
        </w:r>
      </w:ins>
      <w:del w:id="835" w:author="Christopher Karlsten" w:date="2022-10-29T18:06:00Z">
        <w:r w:rsidDel="00B37C24">
          <w:delText>. This</w:delText>
        </w:r>
      </w:del>
      <w:r>
        <w:t xml:space="preserve"> triggers another round of aggregate demand effects. Each round becomes subsequently smaller in magnitude. The middle row of the table shows the multipliers that result in the special case where we </w:t>
      </w:r>
      <w:del w:id="836" w:author="Christopher Karlsten" w:date="2022-10-29T18:07:00Z">
        <w:r w:rsidDel="00B37C24">
          <w:delText xml:space="preserve">only </w:delText>
        </w:r>
      </w:del>
      <w:r>
        <w:t xml:space="preserve">consider </w:t>
      </w:r>
      <w:ins w:id="837" w:author="Christopher Karlsten" w:date="2022-10-29T18:07:00Z">
        <w:r w:rsidR="00B37C24">
          <w:t xml:space="preserve">only </w:t>
        </w:r>
      </w:ins>
      <w:r>
        <w:t xml:space="preserve">the first-round </w:t>
      </w:r>
      <w:del w:id="838" w:author="Christopher Karlsten [2]" w:date="2022-11-05T11:47:00Z">
        <w:r w:rsidDel="00885133">
          <w:delText xml:space="preserve">AD </w:delText>
        </w:r>
      </w:del>
      <w:ins w:id="839" w:author="Christopher Karlsten [2]" w:date="2022-11-05T11:47:00Z">
        <w:r w:rsidR="00885133">
          <w:t xml:space="preserve">aggregate demand </w:t>
        </w:r>
      </w:ins>
      <w:r>
        <w:t xml:space="preserve">effect. In the case of the tax cut, approximately half of the total stimulus effect occurs in the first round, with that value being somewhat larger for the other two policies. This </w:t>
      </w:r>
      <w:commentRangeStart w:id="840"/>
      <w:ins w:id="841" w:author="Christopher Karlsten" w:date="2022-10-29T18:08:00Z">
        <w:r w:rsidR="00B37C24">
          <w:t>result</w:t>
        </w:r>
        <w:commentRangeEnd w:id="840"/>
        <w:r w:rsidR="00B37C24">
          <w:rPr>
            <w:rStyle w:val="CommentReference"/>
          </w:rPr>
          <w:commentReference w:id="840"/>
        </w:r>
        <w:r w:rsidR="00B37C24">
          <w:t xml:space="preserve"> </w:t>
        </w:r>
      </w:ins>
      <w:r>
        <w:t xml:space="preserve">reflects that the stimulus </w:t>
      </w:r>
      <w:ins w:id="842" w:author="Christopher Karlsten" w:date="2022-10-29T18:09:00Z">
        <w:r w:rsidR="00B37C24">
          <w:t>effe</w:t>
        </w:r>
      </w:ins>
      <w:del w:id="843" w:author="Christopher Karlsten" w:date="2022-10-29T18:09:00Z">
        <w:r w:rsidDel="00B37C24">
          <w:delText>i</w:delText>
        </w:r>
      </w:del>
      <w:del w:id="844" w:author="Christopher Karlsten" w:date="2022-10-29T18:08:00Z">
        <w:r w:rsidDel="00B37C24">
          <w:delText>mpa</w:delText>
        </w:r>
      </w:del>
      <w:r>
        <w:t>ct of the tax cut hinges to a larger extent on spillovers from the direct beneficiaries of the policy to those indirectly affected by the aggregate demand effect than is the case for the stimulus check or the UI extension, which directly target high</w:t>
      </w:r>
      <w:ins w:id="845" w:author="Christopher Karlsten" w:date="2022-10-29T18:09:00Z">
        <w:r w:rsidR="00B37C24">
          <w:t>-</w:t>
        </w:r>
      </w:ins>
      <w:del w:id="846" w:author="Christopher Karlsten" w:date="2022-10-29T18:09:00Z">
        <w:r w:rsidDel="00B37C24">
          <w:delText xml:space="preserve"> </w:delText>
        </w:r>
      </w:del>
      <w:r>
        <w:t>MPC households.</w:t>
      </w:r>
    </w:p>
    <w:p w14:paraId="53F1B939" w14:textId="77777777" w:rsidR="006719BC" w:rsidRDefault="001B5807">
      <w:pPr>
        <w:pStyle w:val="Heading2"/>
        <w:ind w:left="571" w:hanging="586"/>
      </w:pPr>
      <w:bookmarkStart w:id="847" w:name="_Toc63043"/>
      <w:r>
        <w:t>Welfare</w:t>
      </w:r>
      <w:bookmarkEnd w:id="847"/>
    </w:p>
    <w:p w14:paraId="7B5B9951" w14:textId="58FCC13F" w:rsidR="006719BC" w:rsidRDefault="001B5807">
      <w:pPr>
        <w:spacing w:after="126"/>
        <w:ind w:left="20" w:right="288"/>
      </w:pPr>
      <w:r>
        <w:t>In this section</w:t>
      </w:r>
      <w:ins w:id="848" w:author="Christopher Karlsten" w:date="2022-10-29T18:10:00Z">
        <w:r w:rsidR="00B37C24">
          <w:t>,</w:t>
        </w:r>
      </w:ins>
      <w:r>
        <w:t xml:space="preserve"> we look at the welfare implications of each stimulus policy. To do so</w:t>
      </w:r>
      <w:ins w:id="849" w:author="Christopher Karlsten" w:date="2022-10-29T18:10:00Z">
        <w:r w:rsidR="00B37C24">
          <w:t>,</w:t>
        </w:r>
      </w:ins>
      <w:r>
        <w:t xml:space="preserve"> we need a way to aggregate welfare in our model with individual utility functions. Our approach to constructing a welfare measure is based on three principles:</w:t>
      </w:r>
    </w:p>
    <w:p w14:paraId="0415C1EC" w14:textId="2CEF329A" w:rsidR="006719BC" w:rsidRDefault="001B5807">
      <w:pPr>
        <w:numPr>
          <w:ilvl w:val="0"/>
          <w:numId w:val="2"/>
        </w:numPr>
        <w:spacing w:after="168"/>
        <w:ind w:right="288" w:hanging="299"/>
      </w:pPr>
      <w:r>
        <w:t xml:space="preserve">The felicity of each consumer at any moment in time is valued equally by the social planner. However, </w:t>
      </w:r>
      <w:commentRangeStart w:id="850"/>
      <w:del w:id="851" w:author="Christopher Karlsten [2]" w:date="2022-11-05T12:03:00Z">
        <w:r w:rsidDel="00AB404A">
          <w:delText xml:space="preserve">she </w:delText>
        </w:r>
      </w:del>
      <w:ins w:id="852" w:author="Christopher Karlsten [2]" w:date="2022-11-05T12:03:00Z">
        <w:r w:rsidR="00AB404A">
          <w:t xml:space="preserve">the planner </w:t>
        </w:r>
      </w:ins>
      <w:r>
        <w:t xml:space="preserve">has </w:t>
      </w:r>
      <w:del w:id="853" w:author="Christopher Karlsten [2]" w:date="2022-11-05T12:10:00Z">
        <w:r w:rsidDel="00076EA9">
          <w:delText>her own</w:delText>
        </w:r>
      </w:del>
      <w:ins w:id="854" w:author="Christopher Karlsten [2]" w:date="2022-11-05T12:10:00Z">
        <w:r w:rsidR="00076EA9">
          <w:t>a personal</w:t>
        </w:r>
      </w:ins>
      <w:r>
        <w:t xml:space="preserve"> </w:t>
      </w:r>
      <w:commentRangeEnd w:id="850"/>
      <w:r w:rsidR="00076EA9">
        <w:rPr>
          <w:rStyle w:val="CommentReference"/>
        </w:rPr>
        <w:commentReference w:id="850"/>
      </w:r>
      <w:r>
        <w:t>discount rate</w:t>
      </w:r>
      <w:ins w:id="855" w:author="Christopher Karlsten [2]" w:date="2022-11-05T12:07:00Z">
        <w:r w:rsidR="00A86C23">
          <w:t>,</w:t>
        </w:r>
      </w:ins>
      <w:r>
        <w:t xml:space="preserve"> </w:t>
      </w:r>
      <w:del w:id="856" w:author="Christopher Karlsten [2]" w:date="2022-11-05T12:07:00Z">
        <w:r w:rsidDel="00A86C23">
          <w:delText xml:space="preserve">that </w:delText>
        </w:r>
      </w:del>
      <w:ins w:id="857" w:author="Christopher Karlsten [2]" w:date="2022-11-05T12:07:00Z">
        <w:r w:rsidR="00A86C23">
          <w:t xml:space="preserve">which </w:t>
        </w:r>
      </w:ins>
      <w:r>
        <w:t xml:space="preserve">may not coincide with </w:t>
      </w:r>
      <w:ins w:id="858" w:author="Christopher Karlsten [2]" w:date="2022-11-05T12:09:00Z">
        <w:r w:rsidR="00076EA9">
          <w:t xml:space="preserve">that of </w:t>
        </w:r>
      </w:ins>
      <w:r>
        <w:t>any consumer in the model.</w:t>
      </w:r>
    </w:p>
    <w:p w14:paraId="51BD3A33" w14:textId="77777777" w:rsidR="006719BC" w:rsidRDefault="001B5807">
      <w:pPr>
        <w:numPr>
          <w:ilvl w:val="0"/>
          <w:numId w:val="2"/>
        </w:numPr>
        <w:spacing w:after="162" w:line="248" w:lineRule="auto"/>
        <w:ind w:right="288" w:hanging="299"/>
      </w:pPr>
      <w:r>
        <w:t>There is no social benefit to implementing any of the policies outside of a recession.</w:t>
      </w:r>
    </w:p>
    <w:p w14:paraId="636E8A98" w14:textId="7975AB58" w:rsidR="006719BC" w:rsidRDefault="001B5807">
      <w:pPr>
        <w:numPr>
          <w:ilvl w:val="0"/>
          <w:numId w:val="2"/>
        </w:numPr>
        <w:spacing w:after="121"/>
        <w:ind w:right="288" w:hanging="299"/>
      </w:pPr>
      <w:r>
        <w:t xml:space="preserve">Utility is gained from </w:t>
      </w:r>
      <w:del w:id="859" w:author="Christopher Karlsten" w:date="2022-10-29T18:11:00Z">
        <w:r w:rsidDel="00B37C24">
          <w:delText>‘</w:delText>
        </w:r>
      </w:del>
      <w:r>
        <w:t>splurge</w:t>
      </w:r>
      <w:del w:id="860" w:author="Christopher Karlsten" w:date="2022-10-29T18:11:00Z">
        <w:r w:rsidDel="00B37C24">
          <w:delText>’</w:delText>
        </w:r>
      </w:del>
      <w:r>
        <w:t xml:space="preserve"> spending in the same way as other spending.</w:t>
      </w:r>
    </w:p>
    <w:p w14:paraId="22C7E1C8" w14:textId="7199F14E" w:rsidR="006719BC" w:rsidRDefault="001B5807">
      <w:pPr>
        <w:spacing w:after="55"/>
        <w:ind w:right="288" w:firstLine="234"/>
      </w:pPr>
      <w:r>
        <w:t xml:space="preserve">The first of these </w:t>
      </w:r>
      <w:ins w:id="861" w:author="Christopher Karlsten" w:date="2022-10-29T18:11:00Z">
        <w:r w:rsidR="00B37C24">
          <w:t xml:space="preserve">principles </w:t>
        </w:r>
      </w:ins>
      <w:r>
        <w:t xml:space="preserve">would suggest </w:t>
      </w:r>
      <w:ins w:id="862" w:author="Christopher Karlsten" w:date="2022-10-29T18:12:00Z">
        <w:r w:rsidR="00B37C24">
          <w:t xml:space="preserve">that </w:t>
        </w:r>
      </w:ins>
      <w:r>
        <w:t>a simple aggregation of consumer</w:t>
      </w:r>
      <w:del w:id="863" w:author="Christopher Karlsten" w:date="2022-10-29T18:12:00Z">
        <w:r w:rsidDel="00B37C24">
          <w:delText>’</w:delText>
        </w:r>
      </w:del>
      <w:r>
        <w:t>s</w:t>
      </w:r>
      <w:ins w:id="864" w:author="Christopher Karlsten" w:date="2022-10-29T18:12:00Z">
        <w:r w:rsidR="00B37C24">
          <w:t>’</w:t>
        </w:r>
      </w:ins>
      <w:r>
        <w:t xml:space="preserve"> utilit</w:t>
      </w:r>
      <w:ins w:id="865" w:author="Christopher Karlsten" w:date="2022-10-29T18:12:00Z">
        <w:r w:rsidR="00B37C24">
          <w:t>ies</w:t>
        </w:r>
      </w:ins>
      <w:del w:id="866" w:author="Christopher Karlsten" w:date="2022-10-29T18:12:00Z">
        <w:r w:rsidDel="00B37C24">
          <w:delText>y</w:delText>
        </w:r>
      </w:del>
      <w:r>
        <w:t>, discounted at the social planner’s discount rate, is appropriate. However, this simple aggregation would give the social planner a large incentive to redistribute income from high</w:t>
      </w:r>
      <w:ins w:id="867" w:author="Christopher Karlsten" w:date="2022-10-29T18:12:00Z">
        <w:r w:rsidR="00B37C24">
          <w:t>-</w:t>
        </w:r>
      </w:ins>
      <w:r>
        <w:t xml:space="preserve"> </w:t>
      </w:r>
      <w:del w:id="868" w:author="Christopher Karlsten" w:date="2022-10-29T18:12:00Z">
        <w:r w:rsidDel="00B37C24">
          <w:delText xml:space="preserve">consumption </w:delText>
        </w:r>
      </w:del>
      <w:r>
        <w:t>to low</w:t>
      </w:r>
      <w:ins w:id="869" w:author="Christopher Karlsten" w:date="2022-10-29T18:12:00Z">
        <w:r w:rsidR="00B37C24">
          <w:t>-</w:t>
        </w:r>
      </w:ins>
      <w:del w:id="870" w:author="Christopher Karlsten" w:date="2022-10-29T18:12:00Z">
        <w:r w:rsidDel="00B37C24">
          <w:delText xml:space="preserve"> </w:delText>
        </w:r>
      </w:del>
      <w:r>
        <w:t xml:space="preserve">consumption households, even during normal times, which runs against the second principle. Instead, we use the aggregated utility function as a building block. Let </w:t>
      </w:r>
      <w:r>
        <w:rPr>
          <w:rFonts w:ascii="Cambria" w:eastAsia="Cambria" w:hAnsi="Cambria" w:cs="Cambria"/>
        </w:rPr>
        <w:t>W(</w:t>
      </w:r>
      <w:proofErr w:type="spellStart"/>
      <w:proofErr w:type="gramStart"/>
      <w:r>
        <w:t>policy</w:t>
      </w:r>
      <w:r>
        <w:rPr>
          <w:rFonts w:ascii="Cambria" w:eastAsia="Cambria" w:hAnsi="Cambria" w:cs="Cambria"/>
          <w:i/>
        </w:rPr>
        <w:t>,Rec</w:t>
      </w:r>
      <w:proofErr w:type="gramEnd"/>
      <w:r>
        <w:rPr>
          <w:rFonts w:ascii="Cambria" w:eastAsia="Cambria" w:hAnsi="Cambria" w:cs="Cambria"/>
          <w:i/>
        </w:rPr>
        <w:t>,AD</w:t>
      </w:r>
      <w:proofErr w:type="spellEnd"/>
      <w:r>
        <w:rPr>
          <w:rFonts w:ascii="Cambria" w:eastAsia="Cambria" w:hAnsi="Cambria" w:cs="Cambria"/>
        </w:rPr>
        <w:t xml:space="preserve">) </w:t>
      </w:r>
      <w:r>
        <w:t>be the aggregated utility function:</w:t>
      </w:r>
    </w:p>
    <w:p w14:paraId="692D7318" w14:textId="77777777" w:rsidR="006719BC" w:rsidRDefault="001B5807">
      <w:pPr>
        <w:tabs>
          <w:tab w:val="center" w:pos="4597"/>
          <w:tab w:val="center" w:pos="4991"/>
        </w:tabs>
        <w:spacing w:after="1" w:line="259" w:lineRule="auto"/>
        <w:ind w:left="0" w:right="0" w:firstLine="0"/>
        <w:jc w:val="left"/>
      </w:pPr>
      <w:r>
        <w:rPr>
          <w:sz w:val="22"/>
        </w:rPr>
        <w:tab/>
      </w:r>
      <w:r>
        <w:rPr>
          <w:rFonts w:ascii="Cambria" w:eastAsia="Cambria" w:hAnsi="Cambria" w:cs="Cambria"/>
          <w:i/>
          <w:sz w:val="16"/>
        </w:rPr>
        <w:t>N</w:t>
      </w:r>
      <w:r>
        <w:rPr>
          <w:rFonts w:ascii="Cambria" w:eastAsia="Cambria" w:hAnsi="Cambria" w:cs="Cambria"/>
          <w:i/>
          <w:sz w:val="16"/>
        </w:rPr>
        <w:tab/>
      </w:r>
      <w:r>
        <w:rPr>
          <w:rFonts w:ascii="Cambria" w:eastAsia="Cambria" w:hAnsi="Cambria" w:cs="Cambria"/>
          <w:sz w:val="16"/>
        </w:rPr>
        <w:t>∞</w:t>
      </w:r>
    </w:p>
    <w:p w14:paraId="0FA55DD4" w14:textId="39CB2350" w:rsidR="006719BC" w:rsidRDefault="001B5807">
      <w:pPr>
        <w:tabs>
          <w:tab w:val="center" w:pos="4465"/>
          <w:tab w:val="center" w:pos="8721"/>
        </w:tabs>
        <w:spacing w:after="13" w:line="248" w:lineRule="auto"/>
        <w:ind w:left="0" w:right="0" w:firstLine="0"/>
        <w:jc w:val="left"/>
      </w:pPr>
      <w:r>
        <w:rPr>
          <w:sz w:val="22"/>
        </w:rPr>
        <w:tab/>
      </w:r>
      <w:r>
        <w:rPr>
          <w:rFonts w:ascii="Cambria" w:eastAsia="Cambria" w:hAnsi="Cambria" w:cs="Cambria"/>
        </w:rPr>
        <w:t>W(</w:t>
      </w:r>
      <w:r>
        <w:t>policy</w:t>
      </w:r>
      <w:r>
        <w:rPr>
          <w:noProof/>
        </w:rPr>
        <w:drawing>
          <wp:inline distT="0" distB="0" distL="0" distR="0" wp14:anchorId="537BB26B" wp14:editId="4B78A549">
            <wp:extent cx="2761488" cy="313944"/>
            <wp:effectExtent l="0" t="0" r="0" b="0"/>
            <wp:docPr id="61850" name="Picture 61850"/>
            <wp:cNvGraphicFramePr/>
            <a:graphic xmlns:a="http://schemas.openxmlformats.org/drawingml/2006/main">
              <a:graphicData uri="http://schemas.openxmlformats.org/drawingml/2006/picture">
                <pic:pic xmlns:pic="http://schemas.openxmlformats.org/drawingml/2006/picture">
                  <pic:nvPicPr>
                    <pic:cNvPr id="61850" name="Picture 61850"/>
                    <pic:cNvPicPr/>
                  </pic:nvPicPr>
                  <pic:blipFill>
                    <a:blip r:embed="rId46"/>
                    <a:stretch>
                      <a:fillRect/>
                    </a:stretch>
                  </pic:blipFill>
                  <pic:spPr>
                    <a:xfrm>
                      <a:off x="0" y="0"/>
                      <a:ext cx="2761488" cy="313944"/>
                    </a:xfrm>
                    <a:prstGeom prst="rect">
                      <a:avLst/>
                    </a:prstGeom>
                  </pic:spPr>
                </pic:pic>
              </a:graphicData>
            </a:graphic>
          </wp:inline>
        </w:drawing>
      </w:r>
      <w:r>
        <w:rPr>
          <w:noProof/>
          <w:sz w:val="22"/>
        </w:rPr>
        <mc:AlternateContent>
          <mc:Choice Requires="wpg">
            <w:drawing>
              <wp:inline distT="0" distB="0" distL="0" distR="0" wp14:anchorId="6E69C95E" wp14:editId="6B5F11E8">
                <wp:extent cx="134912" cy="6071"/>
                <wp:effectExtent l="0" t="0" r="0" b="0"/>
                <wp:docPr id="55974" name="Group 55974"/>
                <wp:cNvGraphicFramePr/>
                <a:graphic xmlns:a="http://schemas.openxmlformats.org/drawingml/2006/main">
                  <a:graphicData uri="http://schemas.microsoft.com/office/word/2010/wordprocessingGroup">
                    <wpg:wgp>
                      <wpg:cNvGrpSpPr/>
                      <wpg:grpSpPr>
                        <a:xfrm>
                          <a:off x="0" y="0"/>
                          <a:ext cx="134912" cy="6071"/>
                          <a:chOff x="0" y="0"/>
                          <a:chExt cx="134912" cy="6071"/>
                        </a:xfrm>
                      </wpg:grpSpPr>
                      <wps:wsp>
                        <wps:cNvPr id="3212" name="Shape 3212"/>
                        <wps:cNvSpPr/>
                        <wps:spPr>
                          <a:xfrm>
                            <a:off x="0" y="0"/>
                            <a:ext cx="134912" cy="0"/>
                          </a:xfrm>
                          <a:custGeom>
                            <a:avLst/>
                            <a:gdLst/>
                            <a:ahLst/>
                            <a:cxnLst/>
                            <a:rect l="0" t="0" r="0" b="0"/>
                            <a:pathLst>
                              <a:path w="134912">
                                <a:moveTo>
                                  <a:pt x="0" y="0"/>
                                </a:moveTo>
                                <a:lnTo>
                                  <a:pt x="134912"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74" style="width:10.623pt;height:0.478pt;mso-position-horizontal-relative:char;mso-position-vertical-relative:line" coordsize="1349,60">
                <v:shape id="Shape 3212" style="position:absolute;width:1349;height:0;left:0;top:0;" coordsize="134912,0" path="m0,0l134912,0">
                  <v:stroke weight="0.478pt" endcap="flat" joinstyle="miter" miterlimit="10" on="true" color="#000000"/>
                  <v:fill on="false" color="#000000" opacity="0"/>
                </v:shape>
              </v:group>
            </w:pict>
          </mc:Fallback>
        </mc:AlternateContent>
      </w:r>
      <w:commentRangeStart w:id="871"/>
      <w:ins w:id="872" w:author="Christopher Karlsten" w:date="2022-10-29T18:13:00Z">
        <w:r w:rsidR="00B37C24">
          <w:t>,</w:t>
        </w:r>
      </w:ins>
      <w:commentRangeEnd w:id="871"/>
      <w:ins w:id="873" w:author="Christopher Karlsten" w:date="2022-10-29T18:15:00Z">
        <w:r w:rsidR="002C05BA">
          <w:rPr>
            <w:rStyle w:val="CommentReference"/>
          </w:rPr>
          <w:commentReference w:id="871"/>
        </w:r>
      </w:ins>
      <w:r>
        <w:tab/>
        <w:t>(11)</w:t>
      </w:r>
    </w:p>
    <w:p w14:paraId="560D3607" w14:textId="77777777" w:rsidR="006719BC" w:rsidRDefault="001B5807">
      <w:pPr>
        <w:spacing w:after="151" w:line="259" w:lineRule="auto"/>
        <w:ind w:left="366" w:right="0" w:firstLine="0"/>
        <w:jc w:val="center"/>
      </w:pPr>
      <w:proofErr w:type="spellStart"/>
      <w:r>
        <w:rPr>
          <w:rFonts w:ascii="Cambria" w:eastAsia="Cambria" w:hAnsi="Cambria" w:cs="Cambria"/>
          <w:i/>
          <w:sz w:val="16"/>
        </w:rPr>
        <w:t>i</w:t>
      </w:r>
      <w:proofErr w:type="spellEnd"/>
      <w:r>
        <w:rPr>
          <w:rFonts w:ascii="Cambria" w:eastAsia="Cambria" w:hAnsi="Cambria" w:cs="Cambria"/>
          <w:sz w:val="16"/>
        </w:rPr>
        <w:t xml:space="preserve">=1 </w:t>
      </w:r>
      <w:r>
        <w:rPr>
          <w:rFonts w:ascii="Cambria" w:eastAsia="Cambria" w:hAnsi="Cambria" w:cs="Cambria"/>
          <w:i/>
          <w:sz w:val="16"/>
        </w:rPr>
        <w:t>t</w:t>
      </w:r>
      <w:r>
        <w:rPr>
          <w:rFonts w:ascii="Cambria" w:eastAsia="Cambria" w:hAnsi="Cambria" w:cs="Cambria"/>
          <w:sz w:val="16"/>
        </w:rPr>
        <w:t>=0</w:t>
      </w:r>
    </w:p>
    <w:p w14:paraId="53DE843B" w14:textId="2028BD8A" w:rsidR="006719BC" w:rsidRDefault="001B5807">
      <w:pPr>
        <w:ind w:left="20" w:right="288"/>
      </w:pPr>
      <w:r>
        <w:t xml:space="preserve">where policy </w:t>
      </w:r>
      <w:proofErr w:type="gramStart"/>
      <w:r>
        <w:rPr>
          <w:rFonts w:ascii="Cambria" w:eastAsia="Cambria" w:hAnsi="Cambria" w:cs="Cambria"/>
        </w:rPr>
        <w:t>∈{</w:t>
      </w:r>
      <w:proofErr w:type="gramEnd"/>
      <w:r>
        <w:t>None, Stimulus Check, UI extension, Payroll Tax Cut</w:t>
      </w:r>
      <w:r>
        <w:rPr>
          <w:rFonts w:ascii="Cambria" w:eastAsia="Cambria" w:hAnsi="Cambria" w:cs="Cambria"/>
        </w:rPr>
        <w:t xml:space="preserve">} </w:t>
      </w:r>
      <w:r>
        <w:t xml:space="preserve">is the stimulus policy followed, </w:t>
      </w:r>
      <w:r>
        <w:rPr>
          <w:rFonts w:ascii="Cambria" w:eastAsia="Cambria" w:hAnsi="Cambria" w:cs="Cambria"/>
          <w:i/>
        </w:rPr>
        <w:t xml:space="preserve">Rec </w:t>
      </w:r>
      <w:r>
        <w:rPr>
          <w:rFonts w:ascii="Cambria" w:eastAsia="Cambria" w:hAnsi="Cambria" w:cs="Cambria"/>
        </w:rPr>
        <w:t>∈ {1</w:t>
      </w:r>
      <w:r>
        <w:rPr>
          <w:rFonts w:ascii="Cambria" w:eastAsia="Cambria" w:hAnsi="Cambria" w:cs="Cambria"/>
          <w:i/>
        </w:rPr>
        <w:t>,</w:t>
      </w:r>
      <w:r>
        <w:rPr>
          <w:rFonts w:ascii="Cambria" w:eastAsia="Cambria" w:hAnsi="Cambria" w:cs="Cambria"/>
        </w:rPr>
        <w:t xml:space="preserve">0} </w:t>
      </w:r>
      <w:r>
        <w:t xml:space="preserve">is an indicator for whether the policy coincides with the start of a recession or is implemented in </w:t>
      </w:r>
      <w:proofErr w:type="spellStart"/>
      <w:r>
        <w:t>non</w:t>
      </w:r>
      <w:del w:id="874" w:author="Christopher Karlsten" w:date="2022-10-29T18:13:00Z">
        <w:r w:rsidDel="002C05BA">
          <w:delText>-</w:delText>
        </w:r>
      </w:del>
      <w:r>
        <w:t>recessionary</w:t>
      </w:r>
      <w:proofErr w:type="spellEnd"/>
      <w:r>
        <w:t xml:space="preserve"> times, and </w:t>
      </w:r>
      <w:r>
        <w:rPr>
          <w:rFonts w:ascii="Cambria" w:eastAsia="Cambria" w:hAnsi="Cambria" w:cs="Cambria"/>
          <w:i/>
        </w:rPr>
        <w:t xml:space="preserve">AD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is an</w:t>
      </w:r>
      <w:del w:id="875" w:author="Christopher Karlsten" w:date="2022-10-29T18:14:00Z">
        <w:r w:rsidDel="002C05BA">
          <w:delText>d</w:delText>
        </w:r>
      </w:del>
      <w:r>
        <w:t xml:space="preserve"> indicator for whether the aggregate demand effects are active during the recession</w:t>
      </w:r>
      <w:del w:id="876" w:author="Christopher Karlsten" w:date="2022-10-29T18:14:00Z">
        <w:r w:rsidDel="002C05BA">
          <w:delText xml:space="preserve"> or not</w:delText>
        </w:r>
      </w:del>
      <w:r>
        <w:t xml:space="preserve">. </w:t>
      </w:r>
      <w:proofErr w:type="spellStart"/>
      <w:proofErr w:type="gramStart"/>
      <w:r>
        <w:rPr>
          <w:rFonts w:ascii="Cambria" w:eastAsia="Cambria" w:hAnsi="Cambria" w:cs="Cambria"/>
          <w:i/>
        </w:rPr>
        <w:t>c</w:t>
      </w:r>
      <w:r>
        <w:rPr>
          <w:rFonts w:ascii="Cambria" w:eastAsia="Cambria" w:hAnsi="Cambria" w:cs="Cambria"/>
          <w:i/>
          <w:vertAlign w:val="subscript"/>
        </w:rPr>
        <w:t>it,</w:t>
      </w:r>
      <w:r>
        <w:rPr>
          <w:vertAlign w:val="subscript"/>
        </w:rPr>
        <w:t>policy</w:t>
      </w:r>
      <w:proofErr w:type="gramEnd"/>
      <w:r>
        <w:rPr>
          <w:rFonts w:ascii="Cambria" w:eastAsia="Cambria" w:hAnsi="Cambria" w:cs="Cambria"/>
          <w:i/>
          <w:vertAlign w:val="subscript"/>
        </w:rPr>
        <w:t>,Rec,AD</w:t>
      </w:r>
      <w:proofErr w:type="spellEnd"/>
      <w:r>
        <w:rPr>
          <w:rFonts w:ascii="Cambria" w:eastAsia="Cambria" w:hAnsi="Cambria" w:cs="Cambria"/>
          <w:i/>
          <w:vertAlign w:val="subscript"/>
        </w:rPr>
        <w:t xml:space="preserve"> </w:t>
      </w:r>
      <w:r>
        <w:t xml:space="preserve">are the consumption paths (including the splurge) for each consumer </w:t>
      </w:r>
      <w:proofErr w:type="spellStart"/>
      <w:r>
        <w:rPr>
          <w:rFonts w:ascii="Cambria" w:eastAsia="Cambria" w:hAnsi="Cambria" w:cs="Cambria"/>
          <w:i/>
        </w:rPr>
        <w:t>i</w:t>
      </w:r>
      <w:proofErr w:type="spellEnd"/>
      <w:r>
        <w:rPr>
          <w:rFonts w:ascii="Cambria" w:eastAsia="Cambria" w:hAnsi="Cambria" w:cs="Cambria"/>
          <w:i/>
        </w:rPr>
        <w:t xml:space="preserve"> </w:t>
      </w:r>
      <w:r>
        <w:t xml:space="preserve">in each scenario. </w:t>
      </w:r>
      <w:r>
        <w:rPr>
          <w:rFonts w:ascii="Cambria" w:eastAsia="Cambria" w:hAnsi="Cambria" w:cs="Cambria"/>
          <w:i/>
        </w:rPr>
        <w:t>β</w:t>
      </w:r>
      <w:r>
        <w:rPr>
          <w:rFonts w:ascii="Cambria" w:eastAsia="Cambria" w:hAnsi="Cambria" w:cs="Cambria"/>
          <w:i/>
          <w:vertAlign w:val="subscript"/>
        </w:rPr>
        <w:t xml:space="preserve">S </w:t>
      </w:r>
      <w:r>
        <w:t xml:space="preserve">is the social planner’s discount factor that we will set </w:t>
      </w:r>
      <w:del w:id="877" w:author="Christopher Karlsten [2]" w:date="2022-11-05T12:14:00Z">
        <w:r w:rsidDel="00076EA9">
          <w:delText xml:space="preserve">to be </w:delText>
        </w:r>
      </w:del>
      <w:r>
        <w:t xml:space="preserve">equal to the inverse of the real interest rate </w:t>
      </w:r>
      <w:r>
        <w:rPr>
          <w:rFonts w:ascii="Cambria" w:eastAsia="Cambria" w:hAnsi="Cambria" w:cs="Cambria"/>
          <w:i/>
        </w:rPr>
        <w:t>R</w:t>
      </w:r>
      <w:r>
        <w:t xml:space="preserve">. </w:t>
      </w:r>
      <w:r>
        <w:rPr>
          <w:rFonts w:ascii="Cambria" w:eastAsia="Cambria" w:hAnsi="Cambria" w:cs="Cambria"/>
          <w:i/>
        </w:rPr>
        <w:t xml:space="preserve">N </w:t>
      </w:r>
      <w:r>
        <w:t>is the number of consumers simulated.</w:t>
      </w:r>
    </w:p>
    <w:p w14:paraId="1A83B589" w14:textId="71F349E4" w:rsidR="006719BC" w:rsidRDefault="001B5807">
      <w:pPr>
        <w:spacing w:after="143"/>
        <w:ind w:right="288" w:firstLine="234"/>
      </w:pPr>
      <w:r>
        <w:t xml:space="preserve">We use the steady-state baseline </w:t>
      </w:r>
      <w:proofErr w:type="gramStart"/>
      <w:r>
        <w:t>as a way to</w:t>
      </w:r>
      <w:proofErr w:type="gramEnd"/>
      <w:r>
        <w:t xml:space="preserve"> convert from welfare units to consumption units. Using this baseline, we define the marginal increase in welfare that occurs when every </w:t>
      </w:r>
      <w:r>
        <w:lastRenderedPageBreak/>
        <w:t xml:space="preserve">consumer </w:t>
      </w:r>
      <w:commentRangeStart w:id="878"/>
      <w:r>
        <w:t>increases</w:t>
      </w:r>
      <w:del w:id="879" w:author="Christopher Karlsten [2]" w:date="2022-11-05T12:17:00Z">
        <w:r w:rsidDel="00076EA9">
          <w:delText xml:space="preserve"> their</w:delText>
        </w:r>
      </w:del>
      <w:r>
        <w:t xml:space="preserve"> consumption proportionally to </w:t>
      </w:r>
      <w:commentRangeEnd w:id="878"/>
      <w:r w:rsidR="0051750D">
        <w:rPr>
          <w:rStyle w:val="CommentReference"/>
        </w:rPr>
        <w:commentReference w:id="878"/>
      </w:r>
      <w:del w:id="880" w:author="Christopher Karlsten [2]" w:date="2022-11-05T12:18:00Z">
        <w:r w:rsidDel="00D04078">
          <w:delText xml:space="preserve">their </w:delText>
        </w:r>
      </w:del>
      <w:r>
        <w:t>baseline consumption as</w:t>
      </w:r>
      <w:ins w:id="881" w:author="Christopher Karlsten" w:date="2022-10-29T18:17:00Z">
        <w:r w:rsidR="002C05BA">
          <w:t xml:space="preserve"> the following</w:t>
        </w:r>
      </w:ins>
      <w:r>
        <w:t>:</w:t>
      </w:r>
      <w:commentRangeStart w:id="882"/>
      <w:r>
        <w:rPr>
          <w:color w:val="4C0000"/>
          <w:sz w:val="18"/>
          <w:vertAlign w:val="superscript"/>
        </w:rPr>
        <w:footnoteReference w:id="20"/>
      </w:r>
      <w:commentRangeEnd w:id="882"/>
      <w:r w:rsidR="003E5B7A">
        <w:rPr>
          <w:rStyle w:val="CommentReference"/>
        </w:rPr>
        <w:commentReference w:id="882"/>
      </w:r>
    </w:p>
    <w:p w14:paraId="49D8040A" w14:textId="77777777" w:rsidR="006719BC" w:rsidRDefault="001B5807">
      <w:pPr>
        <w:tabs>
          <w:tab w:val="center" w:pos="4432"/>
          <w:tab w:val="center" w:pos="8721"/>
        </w:tabs>
        <w:spacing w:after="53" w:line="248" w:lineRule="auto"/>
        <w:ind w:left="0" w:right="0" w:firstLine="0"/>
        <w:jc w:val="left"/>
      </w:pPr>
      <w:r>
        <w:rPr>
          <w:sz w:val="22"/>
        </w:rPr>
        <w:tab/>
      </w:r>
      <w:r>
        <w:rPr>
          <w:noProof/>
        </w:rPr>
        <w:drawing>
          <wp:inline distT="0" distB="0" distL="0" distR="0" wp14:anchorId="393EEDBD" wp14:editId="3E333A43">
            <wp:extent cx="2645664" cy="441960"/>
            <wp:effectExtent l="0" t="0" r="0" b="0"/>
            <wp:docPr id="61851" name="Picture 61851"/>
            <wp:cNvGraphicFramePr/>
            <a:graphic xmlns:a="http://schemas.openxmlformats.org/drawingml/2006/main">
              <a:graphicData uri="http://schemas.openxmlformats.org/drawingml/2006/picture">
                <pic:pic xmlns:pic="http://schemas.openxmlformats.org/drawingml/2006/picture">
                  <pic:nvPicPr>
                    <pic:cNvPr id="61851" name="Picture 61851"/>
                    <pic:cNvPicPr/>
                  </pic:nvPicPr>
                  <pic:blipFill>
                    <a:blip r:embed="rId47"/>
                    <a:stretch>
                      <a:fillRect/>
                    </a:stretch>
                  </pic:blipFill>
                  <pic:spPr>
                    <a:xfrm>
                      <a:off x="0" y="0"/>
                      <a:ext cx="2645664" cy="44196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(12)</w:t>
      </w:r>
    </w:p>
    <w:p w14:paraId="7F1FC11B" w14:textId="77777777" w:rsidR="006719BC" w:rsidRDefault="001B5807">
      <w:pPr>
        <w:ind w:left="20" w:right="288"/>
      </w:pPr>
      <w:r>
        <w:rPr>
          <w:noProof/>
          <w:sz w:val="22"/>
        </w:rPr>
        <mc:AlternateContent>
          <mc:Choice Requires="wpg">
            <w:drawing>
              <wp:anchor distT="0" distB="0" distL="114300" distR="114300" simplePos="0" relativeHeight="251659264" behindDoc="1" locked="0" layoutInCell="1" allowOverlap="1" wp14:anchorId="4E4EE492" wp14:editId="43A392C6">
                <wp:simplePos x="0" y="0"/>
                <wp:positionH relativeFrom="column">
                  <wp:posOffset>0</wp:posOffset>
                </wp:positionH>
                <wp:positionV relativeFrom="paragraph">
                  <wp:posOffset>287602</wp:posOffset>
                </wp:positionV>
                <wp:extent cx="3650399" cy="178041"/>
                <wp:effectExtent l="0" t="0" r="0" b="0"/>
                <wp:wrapNone/>
                <wp:docPr id="55975" name="Group 55975"/>
                <wp:cNvGraphicFramePr/>
                <a:graphic xmlns:a="http://schemas.openxmlformats.org/drawingml/2006/main">
                  <a:graphicData uri="http://schemas.microsoft.com/office/word/2010/wordprocessingGroup">
                    <wpg:wgp>
                      <wpg:cNvGrpSpPr/>
                      <wpg:grpSpPr>
                        <a:xfrm>
                          <a:off x="0" y="0"/>
                          <a:ext cx="3650399" cy="178041"/>
                          <a:chOff x="0" y="0"/>
                          <a:chExt cx="3650399" cy="178041"/>
                        </a:xfrm>
                      </wpg:grpSpPr>
                      <wps:wsp>
                        <wps:cNvPr id="3328" name="Shape 3328"/>
                        <wps:cNvSpPr/>
                        <wps:spPr>
                          <a:xfrm>
                            <a:off x="1827327" y="0"/>
                            <a:ext cx="1823072" cy="0"/>
                          </a:xfrm>
                          <a:custGeom>
                            <a:avLst/>
                            <a:gdLst/>
                            <a:ahLst/>
                            <a:cxnLst/>
                            <a:rect l="0" t="0" r="0" b="0"/>
                            <a:pathLst>
                              <a:path w="1823072">
                                <a:moveTo>
                                  <a:pt x="0" y="0"/>
                                </a:moveTo>
                                <a:lnTo>
                                  <a:pt x="1823072"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3329" name="Rectangle 3329"/>
                        <wps:cNvSpPr/>
                        <wps:spPr>
                          <a:xfrm>
                            <a:off x="2656891" y="14408"/>
                            <a:ext cx="141973" cy="127084"/>
                          </a:xfrm>
                          <a:prstGeom prst="rect">
                            <a:avLst/>
                          </a:prstGeom>
                          <a:ln>
                            <a:noFill/>
                          </a:ln>
                        </wps:spPr>
                        <wps:txbx>
                          <w:txbxContent>
                            <w:p w14:paraId="13875BF1" w14:textId="77777777" w:rsidR="006719BC" w:rsidRDefault="001B5807">
                              <w:pPr>
                                <w:spacing w:after="160" w:line="259" w:lineRule="auto"/>
                                <w:ind w:left="0" w:right="0" w:firstLine="0"/>
                                <w:jc w:val="left"/>
                              </w:pPr>
                              <w:r>
                                <w:rPr>
                                  <w:rFonts w:ascii="Cambria" w:eastAsia="Cambria" w:hAnsi="Cambria" w:cs="Cambria"/>
                                  <w:sz w:val="16"/>
                                </w:rPr>
                                <w:t>W</w:t>
                              </w:r>
                            </w:p>
                          </w:txbxContent>
                        </wps:txbx>
                        <wps:bodyPr horzOverflow="overflow" vert="horz" lIns="0" tIns="0" rIns="0" bIns="0" rtlCol="0">
                          <a:noAutofit/>
                        </wps:bodyPr>
                      </wps:wsp>
                      <wps:wsp>
                        <wps:cNvPr id="3330" name="Rectangle 3330"/>
                        <wps:cNvSpPr/>
                        <wps:spPr>
                          <a:xfrm>
                            <a:off x="2772055" y="8808"/>
                            <a:ext cx="56451" cy="89659"/>
                          </a:xfrm>
                          <a:prstGeom prst="rect">
                            <a:avLst/>
                          </a:prstGeom>
                          <a:ln>
                            <a:noFill/>
                          </a:ln>
                        </wps:spPr>
                        <wps:txbx>
                          <w:txbxContent>
                            <w:p w14:paraId="644232D5" w14:textId="77777777" w:rsidR="006719BC" w:rsidRDefault="001B5807">
                              <w:pPr>
                                <w:spacing w:after="160" w:line="259" w:lineRule="auto"/>
                                <w:ind w:left="0" w:right="0" w:firstLine="0"/>
                                <w:jc w:val="left"/>
                              </w:pPr>
                              <w:r>
                                <w:rPr>
                                  <w:rFonts w:ascii="Cambria" w:eastAsia="Cambria" w:hAnsi="Cambria" w:cs="Cambria"/>
                                  <w:i/>
                                  <w:sz w:val="12"/>
                                </w:rPr>
                                <w:t>c</w:t>
                              </w:r>
                            </w:p>
                          </w:txbxContent>
                        </wps:txbx>
                        <wps:bodyPr horzOverflow="overflow" vert="horz" lIns="0" tIns="0" rIns="0" bIns="0" rtlCol="0">
                          <a:noAutofit/>
                        </wps:bodyPr>
                      </wps:wsp>
                      <wps:wsp>
                        <wps:cNvPr id="3332" name="Shape 3332"/>
                        <wps:cNvSpPr/>
                        <wps:spPr>
                          <a:xfrm>
                            <a:off x="0" y="178041"/>
                            <a:ext cx="2267966" cy="0"/>
                          </a:xfrm>
                          <a:custGeom>
                            <a:avLst/>
                            <a:gdLst/>
                            <a:ahLst/>
                            <a:cxnLst/>
                            <a:rect l="0" t="0" r="0" b="0"/>
                            <a:pathLst>
                              <a:path w="2267966">
                                <a:moveTo>
                                  <a:pt x="0" y="0"/>
                                </a:moveTo>
                                <a:lnTo>
                                  <a:pt x="226796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4EE492" id="Group 55975" o:spid="_x0000_s1258" style="position:absolute;left:0;text-align:left;margin-left:0;margin-top:22.65pt;width:287.45pt;height:14pt;z-index:-251657216;mso-position-horizontal-relative:text;mso-position-vertical-relative:text" coordsize="36503,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">
                <v:shape id="Shape 3328" o:spid="_x0000_s1259" style="position:absolute;left:18273;width:18230;height:0;visibility:visible;mso-wrap-style:square;v-text-anchor:top" coordsize="18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" path="m,l1823072,e" filled="f" strokeweight=".16864mm">
                  <v:stroke miterlimit="83231f" joinstyle="miter"/>
                  <v:path arrowok="t" textboxrect="0,0,1823072,0"/>
                </v:shape>
                <v:rect id="Rectangle 3329" o:spid="_x0000_s1260" style="position:absolute;left:26568;top:144;width:14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13875BF1" w14:textId="77777777" w:rsidR="006719BC" w:rsidRDefault="001B5807">
                        <w:pPr>
                          <w:spacing w:after="160" w:line="259" w:lineRule="auto"/>
                          <w:ind w:left="0" w:right="0" w:firstLine="0"/>
                          <w:jc w:val="left"/>
                        </w:pPr>
                        <w:r>
                          <w:rPr>
                            <w:rFonts w:ascii="Cambria" w:eastAsia="Cambria" w:hAnsi="Cambria" w:cs="Cambria"/>
                            <w:sz w:val="16"/>
                          </w:rPr>
                          <w:t>W</w:t>
                        </w:r>
                      </w:p>
                    </w:txbxContent>
                  </v:textbox>
                </v:rect>
                <v:rect id="Rectangle 3330" o:spid="_x0000_s1261" style="position:absolute;left:27720;top:88;width:56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14:paraId="644232D5" w14:textId="77777777" w:rsidR="006719BC" w:rsidRDefault="001B5807">
                        <w:pPr>
                          <w:spacing w:after="160" w:line="259" w:lineRule="auto"/>
                          <w:ind w:left="0" w:right="0" w:firstLine="0"/>
                          <w:jc w:val="left"/>
                        </w:pPr>
                        <w:r>
                          <w:rPr>
                            <w:rFonts w:ascii="Cambria" w:eastAsia="Cambria" w:hAnsi="Cambria" w:cs="Cambria"/>
                            <w:i/>
                            <w:sz w:val="12"/>
                          </w:rPr>
                          <w:t>c</w:t>
                        </w:r>
                      </w:p>
                    </w:txbxContent>
                  </v:textbox>
                </v:rect>
                <v:shape id="Shape 3332" o:spid="_x0000_s1262" style="position:absolute;top:1780;width:22679;height:0;visibility:visible;mso-wrap-style:square;v-text-anchor:top" coordsize="2267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" path="m,l2267966,e" filled="f" strokeweight=".14042mm">
                  <v:stroke miterlimit="83231f" joinstyle="miter"/>
                  <v:path arrowok="t" textboxrect="0,0,2267966,0"/>
                </v:shape>
              </v:group>
            </w:pict>
          </mc:Fallback>
        </mc:AlternateContent>
      </w:r>
      <w:r>
        <w:t xml:space="preserve">With this definition, we consider, in steady-state consumption units </w:t>
      </w:r>
      <w:proofErr w:type="spellStart"/>
      <w:r>
        <w:rPr>
          <w:rFonts w:ascii="Cambria" w:eastAsia="Cambria" w:hAnsi="Cambria" w:cs="Cambria"/>
        </w:rPr>
        <w:t>W</w:t>
      </w:r>
      <w:r>
        <w:rPr>
          <w:rFonts w:ascii="Cambria" w:eastAsia="Cambria" w:hAnsi="Cambria" w:cs="Cambria"/>
          <w:i/>
          <w:vertAlign w:val="superscript"/>
        </w:rPr>
        <w:t>c</w:t>
      </w:r>
      <w:proofErr w:type="spellEnd"/>
      <w:r>
        <w:t xml:space="preserve">, the increase in welfare induced by a policy: </w:t>
      </w:r>
      <w:r>
        <w:rPr>
          <w:rFonts w:ascii="Cambria" w:eastAsia="Cambria" w:hAnsi="Cambria" w:cs="Cambria"/>
          <w:sz w:val="16"/>
        </w:rPr>
        <w:t>W(</w:t>
      </w:r>
      <w:proofErr w:type="spellStart"/>
      <w:proofErr w:type="gramStart"/>
      <w:r>
        <w:rPr>
          <w:sz w:val="16"/>
        </w:rPr>
        <w:t>policy</w:t>
      </w:r>
      <w:r>
        <w:rPr>
          <w:rFonts w:ascii="Cambria" w:eastAsia="Cambria" w:hAnsi="Cambria" w:cs="Cambria"/>
          <w:i/>
          <w:sz w:val="16"/>
        </w:rPr>
        <w:t>,Rec</w:t>
      </w:r>
      <w:proofErr w:type="gramEnd"/>
      <w:r>
        <w:rPr>
          <w:rFonts w:ascii="Cambria" w:eastAsia="Cambria" w:hAnsi="Cambria" w:cs="Cambria"/>
          <w:i/>
          <w:sz w:val="16"/>
        </w:rPr>
        <w:t>,AD</w:t>
      </w:r>
      <w:proofErr w:type="spellEnd"/>
      <w:r>
        <w:rPr>
          <w:rFonts w:ascii="Cambria" w:eastAsia="Cambria" w:hAnsi="Cambria" w:cs="Cambria"/>
          <w:sz w:val="16"/>
        </w:rPr>
        <w:t>)−W(</w:t>
      </w:r>
      <w:proofErr w:type="spellStart"/>
      <w:r>
        <w:rPr>
          <w:sz w:val="16"/>
        </w:rPr>
        <w:t>None</w:t>
      </w:r>
      <w:r>
        <w:rPr>
          <w:rFonts w:ascii="Cambria" w:eastAsia="Cambria" w:hAnsi="Cambria" w:cs="Cambria"/>
          <w:i/>
          <w:sz w:val="16"/>
        </w:rPr>
        <w:t>,Rec,AD</w:t>
      </w:r>
      <w:proofErr w:type="spellEnd"/>
      <w:r>
        <w:rPr>
          <w:rFonts w:ascii="Cambria" w:eastAsia="Cambria" w:hAnsi="Cambria" w:cs="Cambria"/>
          <w:sz w:val="16"/>
        </w:rPr>
        <w:t>)</w:t>
      </w:r>
      <w:r>
        <w:t>. However, this welfare increase</w:t>
      </w:r>
    </w:p>
    <w:p w14:paraId="004021F9" w14:textId="77777777" w:rsidR="006719BC" w:rsidRDefault="001B5807">
      <w:pPr>
        <w:spacing w:after="0" w:line="259" w:lineRule="auto"/>
        <w:ind w:left="2352" w:right="0" w:firstLine="0"/>
        <w:jc w:val="left"/>
      </w:pPr>
      <w:r>
        <w:rPr>
          <w:noProof/>
        </w:rPr>
        <w:drawing>
          <wp:inline distT="0" distB="0" distL="0" distR="0" wp14:anchorId="754298AF" wp14:editId="16E85ADA">
            <wp:extent cx="1542288" cy="158496"/>
            <wp:effectExtent l="0" t="0" r="0" b="0"/>
            <wp:docPr id="61852" name="Picture 61852"/>
            <wp:cNvGraphicFramePr/>
            <a:graphic xmlns:a="http://schemas.openxmlformats.org/drawingml/2006/main">
              <a:graphicData uri="http://schemas.openxmlformats.org/drawingml/2006/picture">
                <pic:pic xmlns:pic="http://schemas.openxmlformats.org/drawingml/2006/picture">
                  <pic:nvPicPr>
                    <pic:cNvPr id="61852" name="Picture 61852"/>
                    <pic:cNvPicPr/>
                  </pic:nvPicPr>
                  <pic:blipFill>
                    <a:blip r:embed="rId48"/>
                    <a:stretch>
                      <a:fillRect/>
                    </a:stretch>
                  </pic:blipFill>
                  <pic:spPr>
                    <a:xfrm>
                      <a:off x="0" y="0"/>
                      <a:ext cx="1542288" cy="158496"/>
                    </a:xfrm>
                    <a:prstGeom prst="rect">
                      <a:avLst/>
                    </a:prstGeom>
                  </pic:spPr>
                </pic:pic>
              </a:graphicData>
            </a:graphic>
          </wp:inline>
        </w:drawing>
      </w:r>
    </w:p>
    <w:p w14:paraId="3763F5FE" w14:textId="60A08668" w:rsidR="006719BC" w:rsidRDefault="001B5807">
      <w:pPr>
        <w:spacing w:after="66"/>
        <w:ind w:left="20" w:right="288"/>
      </w:pPr>
      <w:r>
        <w:t xml:space="preserve">ignores the cost of the policy to the government, </w:t>
      </w:r>
      <w:r>
        <w:rPr>
          <w:rFonts w:ascii="Cambria" w:eastAsia="Cambria" w:hAnsi="Cambria" w:cs="Cambria"/>
          <w:i/>
        </w:rPr>
        <w:t xml:space="preserve">PV </w:t>
      </w:r>
      <w:r>
        <w:rPr>
          <w:rFonts w:ascii="Cambria" w:eastAsia="Cambria" w:hAnsi="Cambria" w:cs="Cambria"/>
        </w:rPr>
        <w:t>(</w:t>
      </w:r>
      <w:proofErr w:type="spellStart"/>
      <w:proofErr w:type="gramStart"/>
      <w:r>
        <w:t>policy</w:t>
      </w:r>
      <w:r>
        <w:rPr>
          <w:rFonts w:ascii="Cambria" w:eastAsia="Cambria" w:hAnsi="Cambria" w:cs="Cambria"/>
          <w:i/>
        </w:rPr>
        <w:t>,Rec</w:t>
      </w:r>
      <w:proofErr w:type="spellEnd"/>
      <w:proofErr w:type="gramEnd"/>
      <w:r>
        <w:rPr>
          <w:rFonts w:ascii="Cambria" w:eastAsia="Cambria" w:hAnsi="Cambria" w:cs="Cambria"/>
        </w:rPr>
        <w:t>)</w:t>
      </w:r>
      <w:r>
        <w:t>.</w:t>
      </w:r>
      <w:commentRangeStart w:id="883"/>
      <w:r>
        <w:rPr>
          <w:color w:val="4C0000"/>
          <w:sz w:val="18"/>
          <w:vertAlign w:val="superscript"/>
        </w:rPr>
        <w:footnoteReference w:id="21"/>
      </w:r>
      <w:commentRangeEnd w:id="883"/>
      <w:r w:rsidR="00731928">
        <w:rPr>
          <w:rStyle w:val="CommentReference"/>
        </w:rPr>
        <w:commentReference w:id="883"/>
      </w:r>
      <w:r>
        <w:rPr>
          <w:color w:val="4C0000"/>
          <w:sz w:val="18"/>
          <w:vertAlign w:val="superscript"/>
        </w:rPr>
        <w:t xml:space="preserve"> </w:t>
      </w:r>
      <w:r>
        <w:t xml:space="preserve">We therefore subtract the fiscal cost of each policy in steady-state consumption units: </w:t>
      </w:r>
      <w:r>
        <w:rPr>
          <w:noProof/>
          <w:sz w:val="22"/>
        </w:rPr>
        <mc:AlternateContent>
          <mc:Choice Requires="wpg">
            <w:drawing>
              <wp:inline distT="0" distB="0" distL="0" distR="0" wp14:anchorId="6AF2189C" wp14:editId="64A71A72">
                <wp:extent cx="742023" cy="6071"/>
                <wp:effectExtent l="0" t="0" r="0" b="0"/>
                <wp:docPr id="56711" name="Group 56711"/>
                <wp:cNvGraphicFramePr/>
                <a:graphic xmlns:a="http://schemas.openxmlformats.org/drawingml/2006/main">
                  <a:graphicData uri="http://schemas.microsoft.com/office/word/2010/wordprocessingGroup">
                    <wpg:wgp>
                      <wpg:cNvGrpSpPr/>
                      <wpg:grpSpPr>
                        <a:xfrm>
                          <a:off x="0" y="0"/>
                          <a:ext cx="742023" cy="6071"/>
                          <a:chOff x="0" y="0"/>
                          <a:chExt cx="742023" cy="6071"/>
                        </a:xfrm>
                      </wpg:grpSpPr>
                      <wps:wsp>
                        <wps:cNvPr id="3382" name="Shape 3382"/>
                        <wps:cNvSpPr/>
                        <wps:spPr>
                          <a:xfrm>
                            <a:off x="0" y="0"/>
                            <a:ext cx="742023" cy="0"/>
                          </a:xfrm>
                          <a:custGeom>
                            <a:avLst/>
                            <a:gdLst/>
                            <a:ahLst/>
                            <a:cxnLst/>
                            <a:rect l="0" t="0" r="0" b="0"/>
                            <a:pathLst>
                              <a:path w="742023">
                                <a:moveTo>
                                  <a:pt x="0" y="0"/>
                                </a:moveTo>
                                <a:lnTo>
                                  <a:pt x="74202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711" style="width:58.427pt;height:0.478pt;mso-position-horizontal-relative:char;mso-position-vertical-relative:line" coordsize="7420,60">
                <v:shape id="Shape 3382" style="position:absolute;width:7420;height:0;left:0;top:0;" coordsize="742023,0" path="m0,0l742023,0">
                  <v:stroke weight="0.478pt" endcap="flat" joinstyle="miter" miterlimit="10" on="true" color="#000000"/>
                  <v:fill on="false" color="#000000" opacity="0"/>
                </v:shape>
              </v:group>
            </w:pict>
          </mc:Fallback>
        </mc:AlternateContent>
      </w:r>
      <w:r>
        <w:rPr>
          <w:rFonts w:ascii="Cambria" w:eastAsia="Cambria" w:hAnsi="Cambria" w:cs="Cambria"/>
          <w:i/>
          <w:vertAlign w:val="superscript"/>
        </w:rPr>
        <w:t xml:space="preserve">PV </w:t>
      </w:r>
      <w:r>
        <w:rPr>
          <w:rFonts w:ascii="Cambria" w:eastAsia="Cambria" w:hAnsi="Cambria" w:cs="Cambria"/>
          <w:vertAlign w:val="superscript"/>
        </w:rPr>
        <w:t>(</w:t>
      </w:r>
      <w:proofErr w:type="spellStart"/>
      <w:r>
        <w:rPr>
          <w:vertAlign w:val="superscript"/>
        </w:rPr>
        <w:t>policy</w:t>
      </w:r>
      <w:r>
        <w:rPr>
          <w:rFonts w:ascii="Cambria" w:eastAsia="Cambria" w:hAnsi="Cambria" w:cs="Cambria"/>
          <w:i/>
          <w:vertAlign w:val="subscript"/>
        </w:rPr>
        <w:t>P</w:t>
      </w:r>
      <w:r>
        <w:rPr>
          <w:rFonts w:ascii="Cambria" w:eastAsia="Cambria" w:hAnsi="Cambria" w:cs="Cambria"/>
          <w:i/>
          <w:sz w:val="12"/>
        </w:rPr>
        <w:t>c</w:t>
      </w:r>
      <w:proofErr w:type="spellEnd"/>
      <w:r>
        <w:rPr>
          <w:rFonts w:ascii="Cambria" w:eastAsia="Cambria" w:hAnsi="Cambria" w:cs="Cambria"/>
          <w:i/>
          <w:sz w:val="12"/>
        </w:rPr>
        <w:t xml:space="preserve"> </w:t>
      </w:r>
      <w:r>
        <w:rPr>
          <w:rFonts w:ascii="Cambria" w:eastAsia="Cambria" w:hAnsi="Cambria" w:cs="Cambria"/>
          <w:i/>
          <w:vertAlign w:val="superscript"/>
        </w:rPr>
        <w:t>,Rec</w:t>
      </w:r>
      <w:r>
        <w:rPr>
          <w:rFonts w:ascii="Cambria" w:eastAsia="Cambria" w:hAnsi="Cambria" w:cs="Cambria"/>
          <w:vertAlign w:val="superscript"/>
        </w:rPr>
        <w:t>)</w:t>
      </w:r>
      <w:ins w:id="889" w:author="Christopher Karlsten" w:date="2022-10-29T18:18:00Z">
        <w:r w:rsidR="002C05BA">
          <w:t>,</w:t>
        </w:r>
      </w:ins>
      <w:r>
        <w:rPr>
          <w:rFonts w:ascii="Cambria" w:eastAsia="Cambria" w:hAnsi="Cambria" w:cs="Cambria"/>
          <w:vertAlign w:val="superscript"/>
        </w:rPr>
        <w:t xml:space="preserve"> </w:t>
      </w:r>
      <w:r>
        <w:t xml:space="preserve">where </w:t>
      </w:r>
      <w:r>
        <w:rPr>
          <w:rFonts w:ascii="Cambria" w:eastAsia="Cambria" w:hAnsi="Cambria" w:cs="Cambria"/>
          <w:i/>
        </w:rPr>
        <w:t>P</w:t>
      </w:r>
      <w:r>
        <w:rPr>
          <w:rFonts w:ascii="Cambria" w:eastAsia="Cambria" w:hAnsi="Cambria" w:cs="Cambria"/>
          <w:i/>
          <w:vertAlign w:val="superscript"/>
        </w:rPr>
        <w:t>c</w:t>
      </w:r>
      <w:r>
        <w:t>, the marginal cost of increasing every consumer’s steady-state consumption proportionally, is given by</w:t>
      </w:r>
      <w:del w:id="890" w:author="Christopher Karlsten" w:date="2022-10-29T18:19:00Z">
        <w:r w:rsidDel="002C05BA">
          <w:delText>:</w:delText>
        </w:r>
      </w:del>
    </w:p>
    <w:p w14:paraId="10E0F562" w14:textId="77777777" w:rsidR="006719BC" w:rsidRDefault="001B5807">
      <w:pPr>
        <w:tabs>
          <w:tab w:val="center" w:pos="4444"/>
          <w:tab w:val="center" w:pos="8721"/>
        </w:tabs>
        <w:spacing w:after="69" w:line="248" w:lineRule="auto"/>
        <w:ind w:left="0" w:right="0" w:firstLine="0"/>
        <w:jc w:val="left"/>
      </w:pPr>
      <w:r>
        <w:rPr>
          <w:sz w:val="22"/>
        </w:rPr>
        <w:tab/>
      </w:r>
      <w:r>
        <w:rPr>
          <w:noProof/>
        </w:rPr>
        <w:drawing>
          <wp:inline distT="0" distB="0" distL="0" distR="0" wp14:anchorId="79AE7854" wp14:editId="354B2474">
            <wp:extent cx="1871472" cy="441960"/>
            <wp:effectExtent l="0" t="0" r="0" b="0"/>
            <wp:docPr id="61853" name="Picture 61853"/>
            <wp:cNvGraphicFramePr/>
            <a:graphic xmlns:a="http://schemas.openxmlformats.org/drawingml/2006/main">
              <a:graphicData uri="http://schemas.openxmlformats.org/drawingml/2006/picture">
                <pic:pic xmlns:pic="http://schemas.openxmlformats.org/drawingml/2006/picture">
                  <pic:nvPicPr>
                    <pic:cNvPr id="61853" name="Picture 61853"/>
                    <pic:cNvPicPr/>
                  </pic:nvPicPr>
                  <pic:blipFill>
                    <a:blip r:embed="rId49"/>
                    <a:stretch>
                      <a:fillRect/>
                    </a:stretch>
                  </pic:blipFill>
                  <pic:spPr>
                    <a:xfrm>
                      <a:off x="0" y="0"/>
                      <a:ext cx="1871472" cy="44196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(13)</w:t>
      </w:r>
    </w:p>
    <w:p w14:paraId="213265E1" w14:textId="32799D7B" w:rsidR="006719BC" w:rsidRDefault="001B5807">
      <w:pPr>
        <w:spacing w:after="112"/>
        <w:ind w:left="20" w:right="288"/>
      </w:pPr>
      <w:r>
        <w:t xml:space="preserve">Finally, we normalize the welfare benefit by subtracting the welfare effect of the policy in </w:t>
      </w:r>
      <w:proofErr w:type="spellStart"/>
      <w:r>
        <w:t>non</w:t>
      </w:r>
      <w:del w:id="891" w:author="Christopher Karlsten" w:date="2022-10-29T18:20:00Z">
        <w:r w:rsidDel="002C05BA">
          <w:delText>-</w:delText>
        </w:r>
      </w:del>
      <w:r>
        <w:t>recessionary</w:t>
      </w:r>
      <w:proofErr w:type="spellEnd"/>
      <w:r>
        <w:t xml:space="preserve"> times. This </w:t>
      </w:r>
      <w:commentRangeStart w:id="892"/>
      <w:ins w:id="893" w:author="Christopher Karlsten" w:date="2022-10-29T18:21:00Z">
        <w:r w:rsidR="00C9272C">
          <w:t>step</w:t>
        </w:r>
        <w:commentRangeEnd w:id="892"/>
        <w:r w:rsidR="00C9272C">
          <w:rPr>
            <w:rStyle w:val="CommentReference"/>
          </w:rPr>
          <w:commentReference w:id="892"/>
        </w:r>
        <w:r w:rsidR="00C9272C">
          <w:t xml:space="preserve"> </w:t>
        </w:r>
      </w:ins>
      <w:r>
        <w:t>can be thought to encompass both the preferences of society not to redistribute and the negative incentive effects of redistribution in normal times. Our final welfare measure, expressed in units of steady-state consumption, is</w:t>
      </w:r>
      <w:del w:id="894" w:author="Christopher Karlsten" w:date="2022-10-29T18:22:00Z">
        <w:r w:rsidDel="00C9272C">
          <w:delText>:</w:delText>
        </w:r>
      </w:del>
    </w:p>
    <w:p w14:paraId="257B21D6" w14:textId="77777777" w:rsidR="006719BC" w:rsidRDefault="001B5807">
      <w:pPr>
        <w:tabs>
          <w:tab w:val="center" w:pos="4705"/>
          <w:tab w:val="center" w:pos="7875"/>
        </w:tabs>
        <w:spacing w:after="0" w:line="259" w:lineRule="auto"/>
        <w:ind w:left="0" w:right="0" w:firstLine="0"/>
        <w:jc w:val="left"/>
      </w:pPr>
      <w:r>
        <w:rPr>
          <w:noProof/>
        </w:rPr>
        <w:drawing>
          <wp:anchor distT="0" distB="0" distL="114300" distR="114300" simplePos="0" relativeHeight="251660288" behindDoc="0" locked="0" layoutInCell="1" allowOverlap="0" wp14:anchorId="1EC24C63" wp14:editId="1EF92811">
            <wp:simplePos x="0" y="0"/>
            <wp:positionH relativeFrom="column">
              <wp:posOffset>528206</wp:posOffset>
            </wp:positionH>
            <wp:positionV relativeFrom="paragraph">
              <wp:posOffset>-30167</wp:posOffset>
            </wp:positionV>
            <wp:extent cx="1155192" cy="368808"/>
            <wp:effectExtent l="0" t="0" r="0" b="0"/>
            <wp:wrapSquare wrapText="bothSides"/>
            <wp:docPr id="61854" name="Picture 61854"/>
            <wp:cNvGraphicFramePr/>
            <a:graphic xmlns:a="http://schemas.openxmlformats.org/drawingml/2006/main">
              <a:graphicData uri="http://schemas.openxmlformats.org/drawingml/2006/picture">
                <pic:pic xmlns:pic="http://schemas.openxmlformats.org/drawingml/2006/picture">
                  <pic:nvPicPr>
                    <pic:cNvPr id="61854" name="Picture 61854"/>
                    <pic:cNvPicPr/>
                  </pic:nvPicPr>
                  <pic:blipFill>
                    <a:blip r:embed="rId50"/>
                    <a:stretch>
                      <a:fillRect/>
                    </a:stretch>
                  </pic:blipFill>
                  <pic:spPr>
                    <a:xfrm>
                      <a:off x="0" y="0"/>
                      <a:ext cx="1155192" cy="368808"/>
                    </a:xfrm>
                    <a:prstGeom prst="rect">
                      <a:avLst/>
                    </a:prstGeom>
                  </pic:spPr>
                </pic:pic>
              </a:graphicData>
            </a:graphic>
          </wp:anchor>
        </w:drawing>
      </w:r>
      <w:r>
        <w:rPr>
          <w:noProof/>
        </w:rPr>
        <w:drawing>
          <wp:anchor distT="0" distB="0" distL="114300" distR="114300" simplePos="0" relativeHeight="251661312" behindDoc="0" locked="0" layoutInCell="1" allowOverlap="0" wp14:anchorId="5782CD32" wp14:editId="5006D9C5">
            <wp:simplePos x="0" y="0"/>
            <wp:positionH relativeFrom="column">
              <wp:posOffset>4306672</wp:posOffset>
            </wp:positionH>
            <wp:positionV relativeFrom="paragraph">
              <wp:posOffset>-30167</wp:posOffset>
            </wp:positionV>
            <wp:extent cx="707136" cy="368808"/>
            <wp:effectExtent l="0" t="0" r="0" b="0"/>
            <wp:wrapSquare wrapText="bothSides"/>
            <wp:docPr id="61855" name="Picture 61855"/>
            <wp:cNvGraphicFramePr/>
            <a:graphic xmlns:a="http://schemas.openxmlformats.org/drawingml/2006/main">
              <a:graphicData uri="http://schemas.openxmlformats.org/drawingml/2006/picture">
                <pic:pic xmlns:pic="http://schemas.openxmlformats.org/drawingml/2006/picture">
                  <pic:nvPicPr>
                    <pic:cNvPr id="61855" name="Picture 61855"/>
                    <pic:cNvPicPr/>
                  </pic:nvPicPr>
                  <pic:blipFill>
                    <a:blip r:embed="rId51"/>
                    <a:stretch>
                      <a:fillRect/>
                    </a:stretch>
                  </pic:blipFill>
                  <pic:spPr>
                    <a:xfrm>
                      <a:off x="0" y="0"/>
                      <a:ext cx="707136" cy="368808"/>
                    </a:xfrm>
                    <a:prstGeom prst="rect">
                      <a:avLst/>
                    </a:prstGeom>
                  </pic:spPr>
                </pic:pic>
              </a:graphicData>
            </a:graphic>
          </wp:anchor>
        </w:drawing>
      </w:r>
      <w:r>
        <w:rPr>
          <w:noProof/>
        </w:rPr>
        <w:drawing>
          <wp:anchor distT="0" distB="0" distL="114300" distR="114300" simplePos="0" relativeHeight="251662336" behindDoc="0" locked="0" layoutInCell="1" allowOverlap="0" wp14:anchorId="31DD35E8" wp14:editId="0E69C8DF">
            <wp:simplePos x="0" y="0"/>
            <wp:positionH relativeFrom="column">
              <wp:posOffset>1558609</wp:posOffset>
            </wp:positionH>
            <wp:positionV relativeFrom="paragraph">
              <wp:posOffset>376232</wp:posOffset>
            </wp:positionV>
            <wp:extent cx="429768" cy="368808"/>
            <wp:effectExtent l="0" t="0" r="0" b="0"/>
            <wp:wrapSquare wrapText="bothSides"/>
            <wp:docPr id="61856" name="Picture 61856"/>
            <wp:cNvGraphicFramePr/>
            <a:graphic xmlns:a="http://schemas.openxmlformats.org/drawingml/2006/main">
              <a:graphicData uri="http://schemas.openxmlformats.org/drawingml/2006/picture">
                <pic:pic xmlns:pic="http://schemas.openxmlformats.org/drawingml/2006/picture">
                  <pic:nvPicPr>
                    <pic:cNvPr id="61856" name="Picture 61856"/>
                    <pic:cNvPicPr/>
                  </pic:nvPicPr>
                  <pic:blipFill>
                    <a:blip r:embed="rId52"/>
                    <a:stretch>
                      <a:fillRect/>
                    </a:stretch>
                  </pic:blipFill>
                  <pic:spPr>
                    <a:xfrm>
                      <a:off x="0" y="0"/>
                      <a:ext cx="429768" cy="368808"/>
                    </a:xfrm>
                    <a:prstGeom prst="rect">
                      <a:avLst/>
                    </a:prstGeom>
                  </pic:spPr>
                </pic:pic>
              </a:graphicData>
            </a:graphic>
          </wp:anchor>
        </w:drawing>
      </w:r>
      <w:r>
        <w:rPr>
          <w:noProof/>
        </w:rPr>
        <w:drawing>
          <wp:anchor distT="0" distB="0" distL="114300" distR="114300" simplePos="0" relativeHeight="251663360" behindDoc="0" locked="0" layoutInCell="1" allowOverlap="0" wp14:anchorId="0B4BC059" wp14:editId="741EC5AF">
            <wp:simplePos x="0" y="0"/>
            <wp:positionH relativeFrom="column">
              <wp:posOffset>3592246</wp:posOffset>
            </wp:positionH>
            <wp:positionV relativeFrom="paragraph">
              <wp:posOffset>376232</wp:posOffset>
            </wp:positionV>
            <wp:extent cx="1463040" cy="368808"/>
            <wp:effectExtent l="0" t="0" r="0" b="0"/>
            <wp:wrapSquare wrapText="bothSides"/>
            <wp:docPr id="61857" name="Picture 61857"/>
            <wp:cNvGraphicFramePr/>
            <a:graphic xmlns:a="http://schemas.openxmlformats.org/drawingml/2006/main">
              <a:graphicData uri="http://schemas.openxmlformats.org/drawingml/2006/picture">
                <pic:pic xmlns:pic="http://schemas.openxmlformats.org/drawingml/2006/picture">
                  <pic:nvPicPr>
                    <pic:cNvPr id="61857" name="Picture 61857"/>
                    <pic:cNvPicPr/>
                  </pic:nvPicPr>
                  <pic:blipFill>
                    <a:blip r:embed="rId53"/>
                    <a:stretch>
                      <a:fillRect/>
                    </a:stretch>
                  </pic:blipFill>
                  <pic:spPr>
                    <a:xfrm>
                      <a:off x="0" y="0"/>
                      <a:ext cx="1463040" cy="368808"/>
                    </a:xfrm>
                    <a:prstGeom prst="rect">
                      <a:avLst/>
                    </a:prstGeom>
                  </pic:spPr>
                </pic:pic>
              </a:graphicData>
            </a:graphic>
          </wp:anchor>
        </w:drawing>
      </w:r>
      <w:r>
        <w:rPr>
          <w:sz w:val="22"/>
        </w:rPr>
        <w:tab/>
      </w:r>
      <w:r>
        <w:rPr>
          <w:rFonts w:ascii="Cambria" w:eastAsia="Cambria" w:hAnsi="Cambria" w:cs="Cambria"/>
        </w:rPr>
        <w:t>(</w:t>
      </w:r>
      <w:proofErr w:type="spellStart"/>
      <w:proofErr w:type="gramStart"/>
      <w:r>
        <w:t>policy</w:t>
      </w:r>
      <w:r>
        <w:rPr>
          <w:rFonts w:ascii="Cambria" w:eastAsia="Cambria" w:hAnsi="Cambria" w:cs="Cambria"/>
          <w:i/>
        </w:rPr>
        <w:t>,Rec</w:t>
      </w:r>
      <w:proofErr w:type="gramEnd"/>
      <w:r>
        <w:rPr>
          <w:rFonts w:ascii="Cambria" w:eastAsia="Cambria" w:hAnsi="Cambria" w:cs="Cambria"/>
          <w:i/>
        </w:rPr>
        <w:t>,AD</w:t>
      </w:r>
      <w:proofErr w:type="spellEnd"/>
      <w:r>
        <w:rPr>
          <w:rFonts w:ascii="Cambria" w:eastAsia="Cambria" w:hAnsi="Cambria" w:cs="Cambria"/>
        </w:rPr>
        <w:t>) −W(</w:t>
      </w:r>
      <w:proofErr w:type="spellStart"/>
      <w:r>
        <w:t>None</w:t>
      </w:r>
      <w:r>
        <w:rPr>
          <w:rFonts w:ascii="Cambria" w:eastAsia="Cambria" w:hAnsi="Cambria" w:cs="Cambria"/>
          <w:i/>
        </w:rPr>
        <w:t>,Rec,AD</w:t>
      </w:r>
      <w:proofErr w:type="spellEnd"/>
      <w:r>
        <w:rPr>
          <w:rFonts w:ascii="Cambria" w:eastAsia="Cambria" w:hAnsi="Cambria" w:cs="Cambria"/>
        </w:rPr>
        <w:t>)</w:t>
      </w:r>
      <w:r>
        <w:rPr>
          <w:rFonts w:ascii="Cambria" w:eastAsia="Cambria" w:hAnsi="Cambria" w:cs="Cambria"/>
        </w:rPr>
        <w:tab/>
      </w:r>
      <w:r>
        <w:rPr>
          <w:rFonts w:ascii="Cambria" w:eastAsia="Cambria" w:hAnsi="Cambria" w:cs="Cambria"/>
          <w:i/>
        </w:rPr>
        <w:t xml:space="preserve">PV </w:t>
      </w:r>
      <w:r>
        <w:rPr>
          <w:rFonts w:ascii="Cambria" w:eastAsia="Cambria" w:hAnsi="Cambria" w:cs="Cambria"/>
        </w:rPr>
        <w:t>(</w:t>
      </w:r>
      <w:proofErr w:type="spellStart"/>
      <w:r>
        <w:t>policy</w:t>
      </w:r>
      <w:r>
        <w:rPr>
          <w:rFonts w:ascii="Cambria" w:eastAsia="Cambria" w:hAnsi="Cambria" w:cs="Cambria"/>
          <w:i/>
        </w:rPr>
        <w:t>,Rec</w:t>
      </w:r>
      <w:proofErr w:type="spellEnd"/>
      <w:r>
        <w:rPr>
          <w:rFonts w:ascii="Cambria" w:eastAsia="Cambria" w:hAnsi="Cambria" w:cs="Cambria"/>
        </w:rPr>
        <w:t>)</w:t>
      </w:r>
    </w:p>
    <w:p w14:paraId="7FCDD1F3" w14:textId="77777777" w:rsidR="006719BC" w:rsidRDefault="001B5807">
      <w:pPr>
        <w:tabs>
          <w:tab w:val="center" w:pos="5576"/>
        </w:tabs>
        <w:spacing w:after="281"/>
        <w:ind w:left="0" w:right="0" w:firstLine="0"/>
        <w:jc w:val="left"/>
      </w:pPr>
      <w:proofErr w:type="gramStart"/>
      <w:r>
        <w:rPr>
          <w:rFonts w:ascii="Cambria" w:eastAsia="Cambria" w:hAnsi="Cambria" w:cs="Cambria"/>
        </w:rPr>
        <w:t>C(</w:t>
      </w:r>
      <w:proofErr w:type="gramEnd"/>
      <w:r>
        <w:t>policy</w:t>
      </w:r>
      <w:r>
        <w:tab/>
      </w:r>
      <w:r>
        <w:rPr>
          <w:noProof/>
          <w:sz w:val="22"/>
        </w:rPr>
        <mc:AlternateContent>
          <mc:Choice Requires="wpg">
            <w:drawing>
              <wp:inline distT="0" distB="0" distL="0" distR="0" wp14:anchorId="5B92C2FC" wp14:editId="284F137E">
                <wp:extent cx="3972954" cy="6071"/>
                <wp:effectExtent l="0" t="0" r="0" b="0"/>
                <wp:docPr id="56712" name="Group 56712"/>
                <wp:cNvGraphicFramePr/>
                <a:graphic xmlns:a="http://schemas.openxmlformats.org/drawingml/2006/main">
                  <a:graphicData uri="http://schemas.microsoft.com/office/word/2010/wordprocessingGroup">
                    <wpg:wgp>
                      <wpg:cNvGrpSpPr/>
                      <wpg:grpSpPr>
                        <a:xfrm>
                          <a:off x="0" y="0"/>
                          <a:ext cx="3972954" cy="6071"/>
                          <a:chOff x="0" y="0"/>
                          <a:chExt cx="3972954" cy="6071"/>
                        </a:xfrm>
                      </wpg:grpSpPr>
                      <wps:wsp>
                        <wps:cNvPr id="3436" name="Shape 3436"/>
                        <wps:cNvSpPr/>
                        <wps:spPr>
                          <a:xfrm>
                            <a:off x="0" y="0"/>
                            <a:ext cx="2703221" cy="0"/>
                          </a:xfrm>
                          <a:custGeom>
                            <a:avLst/>
                            <a:gdLst/>
                            <a:ahLst/>
                            <a:cxnLst/>
                            <a:rect l="0" t="0" r="0" b="0"/>
                            <a:pathLst>
                              <a:path w="2703221">
                                <a:moveTo>
                                  <a:pt x="0" y="0"/>
                                </a:moveTo>
                                <a:lnTo>
                                  <a:pt x="270322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3445" name="Shape 3445"/>
                        <wps:cNvSpPr/>
                        <wps:spPr>
                          <a:xfrm>
                            <a:off x="2919159" y="0"/>
                            <a:ext cx="1053795" cy="0"/>
                          </a:xfrm>
                          <a:custGeom>
                            <a:avLst/>
                            <a:gdLst/>
                            <a:ahLst/>
                            <a:cxnLst/>
                            <a:rect l="0" t="0" r="0" b="0"/>
                            <a:pathLst>
                              <a:path w="1053795">
                                <a:moveTo>
                                  <a:pt x="0" y="0"/>
                                </a:moveTo>
                                <a:lnTo>
                                  <a:pt x="1053795"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712" style="width:312.831pt;height:0.478pt;mso-position-horizontal-relative:char;mso-position-vertical-relative:line" coordsize="39729,60">
                <v:shape id="Shape 3436" style="position:absolute;width:27032;height:0;left:0;top:0;" coordsize="2703221,0" path="m0,0l2703221,0">
                  <v:stroke weight="0.478pt" endcap="flat" joinstyle="miter" miterlimit="10" on="true" color="#000000"/>
                  <v:fill on="false" color="#000000" opacity="0"/>
                </v:shape>
                <v:shape id="Shape 3445" style="position:absolute;width:10537;height:0;left:29191;top:0;" coordsize="1053795,0" path="m0,0l1053795,0">
                  <v:stroke weight="0.478pt" endcap="flat" joinstyle="miter" miterlimit="10" on="true" color="#000000"/>
                  <v:fill on="false" color="#000000" opacity="0"/>
                </v:shape>
              </v:group>
            </w:pict>
          </mc:Fallback>
        </mc:AlternateContent>
      </w:r>
      <w:proofErr w:type="spellStart"/>
      <w:r>
        <w:rPr>
          <w:rFonts w:ascii="Cambria" w:eastAsia="Cambria" w:hAnsi="Cambria" w:cs="Cambria"/>
        </w:rPr>
        <w:t>W</w:t>
      </w:r>
      <w:r>
        <w:rPr>
          <w:rFonts w:ascii="Cambria" w:eastAsia="Cambria" w:hAnsi="Cambria" w:cs="Cambria"/>
          <w:i/>
          <w:vertAlign w:val="subscript"/>
        </w:rPr>
        <w:t>c</w:t>
      </w:r>
      <w:proofErr w:type="spellEnd"/>
    </w:p>
    <w:p w14:paraId="15FC54DC" w14:textId="77777777" w:rsidR="006719BC" w:rsidRDefault="001B5807">
      <w:pPr>
        <w:spacing w:after="0" w:line="259" w:lineRule="auto"/>
        <w:ind w:right="1240"/>
        <w:jc w:val="center"/>
      </w:pPr>
      <w:r>
        <w:rPr>
          <w:rFonts w:ascii="Cambria" w:eastAsia="Cambria" w:hAnsi="Cambria" w:cs="Cambria"/>
        </w:rPr>
        <w:t>(</w:t>
      </w:r>
      <w:r>
        <w:t>policy</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 −</w:t>
      </w:r>
      <w:proofErr w:type="gramStart"/>
      <w:r>
        <w:rPr>
          <w:rFonts w:ascii="Cambria" w:eastAsia="Cambria" w:hAnsi="Cambria" w:cs="Cambria"/>
        </w:rPr>
        <w:t>W(</w:t>
      </w:r>
      <w:proofErr w:type="gramEnd"/>
      <w:r>
        <w:t>None</w:t>
      </w:r>
      <w:r>
        <w:rPr>
          <w:rFonts w:ascii="Cambria" w:eastAsia="Cambria" w:hAnsi="Cambria" w:cs="Cambria"/>
          <w:i/>
        </w:rPr>
        <w:t>,</w:t>
      </w:r>
    </w:p>
    <w:p w14:paraId="0C503FE3" w14:textId="77777777" w:rsidR="006719BC" w:rsidRDefault="001B5807">
      <w:pPr>
        <w:tabs>
          <w:tab w:val="center" w:pos="5354"/>
          <w:tab w:val="center" w:pos="8721"/>
        </w:tabs>
        <w:spacing w:after="13" w:line="248" w:lineRule="auto"/>
        <w:ind w:left="0" w:right="0" w:firstLine="0"/>
        <w:jc w:val="left"/>
      </w:pPr>
      <w:r>
        <w:rPr>
          <w:sz w:val="22"/>
        </w:rPr>
        <w:tab/>
      </w:r>
      <w:r>
        <w:rPr>
          <w:noProof/>
          <w:sz w:val="22"/>
        </w:rPr>
        <mc:AlternateContent>
          <mc:Choice Requires="wpg">
            <w:drawing>
              <wp:inline distT="0" distB="0" distL="0" distR="0" wp14:anchorId="7CAB895C" wp14:editId="5BC17E4A">
                <wp:extent cx="3124721" cy="6071"/>
                <wp:effectExtent l="0" t="0" r="0" b="0"/>
                <wp:docPr id="56713" name="Group 56713"/>
                <wp:cNvGraphicFramePr/>
                <a:graphic xmlns:a="http://schemas.openxmlformats.org/drawingml/2006/main">
                  <a:graphicData uri="http://schemas.microsoft.com/office/word/2010/wordprocessingGroup">
                    <wpg:wgp>
                      <wpg:cNvGrpSpPr/>
                      <wpg:grpSpPr>
                        <a:xfrm>
                          <a:off x="0" y="0"/>
                          <a:ext cx="3124721" cy="6071"/>
                          <a:chOff x="0" y="0"/>
                          <a:chExt cx="3124721" cy="6071"/>
                        </a:xfrm>
                      </wpg:grpSpPr>
                      <wps:wsp>
                        <wps:cNvPr id="3465" name="Shape 3465"/>
                        <wps:cNvSpPr/>
                        <wps:spPr>
                          <a:xfrm>
                            <a:off x="0" y="0"/>
                            <a:ext cx="2027936" cy="0"/>
                          </a:xfrm>
                          <a:custGeom>
                            <a:avLst/>
                            <a:gdLst/>
                            <a:ahLst/>
                            <a:cxnLst/>
                            <a:rect l="0" t="0" r="0" b="0"/>
                            <a:pathLst>
                              <a:path w="2027936">
                                <a:moveTo>
                                  <a:pt x="0" y="0"/>
                                </a:moveTo>
                                <a:lnTo>
                                  <a:pt x="202793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3474" name="Shape 3474"/>
                        <wps:cNvSpPr/>
                        <wps:spPr>
                          <a:xfrm>
                            <a:off x="2243887" y="0"/>
                            <a:ext cx="880834" cy="0"/>
                          </a:xfrm>
                          <a:custGeom>
                            <a:avLst/>
                            <a:gdLst/>
                            <a:ahLst/>
                            <a:cxnLst/>
                            <a:rect l="0" t="0" r="0" b="0"/>
                            <a:pathLst>
                              <a:path w="880834">
                                <a:moveTo>
                                  <a:pt x="0" y="0"/>
                                </a:moveTo>
                                <a:lnTo>
                                  <a:pt x="88083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713" style="width:246.041pt;height:0.478pt;mso-position-horizontal-relative:char;mso-position-vertical-relative:line" coordsize="31247,60">
                <v:shape id="Shape 3465" style="position:absolute;width:20279;height:0;left:0;top:0;" coordsize="2027936,0" path="m0,0l2027936,0">
                  <v:stroke weight="0.478pt" endcap="flat" joinstyle="miter" miterlimit="10" on="true" color="#000000"/>
                  <v:fill on="false" color="#000000" opacity="0"/>
                </v:shape>
                <v:shape id="Shape 3474" style="position:absolute;width:8808;height:0;left:22438;top:0;" coordsize="880834,0" path="m0,0l880834,0">
                  <v:stroke weight="0.478pt" endcap="flat" joinstyle="miter" miterlimit="10" on="true" color="#000000"/>
                  <v:fill on="false" color="#000000" opacity="0"/>
                </v:shape>
              </v:group>
            </w:pict>
          </mc:Fallback>
        </mc:AlternateContent>
      </w:r>
      <w:r>
        <w:rPr>
          <w:rFonts w:ascii="Cambria" w:eastAsia="Cambria" w:hAnsi="Cambria" w:cs="Cambria"/>
          <w:i/>
          <w:sz w:val="16"/>
        </w:rPr>
        <w:t>c</w:t>
      </w:r>
      <w:r>
        <w:rPr>
          <w:rFonts w:ascii="Cambria" w:eastAsia="Cambria" w:hAnsi="Cambria" w:cs="Cambria"/>
          <w:i/>
          <w:sz w:val="16"/>
        </w:rPr>
        <w:tab/>
      </w:r>
      <w:r>
        <w:t>(14)</w:t>
      </w:r>
    </w:p>
    <w:p w14:paraId="7DAF9145" w14:textId="715AD3B8" w:rsidR="006719BC" w:rsidRDefault="001B5807">
      <w:pPr>
        <w:spacing w:after="77" w:line="259" w:lineRule="auto"/>
        <w:ind w:left="2455" w:right="1240" w:firstLine="0"/>
        <w:jc w:val="center"/>
      </w:pPr>
      <w:r>
        <w:rPr>
          <w:rFonts w:ascii="Cambria" w:eastAsia="Cambria" w:hAnsi="Cambria" w:cs="Cambria"/>
        </w:rPr>
        <w:t>W</w:t>
      </w:r>
      <w:commentRangeStart w:id="895"/>
      <w:ins w:id="896" w:author="Christopher Karlsten" w:date="2022-10-29T18:22:00Z">
        <w:r w:rsidR="00C9272C">
          <w:rPr>
            <w:rFonts w:ascii="Cambria" w:eastAsia="Cambria" w:hAnsi="Cambria" w:cs="Cambria"/>
          </w:rPr>
          <w:t>.</w:t>
        </w:r>
        <w:commentRangeEnd w:id="895"/>
        <w:r w:rsidR="00C9272C">
          <w:rPr>
            <w:rStyle w:val="CommentReference"/>
          </w:rPr>
          <w:commentReference w:id="895"/>
        </w:r>
      </w:ins>
    </w:p>
    <w:p w14:paraId="536511E8" w14:textId="030B8399" w:rsidR="006719BC" w:rsidRDefault="001B5807">
      <w:pPr>
        <w:ind w:right="288" w:firstLine="234"/>
      </w:pPr>
      <w:r>
        <w:t xml:space="preserve">Table </w:t>
      </w:r>
      <w:r>
        <w:rPr>
          <w:color w:val="4C0000"/>
        </w:rPr>
        <w:t xml:space="preserve">4 </w:t>
      </w:r>
      <w:r>
        <w:t>shows the welfare benefits of each policy as defined by equation (</w:t>
      </w:r>
      <w:r>
        <w:rPr>
          <w:color w:val="4C0000"/>
        </w:rPr>
        <w:t>14</w:t>
      </w:r>
      <w:r>
        <w:t xml:space="preserve">). The stimulus check and payroll tax cut policies have been adjusted to be the same fiscal size (in the absence of a recession) as the </w:t>
      </w:r>
      <w:del w:id="897" w:author="Christopher Karlsten" w:date="2022-10-29T18:23:00Z">
        <w:r w:rsidDel="00C9272C">
          <w:delText>unemployment insurance</w:delText>
        </w:r>
      </w:del>
      <w:ins w:id="898" w:author="Christopher Karlsten" w:date="2022-10-29T18:23:00Z">
        <w:r w:rsidR="00C9272C">
          <w:t>UI</w:t>
        </w:r>
      </w:ins>
      <w:r>
        <w:t xml:space="preserve"> extension.</w:t>
      </w:r>
      <w:r>
        <w:rPr>
          <w:color w:val="4C0000"/>
          <w:sz w:val="18"/>
          <w:vertAlign w:val="superscript"/>
        </w:rPr>
        <w:footnoteReference w:id="22"/>
      </w:r>
      <w:r>
        <w:rPr>
          <w:color w:val="4C0000"/>
          <w:sz w:val="18"/>
          <w:vertAlign w:val="superscript"/>
        </w:rPr>
        <w:footnoteReference w:id="23"/>
      </w:r>
      <w:r>
        <w:rPr>
          <w:color w:val="4C0000"/>
          <w:sz w:val="18"/>
          <w:vertAlign w:val="superscript"/>
        </w:rPr>
        <w:t xml:space="preserve"> </w:t>
      </w:r>
      <w:r>
        <w:t>The table shows consumption</w:t>
      </w:r>
      <w:ins w:id="915" w:author="Christopher Karlsten" w:date="2022-10-29T18:24:00Z">
        <w:r w:rsidR="003E5B7A">
          <w:t>-</w:t>
        </w:r>
      </w:ins>
      <w:del w:id="916" w:author="Christopher Karlsten" w:date="2022-10-29T18:24:00Z">
        <w:r w:rsidDel="003E5B7A">
          <w:delText xml:space="preserve"> </w:delText>
        </w:r>
      </w:del>
      <w:r>
        <w:t>equivalent welfare gains in basis points</w:t>
      </w:r>
      <w:ins w:id="917" w:author="Christopher Karlsten" w:date="2022-10-29T18:36:00Z">
        <w:r w:rsidR="00493080">
          <w:t>, which</w:t>
        </w:r>
      </w:ins>
      <w:del w:id="918" w:author="Christopher Karlsten" w:date="2022-10-29T18:36:00Z">
        <w:r w:rsidDel="00493080">
          <w:delText xml:space="preserve"> and</w:delText>
        </w:r>
      </w:del>
      <w:r>
        <w:t xml:space="preserve"> are to be interpreted as follows. A welfare gain of </w:t>
      </w:r>
      <w:r>
        <w:rPr>
          <w:rFonts w:ascii="Cambria" w:eastAsia="Cambria" w:hAnsi="Cambria" w:cs="Cambria"/>
          <w:i/>
        </w:rPr>
        <w:t xml:space="preserve">x </w:t>
      </w:r>
      <w:r>
        <w:t xml:space="preserve">implies that the social planner is indifferent between the stimulus </w:t>
      </w:r>
      <w:r>
        <w:lastRenderedPageBreak/>
        <w:t xml:space="preserve">policy being implemented in response to a recession and a permanent increase in the baseline consumption of the total population by </w:t>
      </w:r>
      <w:r>
        <w:rPr>
          <w:rFonts w:ascii="Cambria" w:eastAsia="Cambria" w:hAnsi="Cambria" w:cs="Cambria"/>
          <w:i/>
        </w:rPr>
        <w:t xml:space="preserve">x </w:t>
      </w:r>
      <w:r>
        <w:t>basis points (</w:t>
      </w:r>
      <w:ins w:id="919" w:author="Christopher Karlsten" w:date="2022-10-29T18:40:00Z">
        <w:r w:rsidR="00493080">
          <w:t>that is</w:t>
        </w:r>
      </w:ins>
      <w:del w:id="920" w:author="Christopher Karlsten" w:date="2022-10-29T18:40:00Z">
        <w:r w:rsidDel="00493080">
          <w:delText>i.e.</w:delText>
        </w:r>
      </w:del>
      <w:ins w:id="921" w:author="Christopher Karlsten" w:date="2022-10-29T18:36:00Z">
        <w:r w:rsidR="00493080">
          <w:t>,</w:t>
        </w:r>
      </w:ins>
      <w:r>
        <w:t xml:space="preserve"> </w:t>
      </w:r>
      <w:del w:id="922" w:author="Christopher Karlsten" w:date="2022-10-29T18:37:00Z">
        <w:r w:rsidDel="00493080">
          <w:delText xml:space="preserve">a </w:delText>
        </w:r>
      </w:del>
      <w:ins w:id="923" w:author="Christopher Karlsten" w:date="2022-10-29T18:37:00Z">
        <w:r w:rsidR="00493080">
          <w:t>one-</w:t>
        </w:r>
      </w:ins>
      <w:r>
        <w:t>hundre</w:t>
      </w:r>
      <w:ins w:id="924" w:author="Christopher Karlsten" w:date="2022-10-29T18:41:00Z">
        <w:r w:rsidR="00493080">
          <w:t>d</w:t>
        </w:r>
      </w:ins>
      <w:r>
        <w:t>th of 1</w:t>
      </w:r>
      <w:del w:id="925" w:author="Christopher Karlsten" w:date="2022-10-29T18:41:00Z">
        <w:r w:rsidDel="00493080">
          <w:delText xml:space="preserve">% </w:delText>
        </w:r>
      </w:del>
      <w:ins w:id="926" w:author="Christopher Karlsten" w:date="2022-10-29T18:41:00Z">
        <w:r w:rsidR="00493080">
          <w:t xml:space="preserve"> percent </w:t>
        </w:r>
      </w:ins>
      <w:r>
        <w:t xml:space="preserve">of the baseline consumption). We will, however, first discuss the relative differences across the policies and then discuss the magnitude of the welfare </w:t>
      </w:r>
      <w:ins w:id="927" w:author="Christopher Karlsten" w:date="2022-10-29T18:42:00Z">
        <w:r w:rsidR="00493080">
          <w:t>effe</w:t>
        </w:r>
      </w:ins>
      <w:del w:id="928" w:author="Christopher Karlsten" w:date="2022-10-29T18:42:00Z">
        <w:r w:rsidDel="00493080">
          <w:delText>impa</w:delText>
        </w:r>
      </w:del>
      <w:r>
        <w:t>cts.</w:t>
      </w:r>
    </w:p>
    <w:p w14:paraId="676CC546" w14:textId="503C5362" w:rsidR="006719BC" w:rsidRDefault="001B5807">
      <w:pPr>
        <w:ind w:right="288" w:firstLine="234"/>
      </w:pPr>
      <w:r>
        <w:t xml:space="preserve">Without aggregate demand effects (the first row of the table), the payroll tax cut has extremely limited welfare benefits compared </w:t>
      </w:r>
      <w:del w:id="929" w:author="Christopher Karlsten" w:date="2022-10-29T18:43:00Z">
        <w:r w:rsidDel="00493080">
          <w:delText xml:space="preserve">to </w:delText>
        </w:r>
      </w:del>
      <w:ins w:id="930" w:author="Christopher Karlsten" w:date="2022-10-29T18:43:00Z">
        <w:r w:rsidR="00493080">
          <w:t xml:space="preserve">with </w:t>
        </w:r>
      </w:ins>
      <w:r>
        <w:t>the other policies. Th</w:t>
      </w:r>
      <w:ins w:id="931" w:author="Christopher Karlsten" w:date="2022-10-29T18:43:00Z">
        <w:r w:rsidR="00493080">
          <w:t>e reason</w:t>
        </w:r>
      </w:ins>
      <w:del w:id="932" w:author="Christopher Karlsten" w:date="2022-10-29T18:43:00Z">
        <w:r w:rsidDel="00493080">
          <w:delText>is</w:delText>
        </w:r>
      </w:del>
      <w:r>
        <w:t xml:space="preserve"> is </w:t>
      </w:r>
      <w:del w:id="933" w:author="Christopher Karlsten" w:date="2022-10-29T18:43:00Z">
        <w:r w:rsidDel="00493080">
          <w:delText xml:space="preserve">because </w:delText>
        </w:r>
      </w:del>
      <w:ins w:id="934" w:author="Christopher Karlsten" w:date="2022-10-29T18:43:00Z">
        <w:r w:rsidR="00493080">
          <w:t xml:space="preserve">that </w:t>
        </w:r>
      </w:ins>
      <w:r>
        <w:t>the payroll tax cut goes to consumers who remain employed</w:t>
      </w:r>
      <w:ins w:id="935" w:author="Christopher Karlsten" w:date="2022-10-29T18:44:00Z">
        <w:r w:rsidR="0010713F">
          <w:t>,</w:t>
        </w:r>
      </w:ins>
      <w:r>
        <w:t xml:space="preserve"> and therefore </w:t>
      </w:r>
      <w:ins w:id="936" w:author="Christopher Karlsten" w:date="2022-10-29T18:44:00Z">
        <w:r w:rsidR="0010713F">
          <w:t xml:space="preserve">it </w:t>
        </w:r>
      </w:ins>
      <w:r>
        <w:t xml:space="preserve">does not directly affect the unemployed consumers who are the most hit by the recession. However, employed consumers do reduce their consumption at the onset of the recession </w:t>
      </w:r>
      <w:del w:id="937" w:author="Christopher Karlsten" w:date="2022-10-29T18:45:00Z">
        <w:r w:rsidDel="0010713F">
          <w:delText>due to</w:delText>
        </w:r>
      </w:del>
      <w:ins w:id="938" w:author="Christopher Karlsten" w:date="2022-10-29T18:45:00Z">
        <w:r w:rsidR="0010713F">
          <w:t>because of</w:t>
        </w:r>
      </w:ins>
      <w:r>
        <w:t xml:space="preserve"> the increased unemployment risk, so the tax cut helps them more than in </w:t>
      </w:r>
      <w:proofErr w:type="spellStart"/>
      <w:r>
        <w:t>non</w:t>
      </w:r>
      <w:del w:id="939" w:author="Christopher Karlsten" w:date="2022-10-29T18:45:00Z">
        <w:r w:rsidDel="0010713F">
          <w:delText>-</w:delText>
        </w:r>
      </w:del>
      <w:r>
        <w:t>recessionary</w:t>
      </w:r>
      <w:proofErr w:type="spellEnd"/>
      <w:r>
        <w:t xml:space="preserve"> times. Similarly, the stimulus check has limited benefits relative to the UI policy</w:t>
      </w:r>
      <w:ins w:id="940" w:author="Christopher Karlsten" w:date="2022-10-29T18:45:00Z">
        <w:r w:rsidR="0010713F">
          <w:t>,</w:t>
        </w:r>
      </w:ins>
      <w:r>
        <w:t xml:space="preserve"> as it mostly goes to employed consumers</w:t>
      </w:r>
      <w:ins w:id="941" w:author="Christopher Karlsten" w:date="2022-10-29T18:45:00Z">
        <w:r w:rsidR="0010713F">
          <w:t>,</w:t>
        </w:r>
      </w:ins>
      <w:r>
        <w:t xml:space="preserve"> although it has the benefit over the payroll tax cut of also reaching the unemployed. The extended </w:t>
      </w:r>
      <w:del w:id="942" w:author="Christopher Karlsten" w:date="2022-10-29T18:46:00Z">
        <w:r w:rsidDel="0010713F">
          <w:delText>unemployment insurance</w:delText>
        </w:r>
      </w:del>
      <w:ins w:id="943" w:author="Christopher Karlsten" w:date="2022-10-29T18:46:00Z">
        <w:r w:rsidR="0010713F">
          <w:t>UI</w:t>
        </w:r>
      </w:ins>
      <w:r>
        <w:t xml:space="preserve"> policy is the clear </w:t>
      </w:r>
      <w:ins w:id="944" w:author="Christopher Karlsten" w:date="2022-10-29T18:46:00Z">
        <w:r w:rsidR="0010713F">
          <w:t>“</w:t>
        </w:r>
      </w:ins>
      <w:del w:id="945" w:author="Christopher Karlsten" w:date="2022-10-29T18:46:00Z">
        <w:r w:rsidDel="0010713F">
          <w:delText>‘</w:delText>
        </w:r>
      </w:del>
      <w:r>
        <w:t>bang for the buck</w:t>
      </w:r>
      <w:ins w:id="946" w:author="Christopher Karlsten" w:date="2022-10-29T18:46:00Z">
        <w:r w:rsidR="0010713F">
          <w:t>”</w:t>
        </w:r>
      </w:ins>
      <w:del w:id="947" w:author="Christopher Karlsten" w:date="2022-10-29T18:46:00Z">
        <w:r w:rsidDel="0010713F">
          <w:delText>’</w:delText>
        </w:r>
      </w:del>
      <w:r>
        <w:t xml:space="preserve"> winner</w:t>
      </w:r>
      <w:ins w:id="948" w:author="Christopher Karlsten" w:date="2022-10-29T18:46:00Z">
        <w:r w:rsidR="0010713F">
          <w:t>,</w:t>
        </w:r>
      </w:ins>
      <w:r>
        <w:t xml:space="preserve"> as all the payments go to unemployed households who are likely to have significantly higher marginal utility for consumption than in </w:t>
      </w:r>
      <w:proofErr w:type="spellStart"/>
      <w:r>
        <w:t>non</w:t>
      </w:r>
      <w:del w:id="949" w:author="Christopher Karlsten" w:date="2022-10-29T18:46:00Z">
        <w:r w:rsidDel="0010713F">
          <w:delText>-</w:delText>
        </w:r>
      </w:del>
      <w:r>
        <w:t>recessionary</w:t>
      </w:r>
      <w:proofErr w:type="spellEnd"/>
      <w:r>
        <w:t xml:space="preserve"> times.</w:t>
      </w:r>
    </w:p>
    <w:p w14:paraId="52D90005" w14:textId="3FDE4FC6" w:rsidR="006719BC" w:rsidRDefault="001B5807">
      <w:pPr>
        <w:ind w:right="288" w:firstLine="234"/>
      </w:pPr>
      <w:r>
        <w:t>The second row of the table shows the welfare benefits in the version of the model with aggregate demand effects during the recession. The payroll tax cut now has a noticeable benefit</w:t>
      </w:r>
      <w:ins w:id="950" w:author="Christopher Karlsten" w:date="2022-10-29T18:47:00Z">
        <w:r w:rsidR="0010713F">
          <w:t>,</w:t>
        </w:r>
      </w:ins>
      <w:r>
        <w:t xml:space="preserve"> as some of the tax cut gets spent during the recession</w:t>
      </w:r>
      <w:ins w:id="951" w:author="Christopher Karlsten" w:date="2022-10-29T18:47:00Z">
        <w:r w:rsidR="0010713F">
          <w:t>,</w:t>
        </w:r>
      </w:ins>
      <w:r>
        <w:t xml:space="preserve"> resulting in higher incomes for all consumers. However, the tax cut is received over a period of two years, and much of this </w:t>
      </w:r>
      <w:commentRangeStart w:id="952"/>
      <w:ins w:id="953" w:author="Christopher Karlsten" w:date="2022-10-29T18:48:00Z">
        <w:r w:rsidR="0010713F">
          <w:t>benefit</w:t>
        </w:r>
      </w:ins>
      <w:commentRangeEnd w:id="952"/>
      <w:ins w:id="954" w:author="Christopher Karlsten" w:date="2022-10-29T18:49:00Z">
        <w:r w:rsidR="0010713F">
          <w:rPr>
            <w:rStyle w:val="CommentReference"/>
          </w:rPr>
          <w:commentReference w:id="952"/>
        </w:r>
      </w:ins>
      <w:ins w:id="955" w:author="Christopher Karlsten" w:date="2022-10-29T18:48:00Z">
        <w:r w:rsidR="0010713F">
          <w:t xml:space="preserve"> </w:t>
        </w:r>
      </w:ins>
      <w:r>
        <w:t>may be after the recession—and hence the aggregate demand effect—is over. Furthermore, because the payroll tax cut goes only to employed consumers who have relatively lower MPCs, the spending out of this stimulus will be further delayed</w:t>
      </w:r>
      <w:ins w:id="956" w:author="Christopher Karlsten" w:date="2022-10-29T18:50:00Z">
        <w:r w:rsidR="0010713F">
          <w:t>,</w:t>
        </w:r>
      </w:ins>
      <w:r>
        <w:t xml:space="preserve"> possibly beyond the period of the recession. By contrast, the stimulus check is received in the first period of the recession and goes to both employed and unemployed consumers. The earlier arrival and higher MPCs of the stimulus check recipients mean</w:t>
      </w:r>
      <w:del w:id="957" w:author="Christopher Karlsten" w:date="2022-10-29T18:50:00Z">
        <w:r w:rsidDel="0010713F">
          <w:delText>s</w:delText>
        </w:r>
      </w:del>
      <w:r>
        <w:t xml:space="preserve"> more of the stimulus is spent during the recession</w:t>
      </w:r>
      <w:ins w:id="958" w:author="Christopher Karlsten" w:date="2022-10-29T18:51:00Z">
        <w:r w:rsidR="0010713F">
          <w:t>,</w:t>
        </w:r>
      </w:ins>
      <w:r>
        <w:t xml:space="preserve"> leading to greater aggregate demand effects, higher income, and higher welfare. The extended </w:t>
      </w:r>
      <w:del w:id="959" w:author="Christopher Karlsten" w:date="2022-10-29T18:51:00Z">
        <w:r w:rsidDel="0010713F">
          <w:delText>unemployment insurance</w:delText>
        </w:r>
      </w:del>
      <w:ins w:id="960" w:author="Christopher Karlsten" w:date="2022-10-29T18:51:00Z">
        <w:r w:rsidR="0010713F">
          <w:t>UI</w:t>
        </w:r>
      </w:ins>
      <w:r>
        <w:t xml:space="preserve"> arrives, on average, slightly later than the stimulus check. However, the recipients, who have been unemployed for at least six months, spend the extra benefits relatively quickly</w:t>
      </w:r>
      <w:ins w:id="961" w:author="Christopher Karlsten" w:date="2022-10-29T18:51:00Z">
        <w:r w:rsidR="0010713F">
          <w:t>,</w:t>
        </w:r>
      </w:ins>
      <w:r>
        <w:t xml:space="preserve"> resulting in significant aggregate demand effects during the recession. In contrast to the payroll tax cut, extended </w:t>
      </w:r>
      <w:del w:id="962" w:author="Christopher Karlsten" w:date="2022-10-29T18:52:00Z">
        <w:r w:rsidDel="0010713F">
          <w:delText>unemployment insurance</w:delText>
        </w:r>
      </w:del>
      <w:ins w:id="963" w:author="Christopher Karlsten" w:date="2022-10-29T18:52:00Z">
        <w:r w:rsidR="0010713F">
          <w:t>UI</w:t>
        </w:r>
      </w:ins>
      <w:r>
        <w:t xml:space="preserve"> has the benefit of automatically reducing if the recession ends early</w:t>
      </w:r>
      <w:ins w:id="964" w:author="Christopher Karlsten" w:date="2022-10-29T18:52:00Z">
        <w:r w:rsidR="0010713F">
          <w:t>,</w:t>
        </w:r>
      </w:ins>
      <w:r>
        <w:t xml:space="preserve"> making fewer consumers eligible for the benefit.</w:t>
      </w:r>
    </w:p>
    <w:p w14:paraId="69E2A7BD" w14:textId="7E64FF65" w:rsidR="006719BC" w:rsidRDefault="001B5807">
      <w:pPr>
        <w:spacing w:after="335"/>
        <w:ind w:right="288" w:firstLine="234"/>
      </w:pPr>
      <w:r>
        <w:t xml:space="preserve">The welfare effects for the UI extension are largest compared </w:t>
      </w:r>
      <w:del w:id="965" w:author="Christopher Karlsten" w:date="2022-10-29T18:52:00Z">
        <w:r w:rsidDel="0010713F">
          <w:delText xml:space="preserve">to </w:delText>
        </w:r>
      </w:del>
      <w:ins w:id="966" w:author="Christopher Karlsten" w:date="2022-10-29T18:52:00Z">
        <w:r w:rsidR="0010713F">
          <w:t xml:space="preserve">with </w:t>
        </w:r>
      </w:ins>
      <w:r>
        <w:t xml:space="preserve">other stimulus policies when those </w:t>
      </w:r>
      <w:ins w:id="967" w:author="Christopher Karlsten" w:date="2022-10-29T18:53:00Z">
        <w:r w:rsidR="0010713F">
          <w:t xml:space="preserve">policies </w:t>
        </w:r>
      </w:ins>
      <w:r>
        <w:t xml:space="preserve">are scaled down to match the total expenditure size of the UI extension policy. Nevertheless, the welfare </w:t>
      </w:r>
      <w:ins w:id="968" w:author="Christopher Karlsten" w:date="2022-10-29T18:53:00Z">
        <w:r w:rsidR="0010713F">
          <w:t>effe</w:t>
        </w:r>
      </w:ins>
      <w:del w:id="969" w:author="Christopher Karlsten" w:date="2022-10-29T18:53:00Z">
        <w:r w:rsidDel="0010713F">
          <w:delText>impa</w:delText>
        </w:r>
      </w:del>
      <w:r>
        <w:t xml:space="preserve">ct of the UI extension is relatively modest, amounting to only 1.266 basis points of baseline consumption. However, while the UI extension policy cannot be easily scaled to a larger size, this </w:t>
      </w:r>
      <w:ins w:id="970" w:author="Christopher Karlsten" w:date="2022-10-29T18:54:00Z">
        <w:r w:rsidR="000F4DCF">
          <w:t xml:space="preserve">scaling </w:t>
        </w:r>
      </w:ins>
      <w:r>
        <w:t>is certainly possible for the stimulus check. If we consider a $1</w:t>
      </w:r>
      <w:ins w:id="971" w:author="Christopher Karlsten" w:date="2022-10-29T18:54:00Z">
        <w:r w:rsidR="000F4DCF">
          <w:t>,</w:t>
        </w:r>
      </w:ins>
      <w:r>
        <w:t xml:space="preserve">200 stimulus check rather than the $80 check underlying the calculations in table </w:t>
      </w:r>
      <w:r>
        <w:rPr>
          <w:color w:val="4C0000"/>
        </w:rPr>
        <w:t>4</w:t>
      </w:r>
      <w:r>
        <w:t>, we obtain</w:t>
      </w:r>
      <w:ins w:id="972" w:author="Christopher Karlsten" w:date="2022-10-29T18:54:00Z">
        <w:r w:rsidR="000F4DCF">
          <w:t>—</w:t>
        </w:r>
      </w:ins>
      <w:del w:id="973" w:author="Christopher Karlsten" w:date="2022-10-29T18:54:00Z">
        <w:r w:rsidDel="000F4DCF">
          <w:delText xml:space="preserve"> - </w:delText>
        </w:r>
      </w:del>
      <w:r>
        <w:t>using a simple back</w:t>
      </w:r>
      <w:ins w:id="974" w:author="Christopher Karlsten" w:date="2022-10-29T18:54:00Z">
        <w:r w:rsidR="000F4DCF">
          <w:t>-</w:t>
        </w:r>
      </w:ins>
      <w:del w:id="975" w:author="Christopher Karlsten" w:date="2022-10-29T18:54:00Z">
        <w:r w:rsidDel="000F4DCF">
          <w:delText xml:space="preserve"> </w:delText>
        </w:r>
      </w:del>
      <w:r>
        <w:t>of</w:t>
      </w:r>
      <w:ins w:id="976" w:author="Christopher Karlsten" w:date="2022-10-29T18:54:00Z">
        <w:r w:rsidR="000F4DCF">
          <w:t>-</w:t>
        </w:r>
      </w:ins>
      <w:del w:id="977" w:author="Christopher Karlsten" w:date="2022-10-29T18:54:00Z">
        <w:r w:rsidDel="000F4DCF">
          <w:delText xml:space="preserve"> </w:delText>
        </w:r>
      </w:del>
      <w:r>
        <w:t>the</w:t>
      </w:r>
      <w:ins w:id="978" w:author="Christopher Karlsten" w:date="2022-10-29T18:54:00Z">
        <w:r w:rsidR="000F4DCF">
          <w:t>-</w:t>
        </w:r>
      </w:ins>
      <w:del w:id="979" w:author="Christopher Karlsten" w:date="2022-10-29T18:54:00Z">
        <w:r w:rsidDel="000F4DCF">
          <w:delText xml:space="preserve"> </w:delText>
        </w:r>
      </w:del>
      <w:r>
        <w:t>envelope calculation</w:t>
      </w:r>
      <w:ins w:id="980" w:author="Christopher Karlsten" w:date="2022-10-29T18:54:00Z">
        <w:r w:rsidR="000F4DCF">
          <w:t>—</w:t>
        </w:r>
      </w:ins>
      <w:del w:id="981" w:author="Christopher Karlsten" w:date="2022-10-29T18:54:00Z">
        <w:r w:rsidDel="000F4DCF">
          <w:delText xml:space="preserve"> - </w:delText>
        </w:r>
      </w:del>
      <w:r>
        <w:t xml:space="preserve">a welfare gain equivalent to 0.171 </w:t>
      </w:r>
      <w:r>
        <w:rPr>
          <w:noProof/>
        </w:rPr>
        <w:drawing>
          <wp:inline distT="0" distB="0" distL="0" distR="0" wp14:anchorId="2916BE11" wp14:editId="68865C34">
            <wp:extent cx="515112" cy="185928"/>
            <wp:effectExtent l="0" t="0" r="0" b="0"/>
            <wp:docPr id="61858" name="Picture 61858"/>
            <wp:cNvGraphicFramePr/>
            <a:graphic xmlns:a="http://schemas.openxmlformats.org/drawingml/2006/main">
              <a:graphicData uri="http://schemas.openxmlformats.org/drawingml/2006/picture">
                <pic:pic xmlns:pic="http://schemas.openxmlformats.org/drawingml/2006/picture">
                  <pic:nvPicPr>
                    <pic:cNvPr id="61858" name="Picture 61858"/>
                    <pic:cNvPicPr/>
                  </pic:nvPicPr>
                  <pic:blipFill>
                    <a:blip r:embed="rId54"/>
                    <a:stretch>
                      <a:fillRect/>
                    </a:stretch>
                  </pic:blipFill>
                  <pic:spPr>
                    <a:xfrm>
                      <a:off x="0" y="0"/>
                      <a:ext cx="515112" cy="185928"/>
                    </a:xfrm>
                    <a:prstGeom prst="rect">
                      <a:avLst/>
                    </a:prstGeom>
                  </pic:spPr>
                </pic:pic>
              </a:graphicData>
            </a:graphic>
          </wp:inline>
        </w:drawing>
      </w:r>
      <w:ins w:id="982" w:author="Christopher Karlsten [2]" w:date="2022-11-06T11:46:00Z">
        <w:r w:rsidR="00CF0A53">
          <w:t xml:space="preserve"> </w:t>
        </w:r>
      </w:ins>
      <w:r>
        <w:t xml:space="preserve">2.6 basis points of baseline consumption. If we then assume that the average consumer experiences recessions five </w:t>
      </w:r>
      <w:r>
        <w:lastRenderedPageBreak/>
        <w:t xml:space="preserve">times during </w:t>
      </w:r>
      <w:commentRangeStart w:id="983"/>
      <w:del w:id="984" w:author="Christopher Karlsten" w:date="2022-10-29T18:55:00Z">
        <w:r w:rsidDel="000F4DCF">
          <w:delText xml:space="preserve">his </w:delText>
        </w:r>
      </w:del>
      <w:ins w:id="985" w:author="Christopher Karlsten [2]" w:date="2022-11-06T11:49:00Z">
        <w:r w:rsidR="00CF0A53">
          <w:t>a</w:t>
        </w:r>
      </w:ins>
      <w:commentRangeEnd w:id="983"/>
      <w:r w:rsidR="00391F75">
        <w:rPr>
          <w:rStyle w:val="CommentReference"/>
        </w:rPr>
        <w:commentReference w:id="983"/>
      </w:r>
      <w:ins w:id="986" w:author="Christopher Karlsten [2]" w:date="2022-11-06T11:49:00Z">
        <w:r w:rsidR="00CF0A53">
          <w:t xml:space="preserve"> </w:t>
        </w:r>
      </w:ins>
      <w:r>
        <w:t xml:space="preserve">lifetime, the welfare gain of this policy being implemented during recessions is </w:t>
      </w:r>
      <w:r>
        <w:rPr>
          <w:rFonts w:ascii="Cambria" w:eastAsia="Cambria" w:hAnsi="Cambria" w:cs="Cambria"/>
        </w:rPr>
        <w:t>2</w:t>
      </w:r>
      <w:r>
        <w:rPr>
          <w:rFonts w:ascii="Cambria" w:eastAsia="Cambria" w:hAnsi="Cambria" w:cs="Cambria"/>
          <w:i/>
        </w:rPr>
        <w:t>.</w:t>
      </w:r>
      <w:r>
        <w:rPr>
          <w:rFonts w:ascii="Cambria" w:eastAsia="Cambria" w:hAnsi="Cambria" w:cs="Cambria"/>
        </w:rPr>
        <w:t xml:space="preserve">6 × 5 </w:t>
      </w:r>
      <w:r>
        <w:t xml:space="preserve">= 13 basis points, which is larger than the welfare cost estimated in </w:t>
      </w:r>
      <w:r>
        <w:rPr>
          <w:color w:val="19184C"/>
        </w:rPr>
        <w:t xml:space="preserve">Lucas </w:t>
      </w:r>
      <w:r>
        <w:t>(</w:t>
      </w:r>
      <w:r>
        <w:rPr>
          <w:color w:val="19184C"/>
        </w:rPr>
        <w:t>1987</w:t>
      </w:r>
      <w:r>
        <w:t>) for business cycle fluctuations.</w:t>
      </w:r>
    </w:p>
    <w:p w14:paraId="3749FB64" w14:textId="77777777" w:rsidR="006719BC" w:rsidRDefault="001B5807">
      <w:pPr>
        <w:spacing w:after="111" w:line="259" w:lineRule="auto"/>
        <w:ind w:right="24"/>
        <w:jc w:val="center"/>
      </w:pPr>
      <w:r>
        <w:t>Check</w:t>
      </w:r>
    </w:p>
    <w:p w14:paraId="2C3DFD3A" w14:textId="77777777" w:rsidR="006719BC" w:rsidRDefault="001B5807">
      <w:pPr>
        <w:tabs>
          <w:tab w:val="center" w:pos="2857"/>
          <w:tab w:val="center" w:pos="4604"/>
          <w:tab w:val="center" w:pos="5421"/>
        </w:tabs>
        <w:ind w:left="0" w:right="0" w:firstLine="0"/>
        <w:jc w:val="left"/>
      </w:pPr>
      <w:r>
        <w:rPr>
          <w:noProof/>
          <w:sz w:val="22"/>
        </w:rPr>
        <mc:AlternateContent>
          <mc:Choice Requires="wpg">
            <w:drawing>
              <wp:anchor distT="0" distB="0" distL="114300" distR="114300" simplePos="0" relativeHeight="251664384" behindDoc="1" locked="0" layoutInCell="1" allowOverlap="1" wp14:anchorId="058C226B" wp14:editId="6C110915">
                <wp:simplePos x="0" y="0"/>
                <wp:positionH relativeFrom="column">
                  <wp:posOffset>1361301</wp:posOffset>
                </wp:positionH>
                <wp:positionV relativeFrom="paragraph">
                  <wp:posOffset>-304660</wp:posOffset>
                </wp:positionV>
                <wp:extent cx="2947403" cy="484946"/>
                <wp:effectExtent l="0" t="0" r="0" b="0"/>
                <wp:wrapNone/>
                <wp:docPr id="55671" name="Group 55671"/>
                <wp:cNvGraphicFramePr/>
                <a:graphic xmlns:a="http://schemas.openxmlformats.org/drawingml/2006/main">
                  <a:graphicData uri="http://schemas.microsoft.com/office/word/2010/wordprocessingGroup">
                    <wpg:wgp>
                      <wpg:cNvGrpSpPr/>
                      <wpg:grpSpPr>
                        <a:xfrm>
                          <a:off x="0" y="0"/>
                          <a:ext cx="2947403" cy="484946"/>
                          <a:chOff x="0" y="0"/>
                          <a:chExt cx="2947403" cy="484946"/>
                        </a:xfrm>
                      </wpg:grpSpPr>
                      <wps:wsp>
                        <wps:cNvPr id="3587" name="Shape 3587"/>
                        <wps:cNvSpPr/>
                        <wps:spPr>
                          <a:xfrm>
                            <a:off x="0" y="0"/>
                            <a:ext cx="2947403" cy="0"/>
                          </a:xfrm>
                          <a:custGeom>
                            <a:avLst/>
                            <a:gdLst/>
                            <a:ahLst/>
                            <a:cxnLst/>
                            <a:rect l="0" t="0" r="0" b="0"/>
                            <a:pathLst>
                              <a:path w="2947403">
                                <a:moveTo>
                                  <a:pt x="0" y="0"/>
                                </a:moveTo>
                                <a:lnTo>
                                  <a:pt x="2947403"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6729" name="Rectangle 6729"/>
                        <wps:cNvSpPr/>
                        <wps:spPr>
                          <a:xfrm>
                            <a:off x="1998778" y="33823"/>
                            <a:ext cx="219504" cy="254842"/>
                          </a:xfrm>
                          <a:prstGeom prst="rect">
                            <a:avLst/>
                          </a:prstGeom>
                          <a:ln>
                            <a:noFill/>
                          </a:ln>
                        </wps:spPr>
                        <wps:txbx>
                          <w:txbxContent>
                            <w:p w14:paraId="078DA596" w14:textId="77777777" w:rsidR="006719BC" w:rsidRDefault="001B5807">
                              <w:pPr>
                                <w:spacing w:after="160" w:line="259" w:lineRule="auto"/>
                                <w:ind w:left="0" w:right="0" w:firstLine="0"/>
                                <w:jc w:val="left"/>
                              </w:pPr>
                              <w:r>
                                <w:rPr>
                                  <w:w w:val="123"/>
                                </w:rPr>
                                <w:t>UI</w:t>
                              </w:r>
                            </w:p>
                          </w:txbxContent>
                        </wps:txbx>
                        <wps:bodyPr horzOverflow="overflow" vert="horz" lIns="0" tIns="0" rIns="0" bIns="0" rtlCol="0">
                          <a:noAutofit/>
                        </wps:bodyPr>
                      </wps:wsp>
                      <wps:wsp>
                        <wps:cNvPr id="6730" name="Rectangle 6730"/>
                        <wps:cNvSpPr/>
                        <wps:spPr>
                          <a:xfrm>
                            <a:off x="2402496" y="33823"/>
                            <a:ext cx="724686" cy="254842"/>
                          </a:xfrm>
                          <a:prstGeom prst="rect">
                            <a:avLst/>
                          </a:prstGeom>
                          <a:ln>
                            <a:noFill/>
                          </a:ln>
                        </wps:spPr>
                        <wps:txbx>
                          <w:txbxContent>
                            <w:p w14:paraId="491F7F40" w14:textId="77777777" w:rsidR="006719BC" w:rsidRDefault="001B5807">
                              <w:pPr>
                                <w:spacing w:after="160" w:line="259" w:lineRule="auto"/>
                                <w:ind w:left="0" w:right="0" w:firstLine="0"/>
                                <w:jc w:val="left"/>
                              </w:pPr>
                              <w:r>
                                <w:rPr>
                                  <w:w w:val="118"/>
                                </w:rPr>
                                <w:t>Tax</w:t>
                              </w:r>
                              <w:r>
                                <w:rPr>
                                  <w:spacing w:val="24"/>
                                  <w:w w:val="118"/>
                                </w:rPr>
                                <w:t xml:space="preserve"> </w:t>
                              </w:r>
                              <w:r>
                                <w:rPr>
                                  <w:w w:val="118"/>
                                </w:rPr>
                                <w:t>Cut</w:t>
                              </w:r>
                            </w:p>
                          </w:txbxContent>
                        </wps:txbx>
                        <wps:bodyPr horzOverflow="overflow" vert="horz" lIns="0" tIns="0" rIns="0" bIns="0" rtlCol="0">
                          <a:noAutofit/>
                        </wps:bodyPr>
                      </wps:wsp>
                      <wps:wsp>
                        <wps:cNvPr id="3589" name="Shape 3589"/>
                        <wps:cNvSpPr/>
                        <wps:spPr>
                          <a:xfrm>
                            <a:off x="0" y="261747"/>
                            <a:ext cx="2947403" cy="0"/>
                          </a:xfrm>
                          <a:custGeom>
                            <a:avLst/>
                            <a:gdLst/>
                            <a:ahLst/>
                            <a:cxnLst/>
                            <a:rect l="0" t="0" r="0" b="0"/>
                            <a:pathLst>
                              <a:path w="2947403">
                                <a:moveTo>
                                  <a:pt x="0" y="0"/>
                                </a:moveTo>
                                <a:lnTo>
                                  <a:pt x="2947403"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6733" name="Rectangle 6733"/>
                        <wps:cNvSpPr/>
                        <wps:spPr>
                          <a:xfrm>
                            <a:off x="2505662" y="293334"/>
                            <a:ext cx="450296" cy="254843"/>
                          </a:xfrm>
                          <a:prstGeom prst="rect">
                            <a:avLst/>
                          </a:prstGeom>
                          <a:ln>
                            <a:noFill/>
                          </a:ln>
                        </wps:spPr>
                        <wps:txbx>
                          <w:txbxContent>
                            <w:p w14:paraId="353E2837" w14:textId="77777777" w:rsidR="006719BC" w:rsidRDefault="001B5807">
                              <w:pPr>
                                <w:spacing w:after="160" w:line="259" w:lineRule="auto"/>
                                <w:ind w:left="0" w:right="0" w:firstLine="0"/>
                                <w:jc w:val="left"/>
                              </w:pPr>
                              <w:r>
                                <w:rPr>
                                  <w:w w:val="98"/>
                                </w:rPr>
                                <w:t>0.002</w:t>
                              </w:r>
                            </w:p>
                          </w:txbxContent>
                        </wps:txbx>
                        <wps:bodyPr horzOverflow="overflow" vert="horz" lIns="0" tIns="0" rIns="0" bIns="0" rtlCol="0">
                          <a:noAutofit/>
                        </wps:bodyPr>
                      </wps:wsp>
                    </wpg:wgp>
                  </a:graphicData>
                </a:graphic>
              </wp:anchor>
            </w:drawing>
          </mc:Choice>
          <mc:Fallback>
            <w:pict>
              <v:group w14:anchorId="058C226B" id="Group 55671" o:spid="_x0000_s1263" style="position:absolute;margin-left:107.2pt;margin-top:-24pt;width:232.1pt;height:38.2pt;z-index:-251652096;mso-position-horizontal-relative:text;mso-position-vertical-relative:text" coordsize="29474,4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">
                <v:shape id="Shape 3587" o:spid="_x0000_s1264" style="position:absolute;width:29474;height:0;visibility:visible;mso-wrap-style:square;v-text-anchor:top" coordsize="2947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" path="m,l2947403,e" filled="f" strokeweight=".33019mm">
                  <v:stroke miterlimit="83231f" joinstyle="miter"/>
                  <v:path arrowok="t" textboxrect="0,0,2947403,0"/>
                </v:shape>
                <v:rect id="Rectangle 6729" o:spid="_x0000_s1265" style="position:absolute;left:19987;top:338;width:2195;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" filled="f" stroked="f">
                  <v:textbox inset="0,0,0,0">
                    <w:txbxContent>
                      <w:p w14:paraId="078DA596" w14:textId="77777777" w:rsidR="006719BC" w:rsidRDefault="001B5807">
                        <w:pPr>
                          <w:spacing w:after="160" w:line="259" w:lineRule="auto"/>
                          <w:ind w:left="0" w:right="0" w:firstLine="0"/>
                          <w:jc w:val="left"/>
                        </w:pPr>
                        <w:r>
                          <w:rPr>
                            <w:w w:val="123"/>
                          </w:rPr>
                          <w:t>UI</w:t>
                        </w:r>
                      </w:p>
                    </w:txbxContent>
                  </v:textbox>
                </v:rect>
                <v:rect id="Rectangle 6730" o:spid="_x0000_s1266" style="position:absolute;left:24024;top:338;width:7247;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zKwgAAAN0AAAAPAAAAZHJzL2Rvd25yZXYueG1sRE/LisIw&#10;FN0L/kO4gjtNHcF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C9YqzKwgAAAN0AAAAPAAAA&#10;AAAAAAAAAAAAAAcCAABkcnMvZG93bnJldi54bWxQSwUGAAAAAAMAAwC3AAAA9gIAAAAA&#10;" filled="f" stroked="f">
                  <v:textbox inset="0,0,0,0">
                    <w:txbxContent>
                      <w:p w14:paraId="491F7F40" w14:textId="77777777" w:rsidR="006719BC" w:rsidRDefault="001B5807">
                        <w:pPr>
                          <w:spacing w:after="160" w:line="259" w:lineRule="auto"/>
                          <w:ind w:left="0" w:right="0" w:firstLine="0"/>
                          <w:jc w:val="left"/>
                        </w:pPr>
                        <w:r>
                          <w:rPr>
                            <w:w w:val="118"/>
                          </w:rPr>
                          <w:t>Tax</w:t>
                        </w:r>
                        <w:r>
                          <w:rPr>
                            <w:spacing w:val="24"/>
                            <w:w w:val="118"/>
                          </w:rPr>
                          <w:t xml:space="preserve"> </w:t>
                        </w:r>
                        <w:r>
                          <w:rPr>
                            <w:w w:val="118"/>
                          </w:rPr>
                          <w:t>Cut</w:t>
                        </w:r>
                      </w:p>
                    </w:txbxContent>
                  </v:textbox>
                </v:rect>
                <v:shape id="Shape 3589" o:spid="_x0000_s1267" style="position:absolute;top:2617;width:29474;height:0;visibility:visible;mso-wrap-style:square;v-text-anchor:top" coordsize="2947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" path="m,l2947403,e" filled="f" strokeweight=".20636mm">
                  <v:stroke miterlimit="83231f" joinstyle="miter"/>
                  <v:path arrowok="t" textboxrect="0,0,2947403,0"/>
                </v:shape>
                <v:rect id="Rectangle 6733" o:spid="_x0000_s1268" style="position:absolute;left:25056;top:2933;width:4503;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K9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TbAyvcYAAADdAAAA&#10;DwAAAAAAAAAAAAAAAAAHAgAAZHJzL2Rvd25yZXYueG1sUEsFBgAAAAADAAMAtwAAAPoCAAAAAA==&#10;" filled="f" stroked="f">
                  <v:textbox inset="0,0,0,0">
                    <w:txbxContent>
                      <w:p w14:paraId="353E2837" w14:textId="77777777" w:rsidR="006719BC" w:rsidRDefault="001B5807">
                        <w:pPr>
                          <w:spacing w:after="160" w:line="259" w:lineRule="auto"/>
                          <w:ind w:left="0" w:right="0" w:firstLine="0"/>
                          <w:jc w:val="left"/>
                        </w:pPr>
                        <w:r>
                          <w:rPr>
                            <w:w w:val="98"/>
                          </w:rPr>
                          <w:t>0.002</w:t>
                        </w:r>
                      </w:p>
                    </w:txbxContent>
                  </v:textbox>
                </v:rect>
              </v:group>
            </w:pict>
          </mc:Fallback>
        </mc:AlternateContent>
      </w:r>
      <w:r>
        <w:rPr>
          <w:sz w:val="22"/>
        </w:rPr>
        <w:tab/>
      </w:r>
      <w:r>
        <w:rPr>
          <w:rFonts w:ascii="Cambria" w:eastAsia="Cambria" w:hAnsi="Cambria" w:cs="Cambria"/>
        </w:rPr>
        <w:t>C(</w:t>
      </w:r>
      <w:proofErr w:type="spellStart"/>
      <w:proofErr w:type="gramStart"/>
      <w:r>
        <w:rPr>
          <w:rFonts w:ascii="Cambria" w:eastAsia="Cambria" w:hAnsi="Cambria" w:cs="Cambria"/>
          <w:i/>
        </w:rPr>
        <w:t>Rec,</w:t>
      </w:r>
      <w:r>
        <w:t>policy</w:t>
      </w:r>
      <w:proofErr w:type="spellEnd"/>
      <w:proofErr w:type="gramEnd"/>
      <w:r>
        <w:rPr>
          <w:rFonts w:ascii="Cambria" w:eastAsia="Cambria" w:hAnsi="Cambria" w:cs="Cambria"/>
        </w:rPr>
        <w:t>)</w:t>
      </w:r>
      <w:r>
        <w:rPr>
          <w:rFonts w:ascii="Cambria" w:eastAsia="Cambria" w:hAnsi="Cambria" w:cs="Cambria"/>
        </w:rPr>
        <w:tab/>
      </w:r>
      <w:r>
        <w:t>0.011</w:t>
      </w:r>
      <w:r>
        <w:tab/>
        <w:t>0.580</w:t>
      </w:r>
    </w:p>
    <w:p w14:paraId="61286200" w14:textId="77777777" w:rsidR="006719BC" w:rsidRDefault="001B5807">
      <w:pPr>
        <w:tabs>
          <w:tab w:val="center" w:pos="3098"/>
          <w:tab w:val="center" w:pos="4604"/>
          <w:tab w:val="center" w:pos="5421"/>
          <w:tab w:val="center" w:pos="6356"/>
        </w:tabs>
        <w:spacing w:after="71" w:line="259" w:lineRule="auto"/>
        <w:ind w:left="0" w:right="0" w:firstLine="0"/>
        <w:jc w:val="left"/>
      </w:pPr>
      <w:r>
        <w:rPr>
          <w:sz w:val="22"/>
        </w:rPr>
        <w:tab/>
      </w:r>
      <w:r>
        <w:rPr>
          <w:rFonts w:ascii="Cambria" w:eastAsia="Cambria" w:hAnsi="Cambria" w:cs="Cambria"/>
        </w:rPr>
        <w:t>C(</w:t>
      </w:r>
      <w:proofErr w:type="spellStart"/>
      <w:proofErr w:type="gramStart"/>
      <w:r>
        <w:rPr>
          <w:rFonts w:ascii="Cambria" w:eastAsia="Cambria" w:hAnsi="Cambria" w:cs="Cambria"/>
          <w:i/>
        </w:rPr>
        <w:t>Rec,AD</w:t>
      </w:r>
      <w:proofErr w:type="gramEnd"/>
      <w:r>
        <w:rPr>
          <w:rFonts w:ascii="Cambria" w:eastAsia="Cambria" w:hAnsi="Cambria" w:cs="Cambria"/>
          <w:i/>
        </w:rPr>
        <w:t>,</w:t>
      </w:r>
      <w:r>
        <w:t>policy</w:t>
      </w:r>
      <w:proofErr w:type="spellEnd"/>
      <w:r>
        <w:rPr>
          <w:rFonts w:ascii="Cambria" w:eastAsia="Cambria" w:hAnsi="Cambria" w:cs="Cambria"/>
        </w:rPr>
        <w:t>)</w:t>
      </w:r>
      <w:r>
        <w:rPr>
          <w:rFonts w:ascii="Cambria" w:eastAsia="Cambria" w:hAnsi="Cambria" w:cs="Cambria"/>
        </w:rPr>
        <w:tab/>
      </w:r>
      <w:r>
        <w:t>0.171</w:t>
      </w:r>
      <w:r>
        <w:tab/>
        <w:t>1.266</w:t>
      </w:r>
      <w:r>
        <w:tab/>
        <w:t>0.065</w:t>
      </w:r>
    </w:p>
    <w:p w14:paraId="65448239" w14:textId="48A49760" w:rsidR="006719BC" w:rsidRDefault="001B5807">
      <w:pPr>
        <w:ind w:left="20" w:right="288"/>
      </w:pPr>
      <w:r>
        <w:rPr>
          <w:sz w:val="22"/>
        </w:rPr>
        <w:t>Table 4</w:t>
      </w:r>
      <w:r>
        <w:rPr>
          <w:sz w:val="22"/>
        </w:rPr>
        <w:tab/>
      </w:r>
      <w:r>
        <w:t>Consumption</w:t>
      </w:r>
      <w:ins w:id="987" w:author="Christopher Karlsten" w:date="2022-10-29T18:56:00Z">
        <w:r w:rsidR="000F4DCF">
          <w:t>-</w:t>
        </w:r>
      </w:ins>
      <w:del w:id="988" w:author="Christopher Karlsten" w:date="2022-10-29T18:56:00Z">
        <w:r w:rsidDel="000F4DCF">
          <w:delText xml:space="preserve"> </w:delText>
        </w:r>
      </w:del>
      <w:r>
        <w:t>equivalent welfare gains in basis points, calculated for policies implemented in a recession with and without aggregate demand effects</w:t>
      </w:r>
      <w:del w:id="989" w:author="Christopher Karlsten [2]" w:date="2022-11-07T18:24:00Z">
        <w:r w:rsidDel="00174B57">
          <w:delText>.</w:delText>
        </w:r>
      </w:del>
    </w:p>
    <w:p w14:paraId="1044B7F3" w14:textId="77777777" w:rsidR="006719BC" w:rsidRDefault="001B5807">
      <w:pPr>
        <w:pStyle w:val="Heading2"/>
        <w:ind w:left="571" w:hanging="586"/>
      </w:pPr>
      <w:bookmarkStart w:id="990" w:name="_Toc63044"/>
      <w:r>
        <w:t>Comparing the policies</w:t>
      </w:r>
      <w:bookmarkEnd w:id="990"/>
    </w:p>
    <w:p w14:paraId="3751A6B1" w14:textId="31674AAD" w:rsidR="006719BC" w:rsidRDefault="001B5807">
      <w:pPr>
        <w:ind w:left="20" w:right="288"/>
      </w:pPr>
      <w:r>
        <w:t>The results presented in section</w:t>
      </w:r>
      <w:ins w:id="991" w:author="Christopher Karlsten" w:date="2022-10-29T18:57:00Z">
        <w:r w:rsidR="000F4DCF">
          <w:t>s</w:t>
        </w:r>
      </w:ins>
      <w:r>
        <w:t xml:space="preserve"> </w:t>
      </w:r>
      <w:r>
        <w:rPr>
          <w:color w:val="4C0000"/>
        </w:rPr>
        <w:t xml:space="preserve">4.2 </w:t>
      </w:r>
      <w:r>
        <w:t xml:space="preserve">and </w:t>
      </w:r>
      <w:r>
        <w:rPr>
          <w:color w:val="4C0000"/>
        </w:rPr>
        <w:t xml:space="preserve">4.3 </w:t>
      </w:r>
      <w:r>
        <w:t xml:space="preserve">indicate that the extension of unemployment benefits is the clear </w:t>
      </w:r>
      <w:ins w:id="992" w:author="Christopher Karlsten" w:date="2022-10-29T18:57:00Z">
        <w:r w:rsidR="00A25AAE">
          <w:t>“</w:t>
        </w:r>
      </w:ins>
      <w:del w:id="993" w:author="Christopher Karlsten" w:date="2022-10-29T18:57:00Z">
        <w:r w:rsidDel="00A25AAE">
          <w:delText>‘</w:delText>
        </w:r>
      </w:del>
      <w:r>
        <w:t>bang for the buck</w:t>
      </w:r>
      <w:ins w:id="994" w:author="Christopher Karlsten" w:date="2022-10-29T18:57:00Z">
        <w:r w:rsidR="00A25AAE">
          <w:t>”</w:t>
        </w:r>
      </w:ins>
      <w:del w:id="995" w:author="Christopher Karlsten" w:date="2022-10-29T18:57:00Z">
        <w:r w:rsidDel="00A25AAE">
          <w:delText>’</w:delText>
        </w:r>
      </w:del>
      <w:r>
        <w:t xml:space="preserve"> winner. The extended UI payments are well targeted to consumers with high MPCs and high marginal utility, giving rise to large multipliers and welfare improvements. The stimulus checks come in about equal when measured by their multiplier effect</w:t>
      </w:r>
      <w:del w:id="996" w:author="Christopher Karlsten" w:date="2022-10-29T18:57:00Z">
        <w:r w:rsidDel="00A25AAE">
          <w:delText>,</w:delText>
        </w:r>
      </w:del>
      <w:r>
        <w:t xml:space="preserve"> but are a distant second when measured by their welfare effects. The stimulus checks have large multipliers because the money gets to consumers at the beginning of the recession and is therefore most likely to be spent during the recession when spending passes through to productivity. However, the checks are not well targeted to high</w:t>
      </w:r>
      <w:ins w:id="997" w:author="Christopher Karlsten" w:date="2022-10-29T18:58:00Z">
        <w:r w:rsidR="00A25AAE">
          <w:t>-</w:t>
        </w:r>
      </w:ins>
      <w:del w:id="998" w:author="Christopher Karlsten" w:date="2022-10-29T18:58:00Z">
        <w:r w:rsidDel="00A25AAE">
          <w:delText xml:space="preserve"> </w:delText>
        </w:r>
      </w:del>
      <w:r>
        <w:t>MPC consumers, so even though the funds arrive early in the recession, they are spent out more slowly than the extended unemployment benefits. Furthermore, the average recipient of a stimulus check has a much lower marginal utility than consumers receiving unemployment benefits, so the welfare benefits of this policy are substantially muted relative to UI extensions.</w:t>
      </w:r>
    </w:p>
    <w:p w14:paraId="52749DBB" w14:textId="4EF60C5D" w:rsidR="006719BC" w:rsidRDefault="001B5807">
      <w:pPr>
        <w:ind w:right="288" w:firstLine="234"/>
      </w:pPr>
      <w:r>
        <w:t xml:space="preserve">The payroll tax cut policy does poorly by both measures: </w:t>
      </w:r>
      <w:ins w:id="999" w:author="Christopher Karlsten [2]" w:date="2022-11-06T11:56:00Z">
        <w:r w:rsidR="00A971E1">
          <w:t>I</w:t>
        </w:r>
      </w:ins>
      <w:del w:id="1000" w:author="Christopher Karlsten [2]" w:date="2022-11-06T11:56:00Z">
        <w:r w:rsidDel="00A971E1">
          <w:delText>i</w:delText>
        </w:r>
      </w:del>
      <w:r>
        <w:t>t has a low overall multiplier and negligible welfare benefits. Th</w:t>
      </w:r>
      <w:ins w:id="1001" w:author="Christopher Karlsten" w:date="2022-10-29T19:00:00Z">
        <w:r w:rsidR="00A25AAE">
          <w:t>e reason</w:t>
        </w:r>
      </w:ins>
      <w:ins w:id="1002" w:author="Christopher Karlsten" w:date="2022-10-29T19:01:00Z">
        <w:r w:rsidR="00A25AAE">
          <w:t>s</w:t>
        </w:r>
      </w:ins>
      <w:del w:id="1003" w:author="Christopher Karlsten" w:date="2022-10-29T19:00:00Z">
        <w:r w:rsidDel="00A25AAE">
          <w:delText>is</w:delText>
        </w:r>
      </w:del>
      <w:r>
        <w:t xml:space="preserve"> </w:t>
      </w:r>
      <w:del w:id="1004" w:author="Christopher Karlsten" w:date="2022-10-29T19:01:00Z">
        <w:r w:rsidDel="00A25AAE">
          <w:delText xml:space="preserve">is </w:delText>
        </w:r>
      </w:del>
      <w:ins w:id="1005" w:author="Christopher Karlsten" w:date="2022-10-29T19:01:00Z">
        <w:r w:rsidR="00A25AAE">
          <w:t xml:space="preserve">are </w:t>
        </w:r>
      </w:ins>
      <w:del w:id="1006" w:author="Christopher Karlsten" w:date="2022-10-29T19:00:00Z">
        <w:r w:rsidDel="00A25AAE">
          <w:delText xml:space="preserve">because </w:delText>
        </w:r>
      </w:del>
      <w:ins w:id="1007" w:author="Christopher Karlsten" w:date="2022-10-29T19:00:00Z">
        <w:r w:rsidR="00A25AAE">
          <w:t xml:space="preserve">that </w:t>
        </w:r>
      </w:ins>
      <w:r>
        <w:t xml:space="preserve">the funds are slow to arrive, so the subsequent spending often occurs after the end of the recession, and </w:t>
      </w:r>
      <w:del w:id="1008" w:author="Christopher Karlsten" w:date="2022-10-29T19:01:00Z">
        <w:r w:rsidDel="00A25AAE">
          <w:delText xml:space="preserve">because </w:delText>
        </w:r>
      </w:del>
      <w:ins w:id="1009" w:author="Christopher Karlsten" w:date="2022-10-29T19:01:00Z">
        <w:r w:rsidR="00A25AAE">
          <w:t xml:space="preserve">that </w:t>
        </w:r>
      </w:ins>
      <w:r>
        <w:t>the payments are particularly badly targeted—they go only to employed consumers.</w:t>
      </w:r>
    </w:p>
    <w:p w14:paraId="5ED3E912" w14:textId="77777777" w:rsidR="006719BC" w:rsidRDefault="001B5807">
      <w:pPr>
        <w:spacing w:after="530"/>
        <w:ind w:right="288" w:firstLine="234"/>
      </w:pPr>
      <w:r>
        <w:t>While it is clear from the analysis that the extended unemployment benefits should be the first tool to use, a disadvantage of them is that they are limited in their size. If a larger fiscal stimulus is deemed appropriate, then stimulus checks provide an alternative option that will stimulate spending during the recession even if the welfare benefits are substantially lower than the UI extension.</w:t>
      </w:r>
    </w:p>
    <w:p w14:paraId="02A14517" w14:textId="77777777" w:rsidR="006719BC" w:rsidRDefault="001B5807">
      <w:pPr>
        <w:pStyle w:val="Heading1"/>
        <w:ind w:left="384" w:hanging="399"/>
      </w:pPr>
      <w:bookmarkStart w:id="1010" w:name="_Toc63045"/>
      <w:r>
        <w:t>Robustness</w:t>
      </w:r>
      <w:bookmarkEnd w:id="1010"/>
    </w:p>
    <w:p w14:paraId="7FE425E5" w14:textId="5280196B" w:rsidR="006719BC" w:rsidRDefault="001B5807">
      <w:pPr>
        <w:spacing w:after="418"/>
        <w:ind w:left="20" w:right="288"/>
      </w:pPr>
      <w:r>
        <w:t>In this section</w:t>
      </w:r>
      <w:ins w:id="1011" w:author="Christopher Karlsten" w:date="2022-10-29T19:03:00Z">
        <w:r w:rsidR="00A25AAE">
          <w:t>,</w:t>
        </w:r>
      </w:ins>
      <w:r>
        <w:t xml:space="preserve"> we analyze how sensitive our results are to some of the parameters in the model. </w:t>
      </w:r>
      <w:proofErr w:type="gramStart"/>
      <w:r>
        <w:t>In particular, we</w:t>
      </w:r>
      <w:proofErr w:type="gramEnd"/>
      <w:r>
        <w:t xml:space="preserve"> focus on parameters that heavily influence consumers’ incentives to save. These parameters are </w:t>
      </w:r>
      <w:ins w:id="1012" w:author="Christopher Karlsten" w:date="2022-10-29T19:03:00Z">
        <w:r w:rsidR="00A25AAE">
          <w:t xml:space="preserve">(1) </w:t>
        </w:r>
      </w:ins>
      <w:r>
        <w:t>the interest rate that affects the returns on saving</w:t>
      </w:r>
      <w:del w:id="1013" w:author="Christopher Karlsten" w:date="2022-10-29T19:03:00Z">
        <w:r w:rsidDel="00A25AAE">
          <w:delText>,</w:delText>
        </w:r>
      </w:del>
      <w:r>
        <w:t xml:space="preserve"> and </w:t>
      </w:r>
      <w:ins w:id="1014" w:author="Christopher Karlsten" w:date="2022-10-29T19:04:00Z">
        <w:r w:rsidR="00A25AAE">
          <w:t xml:space="preserve">(2) </w:t>
        </w:r>
      </w:ins>
      <w:r>
        <w:t xml:space="preserve">the degree of risk aversion and the replacement rates when unemployed with or without benefits that affect the strength of a precautionary saving motive. The aim is to alter these </w:t>
      </w:r>
      <w:r>
        <w:lastRenderedPageBreak/>
        <w:t>incentives while maintaining the requirement that the distributions of liquid wealth in each education group match</w:t>
      </w:r>
      <w:del w:id="1015" w:author="Christopher Karlsten" w:date="2022-10-29T19:05:00Z">
        <w:r w:rsidDel="0033654E">
          <w:delText>es</w:delText>
        </w:r>
      </w:del>
      <w:r>
        <w:t xml:space="preserve"> the distributions in the data. Hence, in each case, we re</w:t>
      </w:r>
      <w:ins w:id="1016" w:author="Christopher Karlsten" w:date="2022-10-29T19:06:00Z">
        <w:r w:rsidR="0033654E">
          <w:t>-</w:t>
        </w:r>
      </w:ins>
      <w:r>
        <w:t xml:space="preserve">estimate the distributions of discount factors in each education group (and, if necessary, the degree of </w:t>
      </w:r>
      <w:del w:id="1017" w:author="Christopher Karlsten" w:date="2022-10-29T19:06:00Z">
        <w:r w:rsidDel="0033654E">
          <w:delText>‘</w:delText>
        </w:r>
      </w:del>
      <w:r>
        <w:t>splurge</w:t>
      </w:r>
      <w:del w:id="1018" w:author="Christopher Karlsten" w:date="2022-10-29T19:06:00Z">
        <w:r w:rsidDel="0033654E">
          <w:delText>’</w:delText>
        </w:r>
      </w:del>
      <w:r>
        <w:t xml:space="preserve"> spending in consumption). The aim is thus to compute new results for a model with different parameters that also fits data on the distribution of liquid wealth. At the end of the section</w:t>
      </w:r>
      <w:ins w:id="1019" w:author="Christopher Karlsten" w:date="2022-10-29T19:07:00Z">
        <w:r w:rsidR="0033654E">
          <w:t>,</w:t>
        </w:r>
      </w:ins>
      <w:r>
        <w:t xml:space="preserve"> we also consider how changing the properties of the recession affect</w:t>
      </w:r>
      <w:ins w:id="1020" w:author="Christopher Karlsten" w:date="2022-10-29T19:07:00Z">
        <w:r w:rsidR="0033654E">
          <w:t>s</w:t>
        </w:r>
      </w:ins>
      <w:r>
        <w:t xml:space="preserve"> our main results.</w:t>
      </w:r>
    </w:p>
    <w:p w14:paraId="6E8EB847" w14:textId="77777777" w:rsidR="006719BC" w:rsidRDefault="001B5807">
      <w:pPr>
        <w:pStyle w:val="Heading2"/>
        <w:ind w:left="571" w:hanging="586"/>
      </w:pPr>
      <w:bookmarkStart w:id="1021" w:name="_Toc63046"/>
      <w:r>
        <w:t>Changing the interest rate</w:t>
      </w:r>
      <w:bookmarkEnd w:id="1021"/>
    </w:p>
    <w:p w14:paraId="744076E6" w14:textId="5DA6F8FF" w:rsidR="006719BC" w:rsidRDefault="001B5807">
      <w:pPr>
        <w:spacing w:after="113"/>
        <w:ind w:left="20" w:right="288"/>
      </w:pPr>
      <w:r>
        <w:t xml:space="preserve">In our baseline calibration, the interest rate is set to </w:t>
      </w:r>
      <w:r>
        <w:rPr>
          <w:rFonts w:ascii="Cambria" w:eastAsia="Cambria" w:hAnsi="Cambria" w:cs="Cambria"/>
        </w:rPr>
        <w:t xml:space="preserve">1 </w:t>
      </w:r>
      <w:r>
        <w:t>percent per quarter. Here</w:t>
      </w:r>
      <w:ins w:id="1022" w:author="Christopher Karlsten" w:date="2022-10-29T19:08:00Z">
        <w:r w:rsidR="0033654E">
          <w:t>,</w:t>
        </w:r>
      </w:ins>
      <w:r>
        <w:t xml:space="preserve"> we consider the </w:t>
      </w:r>
      <w:ins w:id="1023" w:author="Christopher Karlsten" w:date="2022-10-29T19:08:00Z">
        <w:r w:rsidR="0033654E">
          <w:t>effe</w:t>
        </w:r>
      </w:ins>
      <w:del w:id="1024" w:author="Christopher Karlsten" w:date="2022-10-29T19:08:00Z">
        <w:r w:rsidDel="0033654E">
          <w:delText>impa</w:delText>
        </w:r>
      </w:del>
      <w:r>
        <w:t>ct on our results of increasing or decreasing this value. Changes to Dropout</w:t>
      </w:r>
      <w:r>
        <w:tab/>
        <w:t>Highschool</w:t>
      </w:r>
      <w:r>
        <w:tab/>
        <w:t>College</w:t>
      </w:r>
    </w:p>
    <w:p w14:paraId="681E402D" w14:textId="77777777" w:rsidR="006719BC" w:rsidRDefault="001B5807">
      <w:pPr>
        <w:tabs>
          <w:tab w:val="center" w:pos="3253"/>
          <w:tab w:val="center" w:pos="4143"/>
          <w:tab w:val="center" w:pos="4922"/>
          <w:tab w:val="center" w:pos="5688"/>
          <w:tab w:val="center" w:pos="6467"/>
          <w:tab w:val="center" w:pos="7232"/>
          <w:tab w:val="center" w:pos="8011"/>
        </w:tabs>
        <w:spacing w:after="135"/>
        <w:ind w:left="0" w:right="0" w:firstLine="0"/>
        <w:jc w:val="left"/>
      </w:pPr>
      <w:r>
        <w:rPr>
          <w:sz w:val="22"/>
        </w:rPr>
        <w:tab/>
      </w:r>
      <w:r>
        <w:t>Splurge</w:t>
      </w:r>
      <w:r>
        <w:tab/>
      </w:r>
      <w:r>
        <w:rPr>
          <w:rFonts w:ascii="Cambria" w:eastAsia="Cambria" w:hAnsi="Cambria" w:cs="Cambria"/>
          <w:i/>
        </w:rPr>
        <w:t>β</w:t>
      </w:r>
      <w:r>
        <w:rPr>
          <w:rFonts w:ascii="Cambria" w:eastAsia="Cambria" w:hAnsi="Cambria" w:cs="Cambria"/>
          <w:i/>
        </w:rPr>
        <w:tab/>
      </w:r>
      <w:r>
        <w:rPr>
          <w:rFonts w:ascii="Cambria" w:eastAsia="Cambria" w:hAnsi="Cambria" w:cs="Cambria"/>
        </w:rPr>
        <w:t>∇</w:t>
      </w:r>
      <w:r>
        <w:rPr>
          <w:rFonts w:ascii="Cambria" w:eastAsia="Cambria" w:hAnsi="Cambria" w:cs="Cambria"/>
        </w:rPr>
        <w:tab/>
      </w:r>
      <w:r>
        <w:rPr>
          <w:rFonts w:ascii="Cambria" w:eastAsia="Cambria" w:hAnsi="Cambria" w:cs="Cambria"/>
          <w:i/>
        </w:rPr>
        <w:t>β</w:t>
      </w:r>
      <w:r>
        <w:rPr>
          <w:rFonts w:ascii="Cambria" w:eastAsia="Cambria" w:hAnsi="Cambria" w:cs="Cambria"/>
          <w:i/>
        </w:rPr>
        <w:tab/>
      </w:r>
      <w:r>
        <w:rPr>
          <w:rFonts w:ascii="Cambria" w:eastAsia="Cambria" w:hAnsi="Cambria" w:cs="Cambria"/>
        </w:rPr>
        <w:t>∇</w:t>
      </w:r>
      <w:r>
        <w:rPr>
          <w:rFonts w:ascii="Cambria" w:eastAsia="Cambria" w:hAnsi="Cambria" w:cs="Cambria"/>
        </w:rPr>
        <w:tab/>
      </w:r>
      <w:r>
        <w:rPr>
          <w:rFonts w:ascii="Cambria" w:eastAsia="Cambria" w:hAnsi="Cambria" w:cs="Cambria"/>
          <w:i/>
        </w:rPr>
        <w:t>β</w:t>
      </w:r>
      <w:r>
        <w:rPr>
          <w:rFonts w:ascii="Cambria" w:eastAsia="Cambria" w:hAnsi="Cambria" w:cs="Cambria"/>
          <w:i/>
        </w:rPr>
        <w:tab/>
      </w:r>
      <w:r>
        <w:rPr>
          <w:rFonts w:ascii="Cambria" w:eastAsia="Cambria" w:hAnsi="Cambria" w:cs="Cambria"/>
        </w:rPr>
        <w:t>∇</w:t>
      </w:r>
    </w:p>
    <w:p w14:paraId="6B90EA78" w14:textId="77777777" w:rsidR="006719BC" w:rsidRDefault="001B5807">
      <w:pPr>
        <w:tabs>
          <w:tab w:val="center" w:pos="1165"/>
          <w:tab w:val="center" w:pos="3253"/>
          <w:tab w:val="center" w:pos="4150"/>
          <w:tab w:val="center" w:pos="4922"/>
          <w:tab w:val="center" w:pos="5695"/>
          <w:tab w:val="center" w:pos="6467"/>
          <w:tab w:val="center" w:pos="7239"/>
          <w:tab w:val="center" w:pos="8011"/>
        </w:tabs>
        <w:spacing w:after="0" w:line="259" w:lineRule="auto"/>
        <w:ind w:left="0" w:right="0" w:firstLine="0"/>
        <w:jc w:val="left"/>
      </w:pPr>
      <w:r>
        <w:rPr>
          <w:sz w:val="22"/>
        </w:rPr>
        <w:tab/>
      </w:r>
      <w:r>
        <w:rPr>
          <w:rFonts w:ascii="Cambria" w:eastAsia="Cambria" w:hAnsi="Cambria" w:cs="Cambria"/>
          <w:i/>
        </w:rPr>
        <w:t xml:space="preserve">R </w:t>
      </w:r>
      <w:r>
        <w:rPr>
          <w:rFonts w:ascii="Cambria" w:eastAsia="Cambria" w:hAnsi="Cambria" w:cs="Cambria"/>
        </w:rPr>
        <w:t>= 1</w:t>
      </w:r>
      <w:r>
        <w:rPr>
          <w:rFonts w:ascii="Cambria" w:eastAsia="Cambria" w:hAnsi="Cambria" w:cs="Cambria"/>
          <w:i/>
        </w:rPr>
        <w:t>.</w:t>
      </w:r>
      <w:r>
        <w:rPr>
          <w:rFonts w:ascii="Cambria" w:eastAsia="Cambria" w:hAnsi="Cambria" w:cs="Cambria"/>
        </w:rPr>
        <w:t>005</w:t>
      </w:r>
      <w:r>
        <w:rPr>
          <w:rFonts w:ascii="Cambria" w:eastAsia="Cambria" w:hAnsi="Cambria" w:cs="Cambria"/>
        </w:rPr>
        <w:tab/>
      </w:r>
      <w:r>
        <w:t>0.307</w:t>
      </w:r>
      <w:r>
        <w:tab/>
        <w:t>0.701</w:t>
      </w:r>
      <w:r>
        <w:tab/>
        <w:t>0.520</w:t>
      </w:r>
      <w:r>
        <w:tab/>
        <w:t>0.909</w:t>
      </w:r>
      <w:r>
        <w:tab/>
        <w:t>0.099</w:t>
      </w:r>
      <w:r>
        <w:tab/>
        <w:t>0.983</w:t>
      </w:r>
      <w:r>
        <w:tab/>
        <w:t>0.014</w:t>
      </w:r>
    </w:p>
    <w:p w14:paraId="317FDB8E" w14:textId="77777777" w:rsidR="006719BC" w:rsidRDefault="001B5807">
      <w:pPr>
        <w:tabs>
          <w:tab w:val="center" w:pos="1641"/>
          <w:tab w:val="center" w:pos="3253"/>
          <w:tab w:val="center" w:pos="4150"/>
          <w:tab w:val="center" w:pos="4922"/>
          <w:tab w:val="center" w:pos="5695"/>
          <w:tab w:val="center" w:pos="6467"/>
          <w:tab w:val="center" w:pos="7239"/>
          <w:tab w:val="center" w:pos="8011"/>
        </w:tabs>
        <w:spacing w:after="0" w:line="259" w:lineRule="auto"/>
        <w:ind w:left="0" w:right="0" w:firstLine="0"/>
        <w:jc w:val="left"/>
      </w:pPr>
      <w:r>
        <w:rPr>
          <w:noProof/>
          <w:sz w:val="22"/>
        </w:rPr>
        <mc:AlternateContent>
          <mc:Choice Requires="wpg">
            <w:drawing>
              <wp:anchor distT="0" distB="0" distL="114300" distR="114300" simplePos="0" relativeHeight="251665408" behindDoc="1" locked="0" layoutInCell="1" allowOverlap="1" wp14:anchorId="64965CE5" wp14:editId="7776972D">
                <wp:simplePos x="0" y="0"/>
                <wp:positionH relativeFrom="column">
                  <wp:posOffset>337617</wp:posOffset>
                </wp:positionH>
                <wp:positionV relativeFrom="paragraph">
                  <wp:posOffset>-742014</wp:posOffset>
                </wp:positionV>
                <wp:extent cx="4994784" cy="1149921"/>
                <wp:effectExtent l="0" t="0" r="0" b="0"/>
                <wp:wrapNone/>
                <wp:docPr id="56218" name="Group 56218"/>
                <wp:cNvGraphicFramePr/>
                <a:graphic xmlns:a="http://schemas.openxmlformats.org/drawingml/2006/main">
                  <a:graphicData uri="http://schemas.microsoft.com/office/word/2010/wordprocessingGroup">
                    <wpg:wgp>
                      <wpg:cNvGrpSpPr/>
                      <wpg:grpSpPr>
                        <a:xfrm>
                          <a:off x="0" y="0"/>
                          <a:ext cx="4994784" cy="1149921"/>
                          <a:chOff x="0" y="0"/>
                          <a:chExt cx="4994784" cy="1149921"/>
                        </a:xfrm>
                      </wpg:grpSpPr>
                      <wps:wsp>
                        <wps:cNvPr id="3675" name="Shape 3675"/>
                        <wps:cNvSpPr/>
                        <wps:spPr>
                          <a:xfrm>
                            <a:off x="0" y="0"/>
                            <a:ext cx="4994784" cy="0"/>
                          </a:xfrm>
                          <a:custGeom>
                            <a:avLst/>
                            <a:gdLst/>
                            <a:ahLst/>
                            <a:cxnLst/>
                            <a:rect l="0" t="0" r="0" b="0"/>
                            <a:pathLst>
                              <a:path w="4994784">
                                <a:moveTo>
                                  <a:pt x="0" y="0"/>
                                </a:moveTo>
                                <a:lnTo>
                                  <a:pt x="4994784"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3676" name="Shape 3676"/>
                        <wps:cNvSpPr/>
                        <wps:spPr>
                          <a:xfrm>
                            <a:off x="2049970" y="4842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78" name="Shape 3678"/>
                        <wps:cNvSpPr/>
                        <wps:spPr>
                          <a:xfrm>
                            <a:off x="0" y="261747"/>
                            <a:ext cx="4994784" cy="0"/>
                          </a:xfrm>
                          <a:custGeom>
                            <a:avLst/>
                            <a:gdLst/>
                            <a:ahLst/>
                            <a:cxnLst/>
                            <a:rect l="0" t="0" r="0" b="0"/>
                            <a:pathLst>
                              <a:path w="4994784">
                                <a:moveTo>
                                  <a:pt x="0" y="0"/>
                                </a:moveTo>
                                <a:lnTo>
                                  <a:pt x="4994784"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3680" name="Shape 3680"/>
                        <wps:cNvSpPr/>
                        <wps:spPr>
                          <a:xfrm>
                            <a:off x="2049970" y="30793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87" name="Shape 3687"/>
                        <wps:cNvSpPr/>
                        <wps:spPr>
                          <a:xfrm>
                            <a:off x="0" y="521259"/>
                            <a:ext cx="4994784" cy="0"/>
                          </a:xfrm>
                          <a:custGeom>
                            <a:avLst/>
                            <a:gdLst/>
                            <a:ahLst/>
                            <a:cxnLst/>
                            <a:rect l="0" t="0" r="0" b="0"/>
                            <a:pathLst>
                              <a:path w="4994784">
                                <a:moveTo>
                                  <a:pt x="0" y="0"/>
                                </a:moveTo>
                                <a:lnTo>
                                  <a:pt x="4994784"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3693" name="Shape 3693"/>
                        <wps:cNvSpPr/>
                        <wps:spPr>
                          <a:xfrm>
                            <a:off x="2049970" y="567448"/>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00" name="Shape 3700"/>
                        <wps:cNvSpPr/>
                        <wps:spPr>
                          <a:xfrm>
                            <a:off x="2049970" y="75091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07" name="Shape 3707"/>
                        <wps:cNvSpPr/>
                        <wps:spPr>
                          <a:xfrm>
                            <a:off x="2049970" y="93437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09" name="Shape 3709"/>
                        <wps:cNvSpPr/>
                        <wps:spPr>
                          <a:xfrm>
                            <a:off x="0" y="1149921"/>
                            <a:ext cx="4994784" cy="0"/>
                          </a:xfrm>
                          <a:custGeom>
                            <a:avLst/>
                            <a:gdLst/>
                            <a:ahLst/>
                            <a:cxnLst/>
                            <a:rect l="0" t="0" r="0" b="0"/>
                            <a:pathLst>
                              <a:path w="4994784">
                                <a:moveTo>
                                  <a:pt x="0" y="0"/>
                                </a:moveTo>
                                <a:lnTo>
                                  <a:pt x="4994784"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18" style="width:393.29pt;height:90.545pt;position:absolute;z-index:-2147483636;mso-position-horizontal-relative:text;mso-position-horizontal:absolute;margin-left:26.584pt;mso-position-vertical-relative:text;margin-top:-58.4264pt;" coordsize="49947,11499">
                <v:shape id="Shape 3675" style="position:absolute;width:49947;height:0;left:0;top:0;" coordsize="4994784,0" path="m0,0l4994784,0">
                  <v:stroke weight="0.936pt" endcap="flat" joinstyle="miter" miterlimit="10" on="true" color="#000000"/>
                  <v:fill on="false" color="#000000" opacity="0"/>
                </v:shape>
                <v:shape id="Shape 3676" style="position:absolute;width:0;height:1834;left:20499;top:484;" coordsize="0,183464" path="m0,183464l0,0">
                  <v:stroke weight="0.398pt" endcap="flat" joinstyle="miter" miterlimit="10" on="true" color="#000000"/>
                  <v:fill on="false" color="#000000" opacity="0"/>
                </v:shape>
                <v:shape id="Shape 3678" style="position:absolute;width:49947;height:0;left:0;top:2617;" coordsize="4994784,0" path="m0,0l4994784,0">
                  <v:stroke weight="0.585pt" endcap="flat" joinstyle="miter" miterlimit="10" on="true" color="#000000"/>
                  <v:fill on="false" color="#000000" opacity="0"/>
                </v:shape>
                <v:shape id="Shape 3680" style="position:absolute;width:0;height:1834;left:20499;top:3079;" coordsize="0,183464" path="m0,183464l0,0">
                  <v:stroke weight="0.398pt" endcap="flat" joinstyle="miter" miterlimit="10" on="true" color="#000000"/>
                  <v:fill on="false" color="#000000" opacity="0"/>
                </v:shape>
                <v:shape id="Shape 3687" style="position:absolute;width:49947;height:0;left:0;top:5212;" coordsize="4994784,0" path="m0,0l4994784,0">
                  <v:stroke weight="0.585pt" endcap="flat" joinstyle="miter" miterlimit="10" on="true" color="#000000"/>
                  <v:fill on="false" color="#000000" opacity="0"/>
                </v:shape>
                <v:shape id="Shape 3693" style="position:absolute;width:0;height:1834;left:20499;top:5674;" coordsize="0,183464" path="m0,183464l0,0">
                  <v:stroke weight="0.398pt" endcap="flat" joinstyle="miter" miterlimit="10" on="true" color="#000000"/>
                  <v:fill on="false" color="#000000" opacity="0"/>
                </v:shape>
                <v:shape id="Shape 3700" style="position:absolute;width:0;height:1834;left:20499;top:7509;" coordsize="0,183464" path="m0,183464l0,0">
                  <v:stroke weight="0.398pt" endcap="flat" joinstyle="miter" miterlimit="10" on="true" color="#000000"/>
                  <v:fill on="false" color="#000000" opacity="0"/>
                </v:shape>
                <v:shape id="Shape 3707" style="position:absolute;width:0;height:1834;left:20499;top:9343;" coordsize="0,183464" path="m0,183464l0,0">
                  <v:stroke weight="0.398pt" endcap="flat" joinstyle="miter" miterlimit="10" on="true" color="#000000"/>
                  <v:fill on="false" color="#000000" opacity="0"/>
                </v:shape>
                <v:shape id="Shape 3709" style="position:absolute;width:49947;height:0;left:0;top:11499;" coordsize="4994784,0" path="m0,0l4994784,0">
                  <v:stroke weight="0.936pt" endcap="flat" joinstyle="miter" miterlimit="10" on="true" color="#000000"/>
                  <v:fill on="false" color="#000000" opacity="0"/>
                </v:shape>
              </v:group>
            </w:pict>
          </mc:Fallback>
        </mc:AlternateContent>
      </w:r>
      <w:r>
        <w:rPr>
          <w:sz w:val="22"/>
        </w:rPr>
        <w:tab/>
      </w:r>
      <w:r>
        <w:rPr>
          <w:rFonts w:ascii="Cambria" w:eastAsia="Cambria" w:hAnsi="Cambria" w:cs="Cambria"/>
          <w:i/>
        </w:rPr>
        <w:t xml:space="preserve">R </w:t>
      </w:r>
      <w:r>
        <w:rPr>
          <w:rFonts w:ascii="Cambria" w:eastAsia="Cambria" w:hAnsi="Cambria" w:cs="Cambria"/>
        </w:rPr>
        <w:t>= 1</w:t>
      </w:r>
      <w:r>
        <w:rPr>
          <w:rFonts w:ascii="Cambria" w:eastAsia="Cambria" w:hAnsi="Cambria" w:cs="Cambria"/>
          <w:i/>
        </w:rPr>
        <w:t>.</w:t>
      </w:r>
      <w:r>
        <w:rPr>
          <w:rFonts w:ascii="Cambria" w:eastAsia="Cambria" w:hAnsi="Cambria" w:cs="Cambria"/>
        </w:rPr>
        <w:t xml:space="preserve">01 </w:t>
      </w:r>
      <w:r>
        <w:t>(baseline)</w:t>
      </w:r>
      <w:r>
        <w:tab/>
        <w:t>0.307</w:t>
      </w:r>
      <w:r>
        <w:tab/>
        <w:t>0.694</w:t>
      </w:r>
      <w:r>
        <w:tab/>
        <w:t>0.542</w:t>
      </w:r>
      <w:r>
        <w:tab/>
        <w:t>0.904</w:t>
      </w:r>
      <w:r>
        <w:tab/>
        <w:t>0.099</w:t>
      </w:r>
      <w:r>
        <w:tab/>
        <w:t>0.978</w:t>
      </w:r>
      <w:r>
        <w:tab/>
        <w:t>0.015</w:t>
      </w:r>
    </w:p>
    <w:p w14:paraId="1116A809" w14:textId="77777777" w:rsidR="006719BC" w:rsidRDefault="001B5807">
      <w:pPr>
        <w:tabs>
          <w:tab w:val="center" w:pos="1165"/>
          <w:tab w:val="center" w:pos="3253"/>
          <w:tab w:val="center" w:pos="4150"/>
          <w:tab w:val="center" w:pos="4922"/>
          <w:tab w:val="center" w:pos="5695"/>
          <w:tab w:val="center" w:pos="6467"/>
          <w:tab w:val="center" w:pos="7239"/>
          <w:tab w:val="center" w:pos="8011"/>
        </w:tabs>
        <w:spacing w:after="131" w:line="259" w:lineRule="auto"/>
        <w:ind w:left="0" w:right="0" w:firstLine="0"/>
        <w:jc w:val="left"/>
      </w:pPr>
      <w:r>
        <w:rPr>
          <w:sz w:val="22"/>
        </w:rPr>
        <w:tab/>
      </w:r>
      <w:r>
        <w:rPr>
          <w:rFonts w:ascii="Cambria" w:eastAsia="Cambria" w:hAnsi="Cambria" w:cs="Cambria"/>
          <w:i/>
        </w:rPr>
        <w:t xml:space="preserve">R </w:t>
      </w:r>
      <w:r>
        <w:rPr>
          <w:rFonts w:ascii="Cambria" w:eastAsia="Cambria" w:hAnsi="Cambria" w:cs="Cambria"/>
        </w:rPr>
        <w:t>= 1</w:t>
      </w:r>
      <w:r>
        <w:rPr>
          <w:rFonts w:ascii="Cambria" w:eastAsia="Cambria" w:hAnsi="Cambria" w:cs="Cambria"/>
          <w:i/>
        </w:rPr>
        <w:t>.</w:t>
      </w:r>
      <w:r>
        <w:rPr>
          <w:rFonts w:ascii="Cambria" w:eastAsia="Cambria" w:hAnsi="Cambria" w:cs="Cambria"/>
        </w:rPr>
        <w:t>015</w:t>
      </w:r>
      <w:r>
        <w:rPr>
          <w:rFonts w:ascii="Cambria" w:eastAsia="Cambria" w:hAnsi="Cambria" w:cs="Cambria"/>
        </w:rPr>
        <w:tab/>
      </w:r>
      <w:r>
        <w:t>0.307</w:t>
      </w:r>
      <w:r>
        <w:tab/>
        <w:t>0.691</w:t>
      </w:r>
      <w:r>
        <w:tab/>
        <w:t>0.542</w:t>
      </w:r>
      <w:r>
        <w:tab/>
        <w:t>0.899</w:t>
      </w:r>
      <w:r>
        <w:tab/>
        <w:t>0.099</w:t>
      </w:r>
      <w:r>
        <w:tab/>
        <w:t>0.973</w:t>
      </w:r>
      <w:r>
        <w:tab/>
        <w:t>0.016</w:t>
      </w:r>
    </w:p>
    <w:p w14:paraId="2D3925C1" w14:textId="0CDF040D" w:rsidR="006719BC" w:rsidRDefault="001B5807">
      <w:pPr>
        <w:spacing w:after="805"/>
        <w:ind w:left="20" w:right="288"/>
      </w:pPr>
      <w:r>
        <w:rPr>
          <w:sz w:val="22"/>
        </w:rPr>
        <w:t xml:space="preserve">Table 5 </w:t>
      </w:r>
      <w:r>
        <w:t xml:space="preserve">Estimates of the </w:t>
      </w:r>
      <w:ins w:id="1025" w:author="Christopher Karlsten" w:date="2022-10-29T19:09:00Z">
        <w:r w:rsidR="0033654E">
          <w:t>s</w:t>
        </w:r>
      </w:ins>
      <w:del w:id="1026" w:author="Christopher Karlsten" w:date="2022-10-29T19:09:00Z">
        <w:r w:rsidDel="0033654E">
          <w:delText>S</w:delText>
        </w:r>
      </w:del>
      <w:r>
        <w:t xml:space="preserve">plurge and </w:t>
      </w:r>
      <w:r>
        <w:rPr>
          <w:rFonts w:ascii="Cambria" w:eastAsia="Cambria" w:hAnsi="Cambria" w:cs="Cambria"/>
        </w:rPr>
        <w:t>(</w:t>
      </w:r>
      <w:proofErr w:type="gramStart"/>
      <w:r>
        <w:rPr>
          <w:rFonts w:ascii="Cambria" w:eastAsia="Cambria" w:hAnsi="Cambria" w:cs="Cambria"/>
          <w:i/>
        </w:rPr>
        <w:t>β,</w:t>
      </w:r>
      <w:r>
        <w:rPr>
          <w:rFonts w:ascii="Cambria" w:eastAsia="Cambria" w:hAnsi="Cambria" w:cs="Cambria"/>
        </w:rPr>
        <w:t>∇</w:t>
      </w:r>
      <w:proofErr w:type="gramEnd"/>
      <w:r>
        <w:rPr>
          <w:rFonts w:ascii="Cambria" w:eastAsia="Cambria" w:hAnsi="Cambria" w:cs="Cambria"/>
        </w:rPr>
        <w:t xml:space="preserve">) </w:t>
      </w:r>
      <w:r>
        <w:t xml:space="preserve">for each education group for different values of the interest rate </w:t>
      </w:r>
      <w:r>
        <w:rPr>
          <w:rFonts w:ascii="Cambria" w:eastAsia="Cambria" w:hAnsi="Cambria" w:cs="Cambria"/>
          <w:i/>
        </w:rPr>
        <w:t>R</w:t>
      </w:r>
      <w:del w:id="1027" w:author="Christopher Karlsten [2]" w:date="2022-11-07T18:25:00Z">
        <w:r w:rsidDel="00174B57">
          <w:delText>.</w:delText>
        </w:r>
      </w:del>
    </w:p>
    <w:p w14:paraId="046A37B5" w14:textId="5A3C53FC" w:rsidR="006719BC" w:rsidRDefault="001B5807">
      <w:pPr>
        <w:spacing w:after="346"/>
        <w:ind w:left="20" w:right="288"/>
      </w:pPr>
      <w:r>
        <w:t>the U.S. interest rate do not affect the estimation of the splurge</w:t>
      </w:r>
      <w:ins w:id="1028" w:author="Christopher Karlsten" w:date="2022-10-29T19:09:00Z">
        <w:r w:rsidR="0033654E">
          <w:t xml:space="preserve"> </w:t>
        </w:r>
      </w:ins>
      <w:del w:id="1029" w:author="Christopher Karlsten" w:date="2022-10-29T19:09:00Z">
        <w:r w:rsidDel="0033654E">
          <w:delText>-</w:delText>
        </w:r>
      </w:del>
      <w:r>
        <w:t xml:space="preserve">parameter </w:t>
      </w:r>
      <w:r>
        <w:rPr>
          <w:rFonts w:ascii="Cambria" w:eastAsia="Cambria" w:hAnsi="Cambria" w:cs="Cambria"/>
          <w:i/>
        </w:rPr>
        <w:t>ς</w:t>
      </w:r>
      <w:r>
        <w:t>. However, before we can calculate updated results for a different interest rate, the distribution of discount factors within each education group must be re</w:t>
      </w:r>
      <w:ins w:id="1030" w:author="Christopher Karlsten" w:date="2022-10-29T19:10:00Z">
        <w:r w:rsidR="0033654E">
          <w:t>-</w:t>
        </w:r>
      </w:ins>
      <w:r>
        <w:t>estimated for the model to continue to match the liquid wealth distributions.</w:t>
      </w:r>
    </w:p>
    <w:p w14:paraId="79E7BF04" w14:textId="77777777" w:rsidR="006719BC" w:rsidRDefault="001B5807">
      <w:pPr>
        <w:pStyle w:val="Heading3"/>
        <w:ind w:left="672" w:hanging="687"/>
      </w:pPr>
      <w:bookmarkStart w:id="1031" w:name="_Toc63047"/>
      <w:r>
        <w:t>Discount factor distributions with different interest rates</w:t>
      </w:r>
      <w:bookmarkEnd w:id="1031"/>
    </w:p>
    <w:p w14:paraId="4A97F95C" w14:textId="5C433D46" w:rsidR="006719BC" w:rsidRDefault="001B5807">
      <w:pPr>
        <w:ind w:left="20" w:right="288"/>
      </w:pPr>
      <w:r>
        <w:t xml:space="preserve">Table </w:t>
      </w:r>
      <w:r>
        <w:rPr>
          <w:color w:val="4C0000"/>
        </w:rPr>
        <w:t xml:space="preserve">5 </w:t>
      </w:r>
      <w:r>
        <w:t xml:space="preserve">shows the values we obtain for the discount factor distributions when we change the quarterly interest rate by either decreasing it to </w:t>
      </w: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t xml:space="preserve">percent or increasing it to </w:t>
      </w:r>
      <w:r>
        <w:rPr>
          <w:rFonts w:ascii="Cambria" w:eastAsia="Cambria" w:hAnsi="Cambria" w:cs="Cambria"/>
        </w:rPr>
        <w:t>1</w:t>
      </w:r>
      <w:r>
        <w:rPr>
          <w:rFonts w:ascii="Cambria" w:eastAsia="Cambria" w:hAnsi="Cambria" w:cs="Cambria"/>
          <w:i/>
        </w:rPr>
        <w:t>.</w:t>
      </w:r>
      <w:r>
        <w:rPr>
          <w:rFonts w:ascii="Cambria" w:eastAsia="Cambria" w:hAnsi="Cambria" w:cs="Cambria"/>
        </w:rPr>
        <w:t xml:space="preserve">5 </w:t>
      </w:r>
      <w:r>
        <w:t xml:space="preserve">percent. In both cases, the estimation can </w:t>
      </w:r>
      <w:ins w:id="1032" w:author="Christopher Karlsten" w:date="2022-10-29T19:12:00Z">
        <w:r w:rsidR="0033654E">
          <w:t xml:space="preserve">exactly </w:t>
        </w:r>
      </w:ins>
      <w:r>
        <w:t>match the median liquid</w:t>
      </w:r>
      <w:ins w:id="1033" w:author="Christopher Karlsten [2]" w:date="2022-11-06T12:06:00Z">
        <w:r w:rsidR="00ED7772">
          <w:t>-</w:t>
        </w:r>
      </w:ins>
      <w:del w:id="1034" w:author="Christopher Karlsten [2]" w:date="2022-11-06T12:06:00Z">
        <w:r w:rsidDel="00ED7772">
          <w:delText xml:space="preserve"> </w:delText>
        </w:r>
      </w:del>
      <w:r>
        <w:t>wealth</w:t>
      </w:r>
      <w:ins w:id="1035" w:author="Christopher Karlsten [2]" w:date="2022-11-06T12:06:00Z">
        <w:r w:rsidR="00ED7772">
          <w:t>-</w:t>
        </w:r>
      </w:ins>
      <w:del w:id="1036" w:author="Christopher Karlsten [2]" w:date="2022-11-06T12:06:00Z">
        <w:r w:rsidDel="00ED7772">
          <w:delText xml:space="preserve"> </w:delText>
        </w:r>
      </w:del>
      <w:r>
        <w:t>to</w:t>
      </w:r>
      <w:ins w:id="1037" w:author="Christopher Karlsten [2]" w:date="2022-11-06T12:06:00Z">
        <w:r w:rsidR="00ED7772">
          <w:t>-</w:t>
        </w:r>
      </w:ins>
      <w:del w:id="1038" w:author="Christopher Karlsten [2]" w:date="2022-11-06T12:06:00Z">
        <w:r w:rsidDel="00ED7772">
          <w:delText xml:space="preserve"> </w:delText>
        </w:r>
      </w:del>
      <w:r>
        <w:t>permanent</w:t>
      </w:r>
      <w:ins w:id="1039" w:author="Christopher Karlsten [2]" w:date="2022-11-06T12:06:00Z">
        <w:r w:rsidR="00ED7772">
          <w:t>-</w:t>
        </w:r>
      </w:ins>
      <w:del w:id="1040" w:author="Christopher Karlsten [2]" w:date="2022-11-06T12:06:00Z">
        <w:r w:rsidDel="00ED7772">
          <w:delText xml:space="preserve"> </w:delText>
        </w:r>
      </w:del>
      <w:r>
        <w:t xml:space="preserve">income ratios for each education group reported in </w:t>
      </w:r>
      <w:ins w:id="1041" w:author="Christopher Karlsten [2]" w:date="2022-11-04T12:08:00Z">
        <w:r w:rsidR="00450EFD">
          <w:t>p</w:t>
        </w:r>
      </w:ins>
      <w:del w:id="1042" w:author="Christopher Karlsten [2]" w:date="2022-11-04T12:08:00Z">
        <w:r w:rsidDel="00450EFD">
          <w:delText>P</w:delText>
        </w:r>
      </w:del>
      <w:r>
        <w:t xml:space="preserve">anel B of </w:t>
      </w:r>
      <w:ins w:id="1043" w:author="Christopher Karlsten" w:date="2022-10-29T19:11:00Z">
        <w:r w:rsidR="0033654E">
          <w:t>t</w:t>
        </w:r>
      </w:ins>
      <w:del w:id="1044" w:author="Christopher Karlsten" w:date="2022-10-29T19:11:00Z">
        <w:r w:rsidDel="0033654E">
          <w:delText>T</w:delText>
        </w:r>
      </w:del>
      <w:r>
        <w:t xml:space="preserve">able </w:t>
      </w:r>
      <w:r>
        <w:rPr>
          <w:color w:val="4C0000"/>
        </w:rPr>
        <w:t>2</w:t>
      </w:r>
      <w:del w:id="1045" w:author="Christopher Karlsten" w:date="2022-10-29T19:12:00Z">
        <w:r w:rsidDel="0033654E">
          <w:rPr>
            <w:color w:val="4C0000"/>
          </w:rPr>
          <w:delText xml:space="preserve"> </w:delText>
        </w:r>
        <w:r w:rsidDel="0033654E">
          <w:delText>exactly</w:delText>
        </w:r>
      </w:del>
      <w:r>
        <w:t>.</w:t>
      </w:r>
    </w:p>
    <w:p w14:paraId="43461078" w14:textId="4E0C36B9" w:rsidR="006719BC" w:rsidRDefault="001B5807">
      <w:pPr>
        <w:ind w:right="288" w:firstLine="234"/>
      </w:pPr>
      <w:r>
        <w:t xml:space="preserve">The first row of </w:t>
      </w:r>
      <w:ins w:id="1046" w:author="Christopher Karlsten" w:date="2022-10-29T19:12:00Z">
        <w:r w:rsidR="0033654E">
          <w:t>t</w:t>
        </w:r>
      </w:ins>
      <w:del w:id="1047" w:author="Christopher Karlsten" w:date="2022-10-29T19:12:00Z">
        <w:r w:rsidDel="0033654E">
          <w:delText>T</w:delText>
        </w:r>
      </w:del>
      <w:r>
        <w:t xml:space="preserve">able </w:t>
      </w:r>
      <w:r>
        <w:rPr>
          <w:color w:val="4C0000"/>
        </w:rPr>
        <w:t xml:space="preserve">5 </w:t>
      </w:r>
      <w:r>
        <w:t xml:space="preserve">shows the estimated </w:t>
      </w:r>
      <w:r>
        <w:rPr>
          <w:rFonts w:ascii="Cambria" w:eastAsia="Cambria" w:hAnsi="Cambria" w:cs="Cambria"/>
          <w:i/>
        </w:rPr>
        <w:t>β</w:t>
      </w:r>
      <w:r>
        <w:rPr>
          <w:rFonts w:ascii="Cambria" w:eastAsia="Cambria" w:hAnsi="Cambria" w:cs="Cambria"/>
          <w:i/>
          <w:vertAlign w:val="subscript"/>
        </w:rPr>
        <w:t xml:space="preserve">e </w:t>
      </w:r>
      <w:r>
        <w:t xml:space="preserve">and </w:t>
      </w:r>
      <w:r>
        <w:rPr>
          <w:rFonts w:ascii="Cambria" w:eastAsia="Cambria" w:hAnsi="Cambria" w:cs="Cambria"/>
        </w:rPr>
        <w:t>∇</w:t>
      </w:r>
      <w:r>
        <w:rPr>
          <w:rFonts w:ascii="Cambria" w:eastAsia="Cambria" w:hAnsi="Cambria" w:cs="Cambria"/>
          <w:i/>
          <w:vertAlign w:val="subscript"/>
        </w:rPr>
        <w:t xml:space="preserve">e </w:t>
      </w:r>
      <w:r>
        <w:t xml:space="preserve">for the lower interest rate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t>percent per quarter. With a lower interest rate and an unchanged discount factor distribution, consumers would tend to substitute away from saving and toward</w:t>
      </w:r>
      <w:del w:id="1048" w:author="Christopher Karlsten" w:date="2022-10-29T19:12:00Z">
        <w:r w:rsidDel="0033654E">
          <w:delText>s</w:delText>
        </w:r>
      </w:del>
      <w:r>
        <w:t xml:space="preserve"> current consumption. They would therefore accumulate less wealth</w:t>
      </w:r>
      <w:ins w:id="1049" w:author="Christopher Karlsten" w:date="2022-10-29T19:12:00Z">
        <w:r w:rsidR="0033654E">
          <w:t>,</w:t>
        </w:r>
      </w:ins>
      <w:r>
        <w:t xml:space="preserve"> leading to a lower median liquid</w:t>
      </w:r>
      <w:ins w:id="1050" w:author="Christopher Karlsten [2]" w:date="2022-11-06T12:09:00Z">
        <w:r w:rsidR="00ED7772">
          <w:t>-</w:t>
        </w:r>
      </w:ins>
      <w:del w:id="1051" w:author="Christopher Karlsten [2]" w:date="2022-11-06T12:09:00Z">
        <w:r w:rsidDel="00ED7772">
          <w:delText xml:space="preserve"> </w:delText>
        </w:r>
      </w:del>
      <w:r>
        <w:t>wealth</w:t>
      </w:r>
      <w:ins w:id="1052" w:author="Christopher Karlsten [2]" w:date="2022-11-06T12:09:00Z">
        <w:r w:rsidR="00ED7772">
          <w:t>-</w:t>
        </w:r>
      </w:ins>
      <w:del w:id="1053" w:author="Christopher Karlsten [2]" w:date="2022-11-06T12:09:00Z">
        <w:r w:rsidDel="00ED7772">
          <w:delText xml:space="preserve"> </w:delText>
        </w:r>
      </w:del>
      <w:r>
        <w:t>to</w:t>
      </w:r>
      <w:ins w:id="1054" w:author="Christopher Karlsten [2]" w:date="2022-11-06T12:09:00Z">
        <w:r w:rsidR="00ED7772">
          <w:t>-</w:t>
        </w:r>
      </w:ins>
      <w:del w:id="1055" w:author="Christopher Karlsten [2]" w:date="2022-11-06T12:09:00Z">
        <w:r w:rsidDel="00ED7772">
          <w:delText xml:space="preserve"> </w:delText>
        </w:r>
      </w:del>
      <w:r>
        <w:t>permanent</w:t>
      </w:r>
      <w:ins w:id="1056" w:author="Christopher Karlsten [2]" w:date="2022-11-06T12:09:00Z">
        <w:r w:rsidR="00ED7772">
          <w:t>-</w:t>
        </w:r>
      </w:ins>
      <w:del w:id="1057" w:author="Christopher Karlsten [2]" w:date="2022-11-06T12:09:00Z">
        <w:r w:rsidDel="00ED7772">
          <w:delText xml:space="preserve"> </w:delText>
        </w:r>
      </w:del>
      <w:r>
        <w:t>income ratio. In all education groups</w:t>
      </w:r>
      <w:ins w:id="1058" w:author="Christopher Karlsten" w:date="2022-10-29T19:13:00Z">
        <w:r w:rsidR="0033654E">
          <w:t>,</w:t>
        </w:r>
      </w:ins>
      <w:r>
        <w:t xml:space="preserve"> we therefore see that the estimated discount factor distributions are centered around higher values of </w:t>
      </w:r>
      <w:r>
        <w:rPr>
          <w:rFonts w:ascii="Cambria" w:eastAsia="Cambria" w:hAnsi="Cambria" w:cs="Cambria"/>
          <w:i/>
        </w:rPr>
        <w:t xml:space="preserve">β </w:t>
      </w:r>
      <w:r>
        <w:t>to ensure that the model still matches the median liquid</w:t>
      </w:r>
      <w:ins w:id="1059" w:author="Christopher Karlsten [2]" w:date="2022-11-06T12:10:00Z">
        <w:r w:rsidR="00730B70">
          <w:t>-</w:t>
        </w:r>
      </w:ins>
      <w:del w:id="1060" w:author="Christopher Karlsten [2]" w:date="2022-11-06T12:10:00Z">
        <w:r w:rsidDel="00730B70">
          <w:delText xml:space="preserve"> </w:delText>
        </w:r>
      </w:del>
      <w:r>
        <w:t>wealth</w:t>
      </w:r>
      <w:ins w:id="1061" w:author="Christopher Karlsten [2]" w:date="2022-11-06T12:11:00Z">
        <w:r w:rsidR="00730B70">
          <w:t>-</w:t>
        </w:r>
      </w:ins>
      <w:del w:id="1062" w:author="Christopher Karlsten [2]" w:date="2022-11-06T12:11:00Z">
        <w:r w:rsidDel="00730B70">
          <w:delText xml:space="preserve"> </w:delText>
        </w:r>
      </w:del>
      <w:r>
        <w:t>to</w:t>
      </w:r>
      <w:ins w:id="1063" w:author="Christopher Karlsten [2]" w:date="2022-11-06T12:11:00Z">
        <w:r w:rsidR="00730B70">
          <w:t>-</w:t>
        </w:r>
      </w:ins>
      <w:del w:id="1064" w:author="Christopher Karlsten [2]" w:date="2022-11-06T12:11:00Z">
        <w:r w:rsidDel="00730B70">
          <w:delText xml:space="preserve"> </w:delText>
        </w:r>
      </w:del>
      <w:r>
        <w:t>permanent</w:t>
      </w:r>
      <w:ins w:id="1065" w:author="Christopher Karlsten [2]" w:date="2022-11-06T12:11:00Z">
        <w:r w:rsidR="00730B70">
          <w:t>-</w:t>
        </w:r>
      </w:ins>
      <w:del w:id="1066" w:author="Christopher Karlsten [2]" w:date="2022-11-06T12:11:00Z">
        <w:r w:rsidDel="00730B70">
          <w:delText xml:space="preserve"> </w:delText>
        </w:r>
      </w:del>
      <w:r>
        <w:t xml:space="preserve">income ratio in the data. An increase in patience cancels out the effect of the lower interest rate on median </w:t>
      </w:r>
      <w:r>
        <w:lastRenderedPageBreak/>
        <w:t xml:space="preserve">saving. Similarly, in the third row, we see the opposite effect when the interest rate is increased to </w:t>
      </w:r>
      <w:r>
        <w:rPr>
          <w:rFonts w:ascii="Cambria" w:eastAsia="Cambria" w:hAnsi="Cambria" w:cs="Cambria"/>
        </w:rPr>
        <w:t>1</w:t>
      </w:r>
      <w:r>
        <w:rPr>
          <w:rFonts w:ascii="Cambria" w:eastAsia="Cambria" w:hAnsi="Cambria" w:cs="Cambria"/>
          <w:i/>
        </w:rPr>
        <w:t>.</w:t>
      </w:r>
      <w:r>
        <w:rPr>
          <w:rFonts w:ascii="Cambria" w:eastAsia="Cambria" w:hAnsi="Cambria" w:cs="Cambria"/>
        </w:rPr>
        <w:t xml:space="preserve">5 </w:t>
      </w:r>
      <w:r>
        <w:t xml:space="preserve">percent. For Highschool and College consumers, the change in </w:t>
      </w:r>
      <w:r>
        <w:rPr>
          <w:rFonts w:ascii="Cambria" w:eastAsia="Cambria" w:hAnsi="Cambria" w:cs="Cambria"/>
          <w:i/>
        </w:rPr>
        <w:t xml:space="preserve">R </w:t>
      </w:r>
      <w:r>
        <w:t xml:space="preserve">is almost exactly offset by the change in </w:t>
      </w:r>
      <w:r>
        <w:rPr>
          <w:rFonts w:ascii="Cambria" w:eastAsia="Cambria" w:hAnsi="Cambria" w:cs="Cambria"/>
          <w:i/>
        </w:rPr>
        <w:t>β</w:t>
      </w:r>
      <w:r>
        <w:t>.</w:t>
      </w:r>
    </w:p>
    <w:p w14:paraId="71F2A175" w14:textId="5D8DFBC3" w:rsidR="006719BC" w:rsidRDefault="001B5807">
      <w:pPr>
        <w:spacing w:after="345"/>
        <w:ind w:right="288" w:firstLine="234"/>
      </w:pPr>
      <w:r>
        <w:t xml:space="preserve">Figure </w:t>
      </w:r>
      <w:r>
        <w:rPr>
          <w:color w:val="4C0000"/>
        </w:rPr>
        <w:t xml:space="preserve">8 </w:t>
      </w:r>
      <w:r>
        <w:t xml:space="preserve">in Appendix </w:t>
      </w:r>
      <w:r>
        <w:rPr>
          <w:color w:val="4C0000"/>
        </w:rPr>
        <w:t xml:space="preserve">A </w:t>
      </w:r>
      <w:r>
        <w:t>shows that the re</w:t>
      </w:r>
      <w:ins w:id="1067" w:author="Christopher Karlsten" w:date="2022-10-29T19:14:00Z">
        <w:r w:rsidR="0075770E">
          <w:t>-</w:t>
        </w:r>
      </w:ins>
      <w:r>
        <w:t xml:space="preserve">estimated model also matches the liquid wealth distributions for each of these values of the interest rate. From </w:t>
      </w:r>
      <w:ins w:id="1068" w:author="Christopher Karlsten" w:date="2022-10-29T19:15:00Z">
        <w:r w:rsidR="0075770E">
          <w:t>t</w:t>
        </w:r>
      </w:ins>
      <w:del w:id="1069" w:author="Christopher Karlsten" w:date="2022-10-29T19:15:00Z">
        <w:r w:rsidDel="0075770E">
          <w:delText>T</w:delText>
        </w:r>
      </w:del>
      <w:r>
        <w:t xml:space="preserve">able </w:t>
      </w:r>
      <w:r>
        <w:rPr>
          <w:color w:val="4C0000"/>
        </w:rPr>
        <w:t>5</w:t>
      </w:r>
      <w:ins w:id="1070" w:author="Christopher Karlsten" w:date="2022-10-29T19:15:00Z">
        <w:r w:rsidR="0075770E">
          <w:rPr>
            <w:color w:val="4C0000"/>
          </w:rPr>
          <w:t>,</w:t>
        </w:r>
      </w:ins>
      <w:r>
        <w:rPr>
          <w:color w:val="4C0000"/>
        </w:rPr>
        <w:t xml:space="preserve"> </w:t>
      </w:r>
      <w:r>
        <w:t xml:space="preserve">we see that the values of </w:t>
      </w:r>
      <w:r>
        <w:rPr>
          <w:rFonts w:ascii="Cambria" w:eastAsia="Cambria" w:hAnsi="Cambria" w:cs="Cambria"/>
        </w:rPr>
        <w:t>∇</w:t>
      </w:r>
      <w:r>
        <w:rPr>
          <w:rFonts w:ascii="Cambria" w:eastAsia="Cambria" w:hAnsi="Cambria" w:cs="Cambria"/>
          <w:i/>
          <w:vertAlign w:val="subscript"/>
        </w:rPr>
        <w:t xml:space="preserve">e </w:t>
      </w:r>
      <w:r>
        <w:t>for the three education groups do not need to change much for this to be the case.</w:t>
      </w:r>
    </w:p>
    <w:p w14:paraId="04290BDB" w14:textId="0A611181" w:rsidR="006719BC" w:rsidRDefault="001B5807">
      <w:pPr>
        <w:pStyle w:val="Heading3"/>
        <w:ind w:left="672" w:hanging="687"/>
      </w:pPr>
      <w:bookmarkStart w:id="1071" w:name="_Toc63048"/>
      <w:r>
        <w:t xml:space="preserve">Results </w:t>
      </w:r>
      <w:commentRangeStart w:id="1072"/>
      <w:del w:id="1073" w:author="Christopher Karlsten [2]" w:date="2022-11-03T15:22:00Z">
        <w:r w:rsidDel="0065544F">
          <w:delText xml:space="preserve">for </w:delText>
        </w:r>
      </w:del>
      <w:ins w:id="1074" w:author="Christopher Karlsten [2]" w:date="2022-11-03T15:22:00Z">
        <w:r w:rsidR="0065544F">
          <w:t>with</w:t>
        </w:r>
        <w:commentRangeEnd w:id="1072"/>
        <w:r w:rsidR="0065544F">
          <w:rPr>
            <w:rStyle w:val="CommentReference"/>
            <w:i w:val="0"/>
          </w:rPr>
          <w:commentReference w:id="1072"/>
        </w:r>
        <w:r w:rsidR="0065544F">
          <w:t xml:space="preserve"> </w:t>
        </w:r>
      </w:ins>
      <w:r>
        <w:t>different interest rates</w:t>
      </w:r>
      <w:bookmarkEnd w:id="1071"/>
    </w:p>
    <w:p w14:paraId="35B877E6" w14:textId="1C343F55" w:rsidR="006719BC" w:rsidRDefault="001B5807">
      <w:pPr>
        <w:ind w:left="20" w:right="288"/>
      </w:pPr>
      <w:r>
        <w:t>In this section</w:t>
      </w:r>
      <w:ins w:id="1075" w:author="Christopher Karlsten" w:date="2022-10-29T19:16:00Z">
        <w:r w:rsidR="0075770E">
          <w:t>,</w:t>
        </w:r>
      </w:ins>
      <w:r>
        <w:t xml:space="preserve"> we repeat the welfare analysis conducted in section </w:t>
      </w:r>
      <w:r>
        <w:rPr>
          <w:color w:val="4C0000"/>
        </w:rPr>
        <w:t xml:space="preserve">4.3 </w:t>
      </w:r>
      <w:r>
        <w:t>for different values of the interest rate. As in that section</w:t>
      </w:r>
      <w:ins w:id="1076" w:author="Christopher Karlsten" w:date="2022-10-29T19:17:00Z">
        <w:r w:rsidR="0075770E">
          <w:t>,</w:t>
        </w:r>
      </w:ins>
      <w:r>
        <w:t xml:space="preserve"> the stimulus check and payroll tax cut policy have been adjusted to be of the same fiscal size as the </w:t>
      </w:r>
      <w:del w:id="1077" w:author="Christopher Karlsten" w:date="2022-10-29T19:17:00Z">
        <w:r w:rsidDel="0075770E">
          <w:delText>unemployment insurance</w:delText>
        </w:r>
      </w:del>
      <w:ins w:id="1078" w:author="Christopher Karlsten" w:date="2022-10-29T19:17:00Z">
        <w:r w:rsidR="0075770E">
          <w:t>UI</w:t>
        </w:r>
      </w:ins>
      <w:r>
        <w:t xml:space="preserve"> extension.</w:t>
      </w:r>
    </w:p>
    <w:tbl>
      <w:tblPr>
        <w:tblStyle w:val="TableGrid"/>
        <w:tblW w:w="7936" w:type="dxa"/>
        <w:tblInd w:w="497" w:type="dxa"/>
        <w:tblLook w:val="04A0" w:firstRow="1" w:lastRow="0" w:firstColumn="1" w:lastColumn="0" w:noHBand="0" w:noVBand="1"/>
      </w:tblPr>
      <w:tblGrid>
        <w:gridCol w:w="2075"/>
        <w:gridCol w:w="4088"/>
        <w:gridCol w:w="1144"/>
        <w:gridCol w:w="629"/>
      </w:tblGrid>
      <w:tr w:rsidR="006719BC" w14:paraId="5245B2A4" w14:textId="77777777">
        <w:trPr>
          <w:trHeight w:val="410"/>
        </w:trPr>
        <w:tc>
          <w:tcPr>
            <w:tcW w:w="3846" w:type="dxa"/>
            <w:tcBorders>
              <w:top w:val="single" w:sz="7" w:space="0" w:color="000000"/>
              <w:left w:val="nil"/>
              <w:bottom w:val="single" w:sz="3" w:space="0" w:color="000000"/>
              <w:right w:val="nil"/>
            </w:tcBorders>
          </w:tcPr>
          <w:p w14:paraId="00DC73E5" w14:textId="77777777" w:rsidR="006719BC" w:rsidRDefault="006719BC">
            <w:pPr>
              <w:spacing w:after="160" w:line="259" w:lineRule="auto"/>
              <w:ind w:left="0" w:right="0" w:firstLine="0"/>
              <w:jc w:val="left"/>
            </w:pPr>
          </w:p>
        </w:tc>
        <w:tc>
          <w:tcPr>
            <w:tcW w:w="1762" w:type="dxa"/>
            <w:tcBorders>
              <w:top w:val="single" w:sz="7" w:space="0" w:color="000000"/>
              <w:left w:val="nil"/>
              <w:bottom w:val="single" w:sz="3" w:space="0" w:color="000000"/>
              <w:right w:val="nil"/>
            </w:tcBorders>
          </w:tcPr>
          <w:p w14:paraId="2456DAA8" w14:textId="77777777" w:rsidR="006719BC" w:rsidRDefault="001B5807">
            <w:pPr>
              <w:spacing w:after="0" w:line="259" w:lineRule="auto"/>
              <w:ind w:left="0" w:right="0" w:firstLine="0"/>
              <w:jc w:val="left"/>
            </w:pPr>
            <w:r>
              <w:t>Stimulus check</w:t>
            </w:r>
          </w:p>
        </w:tc>
        <w:tc>
          <w:tcPr>
            <w:tcW w:w="1534" w:type="dxa"/>
            <w:tcBorders>
              <w:top w:val="single" w:sz="7" w:space="0" w:color="000000"/>
              <w:left w:val="nil"/>
              <w:bottom w:val="single" w:sz="3" w:space="0" w:color="000000"/>
              <w:right w:val="nil"/>
            </w:tcBorders>
          </w:tcPr>
          <w:p w14:paraId="330F16EE" w14:textId="77777777" w:rsidR="006719BC" w:rsidRDefault="001B5807">
            <w:pPr>
              <w:spacing w:after="0" w:line="259" w:lineRule="auto"/>
              <w:ind w:left="0" w:right="0" w:firstLine="0"/>
              <w:jc w:val="left"/>
            </w:pPr>
            <w:r>
              <w:t>UI extension</w:t>
            </w:r>
          </w:p>
        </w:tc>
        <w:tc>
          <w:tcPr>
            <w:tcW w:w="793" w:type="dxa"/>
            <w:tcBorders>
              <w:top w:val="single" w:sz="7" w:space="0" w:color="000000"/>
              <w:left w:val="nil"/>
              <w:bottom w:val="single" w:sz="3" w:space="0" w:color="000000"/>
              <w:right w:val="nil"/>
            </w:tcBorders>
          </w:tcPr>
          <w:p w14:paraId="64EF7AC5" w14:textId="77777777" w:rsidR="006719BC" w:rsidRDefault="001B5807">
            <w:pPr>
              <w:spacing w:after="0" w:line="259" w:lineRule="auto"/>
              <w:ind w:left="0" w:right="0" w:firstLine="0"/>
            </w:pPr>
            <w:r>
              <w:t>Tax cut</w:t>
            </w:r>
          </w:p>
        </w:tc>
      </w:tr>
      <w:tr w:rsidR="006719BC" w14:paraId="5A20768E" w14:textId="77777777">
        <w:trPr>
          <w:trHeight w:val="343"/>
        </w:trPr>
        <w:tc>
          <w:tcPr>
            <w:tcW w:w="3846" w:type="dxa"/>
            <w:tcBorders>
              <w:top w:val="single" w:sz="3" w:space="0" w:color="000000"/>
              <w:left w:val="nil"/>
              <w:bottom w:val="nil"/>
              <w:right w:val="nil"/>
            </w:tcBorders>
          </w:tcPr>
          <w:p w14:paraId="56E32248" w14:textId="77777777" w:rsidR="006719BC" w:rsidRDefault="006719BC">
            <w:pPr>
              <w:spacing w:after="160" w:line="259" w:lineRule="auto"/>
              <w:ind w:left="0" w:right="0" w:firstLine="0"/>
              <w:jc w:val="left"/>
            </w:pPr>
          </w:p>
        </w:tc>
        <w:tc>
          <w:tcPr>
            <w:tcW w:w="1762" w:type="dxa"/>
            <w:tcBorders>
              <w:top w:val="single" w:sz="3" w:space="0" w:color="000000"/>
              <w:left w:val="nil"/>
              <w:bottom w:val="nil"/>
              <w:right w:val="nil"/>
            </w:tcBorders>
          </w:tcPr>
          <w:p w14:paraId="62A702CA" w14:textId="77777777" w:rsidR="006719BC" w:rsidRDefault="001B5807">
            <w:pPr>
              <w:spacing w:after="0" w:line="259" w:lineRule="auto"/>
              <w:ind w:left="0" w:right="0" w:firstLine="0"/>
              <w:jc w:val="left"/>
            </w:pPr>
            <w:r>
              <w:t>0.005</w:t>
            </w:r>
          </w:p>
        </w:tc>
        <w:tc>
          <w:tcPr>
            <w:tcW w:w="1534" w:type="dxa"/>
            <w:tcBorders>
              <w:top w:val="single" w:sz="3" w:space="0" w:color="000000"/>
              <w:left w:val="nil"/>
              <w:bottom w:val="nil"/>
              <w:right w:val="nil"/>
            </w:tcBorders>
          </w:tcPr>
          <w:p w14:paraId="3C22E908" w14:textId="77777777" w:rsidR="006719BC" w:rsidRDefault="001B5807">
            <w:pPr>
              <w:spacing w:after="0" w:line="259" w:lineRule="auto"/>
              <w:ind w:left="0" w:right="0" w:firstLine="0"/>
              <w:jc w:val="left"/>
            </w:pPr>
            <w:r>
              <w:t>0.283</w:t>
            </w:r>
          </w:p>
        </w:tc>
        <w:tc>
          <w:tcPr>
            <w:tcW w:w="793" w:type="dxa"/>
            <w:tcBorders>
              <w:top w:val="single" w:sz="3" w:space="0" w:color="000000"/>
              <w:left w:val="nil"/>
              <w:bottom w:val="nil"/>
              <w:right w:val="nil"/>
            </w:tcBorders>
          </w:tcPr>
          <w:p w14:paraId="2252B618" w14:textId="77777777" w:rsidR="006719BC" w:rsidRDefault="001B5807">
            <w:pPr>
              <w:spacing w:after="0" w:line="259" w:lineRule="auto"/>
              <w:ind w:left="0" w:right="0" w:firstLine="0"/>
              <w:jc w:val="left"/>
            </w:pPr>
            <w:r>
              <w:t>0.001</w:t>
            </w:r>
          </w:p>
        </w:tc>
      </w:tr>
      <w:tr w:rsidR="006719BC" w14:paraId="25401CDC" w14:textId="77777777">
        <w:trPr>
          <w:trHeight w:val="289"/>
        </w:trPr>
        <w:tc>
          <w:tcPr>
            <w:tcW w:w="3846" w:type="dxa"/>
            <w:tcBorders>
              <w:top w:val="nil"/>
              <w:left w:val="nil"/>
              <w:bottom w:val="nil"/>
              <w:right w:val="nil"/>
            </w:tcBorders>
          </w:tcPr>
          <w:p w14:paraId="2A711C80" w14:textId="77777777" w:rsidR="006719BC" w:rsidRDefault="001B5807">
            <w:pPr>
              <w:spacing w:after="0" w:line="259" w:lineRule="auto"/>
              <w:ind w:left="0" w:right="239" w:firstLine="0"/>
              <w:jc w:val="right"/>
            </w:pPr>
            <w:r>
              <w:rPr>
                <w:rFonts w:ascii="Cambria" w:eastAsia="Cambria" w:hAnsi="Cambria" w:cs="Cambria"/>
                <w:i/>
              </w:rPr>
              <w:t xml:space="preserve">R </w:t>
            </w:r>
            <w:r>
              <w:rPr>
                <w:rFonts w:ascii="Cambria" w:eastAsia="Cambria" w:hAnsi="Cambria" w:cs="Cambria"/>
              </w:rPr>
              <w:t>= 1</w:t>
            </w:r>
            <w:r>
              <w:rPr>
                <w:rFonts w:ascii="Cambria" w:eastAsia="Cambria" w:hAnsi="Cambria" w:cs="Cambria"/>
                <w:i/>
              </w:rPr>
              <w:t>.</w:t>
            </w:r>
            <w:r>
              <w:rPr>
                <w:rFonts w:ascii="Cambria" w:eastAsia="Cambria" w:hAnsi="Cambria" w:cs="Cambria"/>
              </w:rPr>
              <w:t xml:space="preserve">01 </w:t>
            </w:r>
            <w:r>
              <w:t>(baseline)</w:t>
            </w:r>
          </w:p>
        </w:tc>
        <w:tc>
          <w:tcPr>
            <w:tcW w:w="1762" w:type="dxa"/>
            <w:tcBorders>
              <w:top w:val="nil"/>
              <w:left w:val="nil"/>
              <w:bottom w:val="nil"/>
              <w:right w:val="nil"/>
            </w:tcBorders>
          </w:tcPr>
          <w:p w14:paraId="505F1817" w14:textId="77777777" w:rsidR="006719BC" w:rsidRDefault="001B5807">
            <w:pPr>
              <w:spacing w:after="0" w:line="259" w:lineRule="auto"/>
              <w:ind w:left="0" w:right="0" w:firstLine="0"/>
              <w:jc w:val="left"/>
            </w:pPr>
            <w:r>
              <w:t>0.011</w:t>
            </w:r>
          </w:p>
        </w:tc>
        <w:tc>
          <w:tcPr>
            <w:tcW w:w="1534" w:type="dxa"/>
            <w:tcBorders>
              <w:top w:val="nil"/>
              <w:left w:val="nil"/>
              <w:bottom w:val="nil"/>
              <w:right w:val="nil"/>
            </w:tcBorders>
          </w:tcPr>
          <w:p w14:paraId="6B2C1008" w14:textId="77777777" w:rsidR="006719BC" w:rsidRDefault="001B5807">
            <w:pPr>
              <w:spacing w:after="0" w:line="259" w:lineRule="auto"/>
              <w:ind w:left="0" w:right="0" w:firstLine="0"/>
              <w:jc w:val="left"/>
            </w:pPr>
            <w:r>
              <w:t>0.580</w:t>
            </w:r>
          </w:p>
        </w:tc>
        <w:tc>
          <w:tcPr>
            <w:tcW w:w="793" w:type="dxa"/>
            <w:tcBorders>
              <w:top w:val="nil"/>
              <w:left w:val="nil"/>
              <w:bottom w:val="nil"/>
              <w:right w:val="nil"/>
            </w:tcBorders>
          </w:tcPr>
          <w:p w14:paraId="146FEF68" w14:textId="77777777" w:rsidR="006719BC" w:rsidRDefault="001B5807">
            <w:pPr>
              <w:spacing w:after="0" w:line="259" w:lineRule="auto"/>
              <w:ind w:left="0" w:right="0" w:firstLine="0"/>
              <w:jc w:val="left"/>
            </w:pPr>
            <w:r>
              <w:t>0.002</w:t>
            </w:r>
          </w:p>
        </w:tc>
      </w:tr>
      <w:tr w:rsidR="006719BC" w14:paraId="2884AD5C" w14:textId="77777777">
        <w:trPr>
          <w:trHeight w:val="346"/>
        </w:trPr>
        <w:tc>
          <w:tcPr>
            <w:tcW w:w="3846" w:type="dxa"/>
            <w:tcBorders>
              <w:top w:val="nil"/>
              <w:left w:val="nil"/>
              <w:bottom w:val="nil"/>
              <w:right w:val="nil"/>
            </w:tcBorders>
          </w:tcPr>
          <w:p w14:paraId="279FE09E" w14:textId="77777777" w:rsidR="006719BC" w:rsidRDefault="001B5807">
            <w:pPr>
              <w:spacing w:after="0" w:line="259" w:lineRule="auto"/>
              <w:ind w:left="0" w:right="411" w:firstLine="0"/>
              <w:jc w:val="center"/>
            </w:pPr>
            <w:r>
              <w:rPr>
                <w:rFonts w:ascii="Cambria" w:eastAsia="Cambria" w:hAnsi="Cambria" w:cs="Cambria"/>
                <w:i/>
              </w:rPr>
              <w:t>R</w:t>
            </w:r>
          </w:p>
        </w:tc>
        <w:tc>
          <w:tcPr>
            <w:tcW w:w="1762" w:type="dxa"/>
            <w:tcBorders>
              <w:top w:val="nil"/>
              <w:left w:val="nil"/>
              <w:bottom w:val="nil"/>
              <w:right w:val="nil"/>
            </w:tcBorders>
          </w:tcPr>
          <w:p w14:paraId="3B78C5D2" w14:textId="77777777" w:rsidR="006719BC" w:rsidRDefault="001B5807">
            <w:pPr>
              <w:spacing w:after="0" w:line="259" w:lineRule="auto"/>
              <w:ind w:left="-3846" w:right="-2327" w:firstLine="0"/>
              <w:jc w:val="left"/>
            </w:pPr>
            <w:r>
              <w:rPr>
                <w:noProof/>
              </w:rPr>
              <w:drawing>
                <wp:inline distT="0" distB="0" distL="0" distR="0" wp14:anchorId="1B929F52" wp14:editId="62F6DDEF">
                  <wp:extent cx="5038345" cy="1103376"/>
                  <wp:effectExtent l="0" t="0" r="0" b="0"/>
                  <wp:docPr id="61859" name="Picture 61859"/>
                  <wp:cNvGraphicFramePr/>
                  <a:graphic xmlns:a="http://schemas.openxmlformats.org/drawingml/2006/main">
                    <a:graphicData uri="http://schemas.openxmlformats.org/drawingml/2006/picture">
                      <pic:pic xmlns:pic="http://schemas.openxmlformats.org/drawingml/2006/picture">
                        <pic:nvPicPr>
                          <pic:cNvPr id="61859" name="Picture 61859"/>
                          <pic:cNvPicPr/>
                        </pic:nvPicPr>
                        <pic:blipFill>
                          <a:blip r:embed="rId55"/>
                          <a:stretch>
                            <a:fillRect/>
                          </a:stretch>
                        </pic:blipFill>
                        <pic:spPr>
                          <a:xfrm>
                            <a:off x="0" y="0"/>
                            <a:ext cx="5038345" cy="1103376"/>
                          </a:xfrm>
                          <a:prstGeom prst="rect">
                            <a:avLst/>
                          </a:prstGeom>
                        </pic:spPr>
                      </pic:pic>
                    </a:graphicData>
                  </a:graphic>
                </wp:inline>
              </w:drawing>
            </w:r>
            <w:r>
              <w:t>0.016</w:t>
            </w:r>
          </w:p>
        </w:tc>
        <w:tc>
          <w:tcPr>
            <w:tcW w:w="1534" w:type="dxa"/>
            <w:tcBorders>
              <w:top w:val="nil"/>
              <w:left w:val="nil"/>
              <w:bottom w:val="nil"/>
              <w:right w:val="nil"/>
            </w:tcBorders>
          </w:tcPr>
          <w:p w14:paraId="2349DA83" w14:textId="77777777" w:rsidR="006719BC" w:rsidRDefault="001B5807">
            <w:pPr>
              <w:spacing w:after="0" w:line="259" w:lineRule="auto"/>
              <w:ind w:left="0" w:right="0" w:firstLine="0"/>
              <w:jc w:val="left"/>
            </w:pPr>
            <w:r>
              <w:t>0.888</w:t>
            </w:r>
          </w:p>
        </w:tc>
        <w:tc>
          <w:tcPr>
            <w:tcW w:w="793" w:type="dxa"/>
            <w:tcBorders>
              <w:top w:val="nil"/>
              <w:left w:val="nil"/>
              <w:bottom w:val="nil"/>
              <w:right w:val="nil"/>
            </w:tcBorders>
          </w:tcPr>
          <w:p w14:paraId="6350A988" w14:textId="77777777" w:rsidR="006719BC" w:rsidRDefault="001B5807">
            <w:pPr>
              <w:spacing w:after="0" w:line="259" w:lineRule="auto"/>
              <w:ind w:left="0" w:right="0" w:firstLine="0"/>
              <w:jc w:val="left"/>
            </w:pPr>
            <w:r>
              <w:t>0.002</w:t>
            </w:r>
          </w:p>
        </w:tc>
      </w:tr>
      <w:tr w:rsidR="006719BC" w14:paraId="2D8C4FF5" w14:textId="77777777">
        <w:trPr>
          <w:trHeight w:val="346"/>
        </w:trPr>
        <w:tc>
          <w:tcPr>
            <w:tcW w:w="3846" w:type="dxa"/>
            <w:tcBorders>
              <w:top w:val="nil"/>
              <w:left w:val="nil"/>
              <w:bottom w:val="nil"/>
              <w:right w:val="nil"/>
            </w:tcBorders>
          </w:tcPr>
          <w:p w14:paraId="04FB6BEE" w14:textId="77777777" w:rsidR="006719BC" w:rsidRDefault="006719BC">
            <w:pPr>
              <w:spacing w:after="160" w:line="259" w:lineRule="auto"/>
              <w:ind w:left="0" w:right="0" w:firstLine="0"/>
              <w:jc w:val="left"/>
            </w:pPr>
          </w:p>
        </w:tc>
        <w:tc>
          <w:tcPr>
            <w:tcW w:w="1762" w:type="dxa"/>
            <w:tcBorders>
              <w:top w:val="nil"/>
              <w:left w:val="nil"/>
              <w:bottom w:val="nil"/>
              <w:right w:val="nil"/>
            </w:tcBorders>
          </w:tcPr>
          <w:p w14:paraId="3C684435" w14:textId="77777777" w:rsidR="006719BC" w:rsidRDefault="001B5807">
            <w:pPr>
              <w:spacing w:after="0" w:line="259" w:lineRule="auto"/>
              <w:ind w:left="0" w:right="0" w:firstLine="0"/>
              <w:jc w:val="left"/>
            </w:pPr>
            <w:r>
              <w:t>0.086</w:t>
            </w:r>
          </w:p>
        </w:tc>
        <w:tc>
          <w:tcPr>
            <w:tcW w:w="1534" w:type="dxa"/>
            <w:tcBorders>
              <w:top w:val="nil"/>
              <w:left w:val="nil"/>
              <w:bottom w:val="nil"/>
              <w:right w:val="nil"/>
            </w:tcBorders>
          </w:tcPr>
          <w:p w14:paraId="070D6852" w14:textId="77777777" w:rsidR="006719BC" w:rsidRDefault="001B5807">
            <w:pPr>
              <w:spacing w:after="0" w:line="259" w:lineRule="auto"/>
              <w:ind w:left="0" w:right="0" w:firstLine="0"/>
              <w:jc w:val="left"/>
            </w:pPr>
            <w:r>
              <w:t>0.630</w:t>
            </w:r>
          </w:p>
        </w:tc>
        <w:tc>
          <w:tcPr>
            <w:tcW w:w="793" w:type="dxa"/>
            <w:tcBorders>
              <w:top w:val="nil"/>
              <w:left w:val="nil"/>
              <w:bottom w:val="nil"/>
              <w:right w:val="nil"/>
            </w:tcBorders>
          </w:tcPr>
          <w:p w14:paraId="2867B4B5" w14:textId="77777777" w:rsidR="006719BC" w:rsidRDefault="001B5807">
            <w:pPr>
              <w:spacing w:after="0" w:line="259" w:lineRule="auto"/>
              <w:ind w:left="0" w:right="0" w:firstLine="0"/>
              <w:jc w:val="left"/>
            </w:pPr>
            <w:r>
              <w:t>0.033</w:t>
            </w:r>
          </w:p>
        </w:tc>
      </w:tr>
      <w:tr w:rsidR="006719BC" w14:paraId="47ED13A4" w14:textId="77777777">
        <w:trPr>
          <w:trHeight w:val="289"/>
        </w:trPr>
        <w:tc>
          <w:tcPr>
            <w:tcW w:w="3846" w:type="dxa"/>
            <w:tcBorders>
              <w:top w:val="nil"/>
              <w:left w:val="nil"/>
              <w:bottom w:val="nil"/>
              <w:right w:val="nil"/>
            </w:tcBorders>
          </w:tcPr>
          <w:p w14:paraId="7AE4396D" w14:textId="77777777" w:rsidR="006719BC" w:rsidRDefault="001B5807">
            <w:pPr>
              <w:spacing w:after="0" w:line="259" w:lineRule="auto"/>
              <w:ind w:left="0" w:right="239" w:firstLine="0"/>
              <w:jc w:val="right"/>
            </w:pPr>
            <w:r>
              <w:rPr>
                <w:rFonts w:ascii="Cambria" w:eastAsia="Cambria" w:hAnsi="Cambria" w:cs="Cambria"/>
                <w:i/>
              </w:rPr>
              <w:t xml:space="preserve">R </w:t>
            </w:r>
            <w:r>
              <w:rPr>
                <w:rFonts w:ascii="Cambria" w:eastAsia="Cambria" w:hAnsi="Cambria" w:cs="Cambria"/>
              </w:rPr>
              <w:t>= 1</w:t>
            </w:r>
            <w:r>
              <w:rPr>
                <w:rFonts w:ascii="Cambria" w:eastAsia="Cambria" w:hAnsi="Cambria" w:cs="Cambria"/>
                <w:i/>
              </w:rPr>
              <w:t>.</w:t>
            </w:r>
            <w:r>
              <w:rPr>
                <w:rFonts w:ascii="Cambria" w:eastAsia="Cambria" w:hAnsi="Cambria" w:cs="Cambria"/>
              </w:rPr>
              <w:t xml:space="preserve">01 </w:t>
            </w:r>
            <w:r>
              <w:t>(baseline)</w:t>
            </w:r>
          </w:p>
        </w:tc>
        <w:tc>
          <w:tcPr>
            <w:tcW w:w="1762" w:type="dxa"/>
            <w:tcBorders>
              <w:top w:val="nil"/>
              <w:left w:val="nil"/>
              <w:bottom w:val="nil"/>
              <w:right w:val="nil"/>
            </w:tcBorders>
          </w:tcPr>
          <w:p w14:paraId="207BF91F" w14:textId="77777777" w:rsidR="006719BC" w:rsidRDefault="001B5807">
            <w:pPr>
              <w:spacing w:after="0" w:line="259" w:lineRule="auto"/>
              <w:ind w:left="0" w:right="0" w:firstLine="0"/>
              <w:jc w:val="left"/>
            </w:pPr>
            <w:r>
              <w:t>0.171</w:t>
            </w:r>
          </w:p>
        </w:tc>
        <w:tc>
          <w:tcPr>
            <w:tcW w:w="1534" w:type="dxa"/>
            <w:tcBorders>
              <w:top w:val="nil"/>
              <w:left w:val="nil"/>
              <w:bottom w:val="nil"/>
              <w:right w:val="nil"/>
            </w:tcBorders>
          </w:tcPr>
          <w:p w14:paraId="4F10CABD" w14:textId="77777777" w:rsidR="006719BC" w:rsidRDefault="001B5807">
            <w:pPr>
              <w:spacing w:after="0" w:line="259" w:lineRule="auto"/>
              <w:ind w:left="0" w:right="0" w:firstLine="0"/>
              <w:jc w:val="left"/>
            </w:pPr>
            <w:r>
              <w:t>1.266</w:t>
            </w:r>
          </w:p>
        </w:tc>
        <w:tc>
          <w:tcPr>
            <w:tcW w:w="793" w:type="dxa"/>
            <w:tcBorders>
              <w:top w:val="nil"/>
              <w:left w:val="nil"/>
              <w:bottom w:val="nil"/>
              <w:right w:val="nil"/>
            </w:tcBorders>
          </w:tcPr>
          <w:p w14:paraId="523EA281" w14:textId="77777777" w:rsidR="006719BC" w:rsidRDefault="001B5807">
            <w:pPr>
              <w:spacing w:after="0" w:line="259" w:lineRule="auto"/>
              <w:ind w:left="0" w:right="0" w:firstLine="0"/>
              <w:jc w:val="left"/>
            </w:pPr>
            <w:r>
              <w:t>0.065</w:t>
            </w:r>
          </w:p>
        </w:tc>
      </w:tr>
      <w:tr w:rsidR="006719BC" w14:paraId="5D21C5E0" w14:textId="77777777">
        <w:trPr>
          <w:trHeight w:val="350"/>
        </w:trPr>
        <w:tc>
          <w:tcPr>
            <w:tcW w:w="3846" w:type="dxa"/>
            <w:tcBorders>
              <w:top w:val="nil"/>
              <w:left w:val="nil"/>
              <w:bottom w:val="single" w:sz="3" w:space="0" w:color="000000"/>
              <w:right w:val="nil"/>
            </w:tcBorders>
          </w:tcPr>
          <w:p w14:paraId="6D17602E" w14:textId="77777777" w:rsidR="006719BC" w:rsidRDefault="001B5807">
            <w:pPr>
              <w:spacing w:after="0" w:line="259" w:lineRule="auto"/>
              <w:ind w:left="0" w:right="411" w:firstLine="0"/>
              <w:jc w:val="center"/>
            </w:pPr>
            <w:r>
              <w:rPr>
                <w:rFonts w:ascii="Cambria" w:eastAsia="Cambria" w:hAnsi="Cambria" w:cs="Cambria"/>
                <w:i/>
              </w:rPr>
              <w:t>R</w:t>
            </w:r>
          </w:p>
        </w:tc>
        <w:tc>
          <w:tcPr>
            <w:tcW w:w="1762" w:type="dxa"/>
            <w:tcBorders>
              <w:top w:val="nil"/>
              <w:left w:val="nil"/>
              <w:bottom w:val="single" w:sz="3" w:space="0" w:color="000000"/>
              <w:right w:val="nil"/>
            </w:tcBorders>
          </w:tcPr>
          <w:p w14:paraId="34D1AA3D" w14:textId="77777777" w:rsidR="006719BC" w:rsidRDefault="001B5807">
            <w:pPr>
              <w:spacing w:after="0" w:line="259" w:lineRule="auto"/>
              <w:ind w:left="0" w:right="0" w:firstLine="0"/>
              <w:jc w:val="left"/>
            </w:pPr>
            <w:r>
              <w:t>0.254</w:t>
            </w:r>
          </w:p>
        </w:tc>
        <w:tc>
          <w:tcPr>
            <w:tcW w:w="1534" w:type="dxa"/>
            <w:tcBorders>
              <w:top w:val="nil"/>
              <w:left w:val="nil"/>
              <w:bottom w:val="single" w:sz="3" w:space="0" w:color="000000"/>
              <w:right w:val="nil"/>
            </w:tcBorders>
          </w:tcPr>
          <w:p w14:paraId="6A7CC4CB" w14:textId="77777777" w:rsidR="006719BC" w:rsidRDefault="001B5807">
            <w:pPr>
              <w:spacing w:after="0" w:line="259" w:lineRule="auto"/>
              <w:ind w:left="0" w:right="0" w:firstLine="0"/>
              <w:jc w:val="left"/>
            </w:pPr>
            <w:r>
              <w:t>1.905</w:t>
            </w:r>
          </w:p>
        </w:tc>
        <w:tc>
          <w:tcPr>
            <w:tcW w:w="793" w:type="dxa"/>
            <w:tcBorders>
              <w:top w:val="nil"/>
              <w:left w:val="nil"/>
              <w:bottom w:val="single" w:sz="3" w:space="0" w:color="000000"/>
              <w:right w:val="nil"/>
            </w:tcBorders>
          </w:tcPr>
          <w:p w14:paraId="4F968965" w14:textId="77777777" w:rsidR="006719BC" w:rsidRDefault="001B5807">
            <w:pPr>
              <w:spacing w:after="0" w:line="259" w:lineRule="auto"/>
              <w:ind w:left="0" w:right="0" w:firstLine="0"/>
              <w:jc w:val="left"/>
            </w:pPr>
            <w:r>
              <w:t>0.098</w:t>
            </w:r>
          </w:p>
        </w:tc>
      </w:tr>
    </w:tbl>
    <w:p w14:paraId="73B10893" w14:textId="62AB2489" w:rsidR="006719BC" w:rsidRDefault="001B5807">
      <w:pPr>
        <w:spacing w:after="806"/>
        <w:ind w:left="20" w:right="288"/>
      </w:pPr>
      <w:r>
        <w:rPr>
          <w:sz w:val="22"/>
        </w:rPr>
        <w:t xml:space="preserve">Table 6 </w:t>
      </w:r>
      <w:r>
        <w:t>Consumption</w:t>
      </w:r>
      <w:ins w:id="1079" w:author="Christopher Karlsten [2]" w:date="2022-11-06T12:37:00Z">
        <w:r w:rsidR="00923736">
          <w:t>-</w:t>
        </w:r>
      </w:ins>
      <w:del w:id="1080" w:author="Christopher Karlsten [2]" w:date="2022-11-06T12:37:00Z">
        <w:r w:rsidDel="00923736">
          <w:delText xml:space="preserve"> </w:delText>
        </w:r>
      </w:del>
      <w:r>
        <w:t xml:space="preserve">equivalent welfare gains in basis points, calculated for policies implemented in a recession with and without aggregate demand effects, for different values of the interest rate </w:t>
      </w:r>
      <w:r>
        <w:rPr>
          <w:rFonts w:ascii="Cambria" w:eastAsia="Cambria" w:hAnsi="Cambria" w:cs="Cambria"/>
          <w:i/>
        </w:rPr>
        <w:t>R</w:t>
      </w:r>
      <w:del w:id="1081" w:author="Christopher Karlsten [2]" w:date="2022-11-07T18:25:00Z">
        <w:r w:rsidDel="00174B57">
          <w:delText>.</w:delText>
        </w:r>
      </w:del>
    </w:p>
    <w:p w14:paraId="69A2E650" w14:textId="675176D4" w:rsidR="006719BC" w:rsidRDefault="001B5807">
      <w:pPr>
        <w:ind w:left="20" w:right="288"/>
      </w:pPr>
      <w:r>
        <w:t xml:space="preserve">All three policies are implemented during a recession. We determine welfare results </w:t>
      </w:r>
      <w:del w:id="1082" w:author="Christopher Karlsten" w:date="2022-10-29T19:18:00Z">
        <w:r w:rsidDel="0075770E">
          <w:delText xml:space="preserve">both </w:delText>
        </w:r>
      </w:del>
      <w:r>
        <w:t xml:space="preserve">for the policies implemented </w:t>
      </w:r>
      <w:ins w:id="1083" w:author="Christopher Karlsten" w:date="2022-10-29T19:18:00Z">
        <w:r w:rsidR="0075770E">
          <w:t xml:space="preserve">both </w:t>
        </w:r>
      </w:ins>
      <w:r>
        <w:t xml:space="preserve">with and without </w:t>
      </w:r>
      <w:del w:id="1084" w:author="Christopher Karlsten [2]" w:date="2022-11-07T17:04:00Z">
        <w:r w:rsidDel="000C3CC7">
          <w:delText xml:space="preserve">AD </w:delText>
        </w:r>
      </w:del>
      <w:ins w:id="1085" w:author="Christopher Karlsten [2]" w:date="2022-11-07T17:04:00Z">
        <w:r w:rsidR="000C3CC7">
          <w:t xml:space="preserve">aggregate demand </w:t>
        </w:r>
      </w:ins>
      <w:r>
        <w:t>effects.</w:t>
      </w:r>
    </w:p>
    <w:p w14:paraId="296A6F18" w14:textId="03829C9C" w:rsidR="006719BC" w:rsidRDefault="001B5807">
      <w:pPr>
        <w:spacing w:after="425"/>
        <w:ind w:right="288" w:firstLine="234"/>
      </w:pPr>
      <w:r>
        <w:t xml:space="preserve">As can be seen in table </w:t>
      </w:r>
      <w:r>
        <w:rPr>
          <w:color w:val="4C0000"/>
        </w:rPr>
        <w:t>6</w:t>
      </w:r>
      <w:r>
        <w:t xml:space="preserve">, a higher interest rate increases the welfare benefits of all policies uniformly. This </w:t>
      </w:r>
      <w:commentRangeStart w:id="1086"/>
      <w:ins w:id="1087" w:author="Christopher Karlsten" w:date="2022-10-29T19:18:00Z">
        <w:r w:rsidR="0075770E">
          <w:t>result</w:t>
        </w:r>
        <w:commentRangeEnd w:id="1086"/>
        <w:r w:rsidR="0075770E">
          <w:rPr>
            <w:rStyle w:val="CommentReference"/>
          </w:rPr>
          <w:commentReference w:id="1086"/>
        </w:r>
        <w:r w:rsidR="0075770E">
          <w:t xml:space="preserve"> </w:t>
        </w:r>
      </w:ins>
      <w:r>
        <w:t>is despite multipliers changing only very little with different interest rates.</w:t>
      </w:r>
      <w:commentRangeStart w:id="1088"/>
      <w:r>
        <w:rPr>
          <w:color w:val="4C0000"/>
          <w:sz w:val="18"/>
          <w:vertAlign w:val="superscript"/>
        </w:rPr>
        <w:footnoteReference w:id="24"/>
      </w:r>
      <w:commentRangeEnd w:id="1088"/>
      <w:r w:rsidR="00813F99">
        <w:rPr>
          <w:rStyle w:val="CommentReference"/>
        </w:rPr>
        <w:commentReference w:id="1088"/>
      </w:r>
      <w:r>
        <w:rPr>
          <w:color w:val="4C0000"/>
          <w:sz w:val="18"/>
          <w:vertAlign w:val="superscript"/>
        </w:rPr>
        <w:t xml:space="preserve"> </w:t>
      </w:r>
      <w:r>
        <w:t>Higher interest rates result in higher welfare benefits</w:t>
      </w:r>
      <w:ins w:id="1094" w:author="Christopher Karlsten" w:date="2022-10-29T19:21:00Z">
        <w:r w:rsidR="0075770E">
          <w:t>,</w:t>
        </w:r>
      </w:ins>
      <w:r>
        <w:t xml:space="preserve"> as measured in lifetime consumption units</w:t>
      </w:r>
      <w:ins w:id="1095" w:author="Christopher Karlsten" w:date="2022-10-29T19:21:00Z">
        <w:r w:rsidR="0075770E">
          <w:t>,</w:t>
        </w:r>
      </w:ins>
      <w:r>
        <w:t xml:space="preserve"> for all policies because the benefits of the policies (in the numerator) are </w:t>
      </w:r>
      <w:r>
        <w:lastRenderedPageBreak/>
        <w:t>front</w:t>
      </w:r>
      <w:ins w:id="1096" w:author="Christopher Karlsten" w:date="2022-10-29T19:19:00Z">
        <w:r w:rsidR="0075770E">
          <w:t>-</w:t>
        </w:r>
      </w:ins>
      <w:del w:id="1097" w:author="Christopher Karlsten" w:date="2022-10-29T19:19:00Z">
        <w:r w:rsidDel="0075770E">
          <w:delText xml:space="preserve"> </w:delText>
        </w:r>
      </w:del>
      <w:r>
        <w:t xml:space="preserve">loaded compared </w:t>
      </w:r>
      <w:del w:id="1098" w:author="Christopher Karlsten" w:date="2022-10-29T19:19:00Z">
        <w:r w:rsidDel="0075770E">
          <w:delText xml:space="preserve">to </w:delText>
        </w:r>
      </w:del>
      <w:ins w:id="1099" w:author="Christopher Karlsten" w:date="2022-10-29T19:19:00Z">
        <w:r w:rsidR="0075770E">
          <w:t xml:space="preserve">with </w:t>
        </w:r>
      </w:ins>
      <w:r>
        <w:t>a proportional increase in consumption through all periods (in the denominator). Thus, increasing the interest rate—which is also the social planner</w:t>
      </w:r>
      <w:ins w:id="1100" w:author="Christopher Karlsten" w:date="2022-10-29T19:22:00Z">
        <w:r w:rsidR="0075770E">
          <w:t>’</w:t>
        </w:r>
      </w:ins>
      <w:r>
        <w:t>s discount rate—reduces the value of a proportional increase in consumption by more than the consumption increases associated with each policy. Nevertheless, the qualitative result that the extended UI benefits provide by far the highest welfare gains, followed by the stimulus checks, is strongly robust to changes in the interest rate.</w:t>
      </w:r>
    </w:p>
    <w:p w14:paraId="7334B200" w14:textId="77777777" w:rsidR="006719BC" w:rsidRDefault="001B5807">
      <w:pPr>
        <w:pStyle w:val="Heading2"/>
        <w:ind w:left="571" w:hanging="586"/>
      </w:pPr>
      <w:bookmarkStart w:id="1101" w:name="_Toc63049"/>
      <w:r>
        <w:t>Changing risk aversion</w:t>
      </w:r>
      <w:bookmarkEnd w:id="1101"/>
    </w:p>
    <w:p w14:paraId="479D9260" w14:textId="16676D56" w:rsidR="006719BC" w:rsidRDefault="001B5807">
      <w:pPr>
        <w:spacing w:after="346"/>
        <w:ind w:left="20" w:right="288"/>
      </w:pPr>
      <w:r>
        <w:t>In our baseline calibration</w:t>
      </w:r>
      <w:ins w:id="1102" w:author="Christopher Karlsten" w:date="2022-10-29T19:24:00Z">
        <w:r w:rsidR="00161730">
          <w:t>,</w:t>
        </w:r>
      </w:ins>
      <w:r>
        <w:t xml:space="preserve"> consumers have a risk aversion of </w:t>
      </w:r>
      <w:r>
        <w:rPr>
          <w:rFonts w:ascii="Cambria" w:eastAsia="Cambria" w:hAnsi="Cambria" w:cs="Cambria"/>
          <w:i/>
        </w:rPr>
        <w:t xml:space="preserve">γ </w:t>
      </w:r>
      <w:r>
        <w:rPr>
          <w:rFonts w:ascii="Cambria" w:eastAsia="Cambria" w:hAnsi="Cambria" w:cs="Cambria"/>
        </w:rPr>
        <w:t>= 2</w:t>
      </w:r>
      <w:ins w:id="1103" w:author="Christopher Karlsten" w:date="2022-10-29T19:24:00Z">
        <w:r w:rsidR="00FB7992">
          <w:rPr>
            <w:rFonts w:ascii="Cambria" w:eastAsia="Cambria" w:hAnsi="Cambria" w:cs="Cambria"/>
          </w:rPr>
          <w:t>,</w:t>
        </w:r>
      </w:ins>
      <w:r>
        <w:rPr>
          <w:rFonts w:ascii="Cambria" w:eastAsia="Cambria" w:hAnsi="Cambria" w:cs="Cambria"/>
        </w:rPr>
        <w:t xml:space="preserve"> </w:t>
      </w:r>
      <w:r>
        <w:t>which is quite common in macroeconomic models. Here</w:t>
      </w:r>
      <w:ins w:id="1104" w:author="Christopher Karlsten" w:date="2022-10-29T19:24:00Z">
        <w:r w:rsidR="00FB7992">
          <w:t>,</w:t>
        </w:r>
      </w:ins>
      <w:r>
        <w:t xml:space="preserve"> we investigate how alternative values of </w:t>
      </w:r>
      <w:r>
        <w:rPr>
          <w:rFonts w:ascii="Cambria" w:eastAsia="Cambria" w:hAnsi="Cambria" w:cs="Cambria"/>
          <w:i/>
        </w:rPr>
        <w:t xml:space="preserve">γ </w:t>
      </w:r>
      <w:r>
        <w:t>would influence our results. Again, we re</w:t>
      </w:r>
      <w:ins w:id="1105" w:author="Christopher Karlsten" w:date="2022-10-29T19:24:00Z">
        <w:r w:rsidR="00FB7992">
          <w:t>-</w:t>
        </w:r>
      </w:ins>
      <w:r>
        <w:t>estimate the distribution of discount factors within each education group, but in this case</w:t>
      </w:r>
      <w:ins w:id="1106" w:author="Christopher Karlsten" w:date="2022-10-29T19:24:00Z">
        <w:r w:rsidR="00FB7992">
          <w:t>,</w:t>
        </w:r>
      </w:ins>
      <w:r>
        <w:t xml:space="preserve"> we also re</w:t>
      </w:r>
      <w:ins w:id="1107" w:author="Christopher Karlsten" w:date="2022-10-29T19:24:00Z">
        <w:r w:rsidR="00FB7992">
          <w:t>-</w:t>
        </w:r>
      </w:ins>
      <w:r>
        <w:t xml:space="preserve">estimate the degree of </w:t>
      </w:r>
      <w:del w:id="1108" w:author="Christopher Karlsten" w:date="2022-10-29T19:25:00Z">
        <w:r w:rsidDel="00FB7992">
          <w:delText>‘</w:delText>
        </w:r>
      </w:del>
      <w:r>
        <w:t>splurge</w:t>
      </w:r>
      <w:del w:id="1109" w:author="Christopher Karlsten" w:date="2022-10-29T19:25:00Z">
        <w:r w:rsidDel="00FB7992">
          <w:delText>’</w:delText>
        </w:r>
      </w:del>
      <w:r>
        <w:t xml:space="preserve"> spending in consumption.</w:t>
      </w:r>
    </w:p>
    <w:p w14:paraId="030547C4" w14:textId="77777777" w:rsidR="006719BC" w:rsidRDefault="001B5807">
      <w:pPr>
        <w:pStyle w:val="Heading3"/>
        <w:ind w:left="672" w:hanging="687"/>
      </w:pPr>
      <w:bookmarkStart w:id="1110" w:name="_Toc63050"/>
      <w:r>
        <w:t>Discount factor distributions with different risk aversion</w:t>
      </w:r>
      <w:bookmarkEnd w:id="1110"/>
    </w:p>
    <w:p w14:paraId="7C9EEA57" w14:textId="77777777" w:rsidR="006719BC" w:rsidRDefault="001B5807">
      <w:pPr>
        <w:spacing w:after="114"/>
        <w:ind w:left="20" w:right="288"/>
      </w:pPr>
      <w:r>
        <w:t xml:space="preserve">Table </w:t>
      </w:r>
      <w:r>
        <w:rPr>
          <w:color w:val="4C0000"/>
        </w:rPr>
        <w:t xml:space="preserve">7 </w:t>
      </w:r>
      <w:r>
        <w:t xml:space="preserve">displays the values we obtain for the splurge and the discount factor distributions when we change </w:t>
      </w:r>
      <w:r>
        <w:rPr>
          <w:rFonts w:ascii="Cambria" w:eastAsia="Cambria" w:hAnsi="Cambria" w:cs="Cambria"/>
          <w:i/>
        </w:rPr>
        <w:t xml:space="preserve">γ </w:t>
      </w:r>
      <w:r>
        <w:t xml:space="preserve">to </w:t>
      </w:r>
      <w:r>
        <w:rPr>
          <w:rFonts w:ascii="Cambria" w:eastAsia="Cambria" w:hAnsi="Cambria" w:cs="Cambria"/>
        </w:rPr>
        <w:t xml:space="preserve">1 </w:t>
      </w:r>
      <w:r>
        <w:t xml:space="preserve">and </w:t>
      </w:r>
      <w:r>
        <w:rPr>
          <w:rFonts w:ascii="Cambria" w:eastAsia="Cambria" w:hAnsi="Cambria" w:cs="Cambria"/>
        </w:rPr>
        <w:t>3</w:t>
      </w:r>
      <w:r>
        <w:t>. The table shows that the splurge is not very sensitive to the degree of risk aversion. The splurge controls the degree of spending that consumers Dropout</w:t>
      </w:r>
      <w:r>
        <w:tab/>
        <w:t>Highschool</w:t>
      </w:r>
      <w:r>
        <w:tab/>
        <w:t>College</w:t>
      </w:r>
    </w:p>
    <w:p w14:paraId="7790F807" w14:textId="77777777" w:rsidR="006719BC" w:rsidRDefault="001B5807">
      <w:pPr>
        <w:tabs>
          <w:tab w:val="center" w:pos="3171"/>
          <w:tab w:val="center" w:pos="4062"/>
          <w:tab w:val="center" w:pos="4841"/>
          <w:tab w:val="center" w:pos="5607"/>
          <w:tab w:val="center" w:pos="6385"/>
          <w:tab w:val="center" w:pos="7151"/>
          <w:tab w:val="center" w:pos="7930"/>
        </w:tabs>
        <w:spacing w:after="131"/>
        <w:ind w:left="0" w:right="0" w:firstLine="0"/>
        <w:jc w:val="left"/>
      </w:pPr>
      <w:r>
        <w:rPr>
          <w:sz w:val="22"/>
        </w:rPr>
        <w:tab/>
      </w:r>
      <w:r>
        <w:t>Splurge</w:t>
      </w:r>
      <w:r>
        <w:tab/>
      </w:r>
      <w:r>
        <w:rPr>
          <w:rFonts w:ascii="Cambria" w:eastAsia="Cambria" w:hAnsi="Cambria" w:cs="Cambria"/>
          <w:i/>
        </w:rPr>
        <w:t>β</w:t>
      </w:r>
      <w:r>
        <w:rPr>
          <w:rFonts w:ascii="Cambria" w:eastAsia="Cambria" w:hAnsi="Cambria" w:cs="Cambria"/>
          <w:i/>
        </w:rPr>
        <w:tab/>
      </w:r>
      <w:r>
        <w:rPr>
          <w:rFonts w:ascii="Cambria" w:eastAsia="Cambria" w:hAnsi="Cambria" w:cs="Cambria"/>
        </w:rPr>
        <w:t>∇</w:t>
      </w:r>
      <w:r>
        <w:rPr>
          <w:rFonts w:ascii="Cambria" w:eastAsia="Cambria" w:hAnsi="Cambria" w:cs="Cambria"/>
        </w:rPr>
        <w:tab/>
      </w:r>
      <w:r>
        <w:rPr>
          <w:rFonts w:ascii="Cambria" w:eastAsia="Cambria" w:hAnsi="Cambria" w:cs="Cambria"/>
          <w:i/>
        </w:rPr>
        <w:t>β</w:t>
      </w:r>
      <w:r>
        <w:rPr>
          <w:rFonts w:ascii="Cambria" w:eastAsia="Cambria" w:hAnsi="Cambria" w:cs="Cambria"/>
          <w:i/>
        </w:rPr>
        <w:tab/>
      </w:r>
      <w:r>
        <w:rPr>
          <w:rFonts w:ascii="Cambria" w:eastAsia="Cambria" w:hAnsi="Cambria" w:cs="Cambria"/>
        </w:rPr>
        <w:t>∇</w:t>
      </w:r>
      <w:r>
        <w:rPr>
          <w:rFonts w:ascii="Cambria" w:eastAsia="Cambria" w:hAnsi="Cambria" w:cs="Cambria"/>
        </w:rPr>
        <w:tab/>
      </w:r>
      <w:r>
        <w:rPr>
          <w:rFonts w:ascii="Cambria" w:eastAsia="Cambria" w:hAnsi="Cambria" w:cs="Cambria"/>
          <w:i/>
        </w:rPr>
        <w:t>β</w:t>
      </w:r>
      <w:r>
        <w:rPr>
          <w:rFonts w:ascii="Cambria" w:eastAsia="Cambria" w:hAnsi="Cambria" w:cs="Cambria"/>
          <w:i/>
        </w:rPr>
        <w:tab/>
      </w:r>
      <w:r>
        <w:rPr>
          <w:rFonts w:ascii="Cambria" w:eastAsia="Cambria" w:hAnsi="Cambria" w:cs="Cambria"/>
        </w:rPr>
        <w:t>∇</w:t>
      </w:r>
    </w:p>
    <w:p w14:paraId="0F880F05" w14:textId="77777777" w:rsidR="006719BC" w:rsidRDefault="001B5807">
      <w:pPr>
        <w:spacing w:after="144"/>
        <w:ind w:left="743" w:right="1035"/>
      </w:pPr>
      <w:r>
        <w:rPr>
          <w:noProof/>
          <w:sz w:val="22"/>
        </w:rPr>
        <mc:AlternateContent>
          <mc:Choice Requires="wpg">
            <w:drawing>
              <wp:anchor distT="0" distB="0" distL="114300" distR="114300" simplePos="0" relativeHeight="251666432" behindDoc="1" locked="0" layoutInCell="1" allowOverlap="1" wp14:anchorId="33AD0F2A" wp14:editId="112B82F8">
                <wp:simplePos x="0" y="0"/>
                <wp:positionH relativeFrom="column">
                  <wp:posOffset>389294</wp:posOffset>
                </wp:positionH>
                <wp:positionV relativeFrom="paragraph">
                  <wp:posOffset>-558583</wp:posOffset>
                </wp:positionV>
                <wp:extent cx="4891418" cy="1149921"/>
                <wp:effectExtent l="0" t="0" r="0" b="0"/>
                <wp:wrapNone/>
                <wp:docPr id="57570" name="Group 57570"/>
                <wp:cNvGraphicFramePr/>
                <a:graphic xmlns:a="http://schemas.openxmlformats.org/drawingml/2006/main">
                  <a:graphicData uri="http://schemas.microsoft.com/office/word/2010/wordprocessingGroup">
                    <wpg:wgp>
                      <wpg:cNvGrpSpPr/>
                      <wpg:grpSpPr>
                        <a:xfrm>
                          <a:off x="0" y="0"/>
                          <a:ext cx="4891418" cy="1149921"/>
                          <a:chOff x="0" y="0"/>
                          <a:chExt cx="4891418" cy="1149921"/>
                        </a:xfrm>
                      </wpg:grpSpPr>
                      <wps:wsp>
                        <wps:cNvPr id="3914" name="Shape 3914"/>
                        <wps:cNvSpPr/>
                        <wps:spPr>
                          <a:xfrm>
                            <a:off x="0" y="0"/>
                            <a:ext cx="4891418" cy="0"/>
                          </a:xfrm>
                          <a:custGeom>
                            <a:avLst/>
                            <a:gdLst/>
                            <a:ahLst/>
                            <a:cxnLst/>
                            <a:rect l="0" t="0" r="0" b="0"/>
                            <a:pathLst>
                              <a:path w="4891418">
                                <a:moveTo>
                                  <a:pt x="0" y="0"/>
                                </a:moveTo>
                                <a:lnTo>
                                  <a:pt x="4891418"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3915" name="Shape 3915"/>
                        <wps:cNvSpPr/>
                        <wps:spPr>
                          <a:xfrm>
                            <a:off x="1946618" y="4842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17" name="Shape 3917"/>
                        <wps:cNvSpPr/>
                        <wps:spPr>
                          <a:xfrm>
                            <a:off x="0" y="261747"/>
                            <a:ext cx="4891418" cy="0"/>
                          </a:xfrm>
                          <a:custGeom>
                            <a:avLst/>
                            <a:gdLst/>
                            <a:ahLst/>
                            <a:cxnLst/>
                            <a:rect l="0" t="0" r="0" b="0"/>
                            <a:pathLst>
                              <a:path w="4891418">
                                <a:moveTo>
                                  <a:pt x="0" y="0"/>
                                </a:moveTo>
                                <a:lnTo>
                                  <a:pt x="4891418"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3919" name="Shape 3919"/>
                        <wps:cNvSpPr/>
                        <wps:spPr>
                          <a:xfrm>
                            <a:off x="1946618" y="30793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26" name="Shape 3926"/>
                        <wps:cNvSpPr/>
                        <wps:spPr>
                          <a:xfrm>
                            <a:off x="0" y="521259"/>
                            <a:ext cx="4891418" cy="0"/>
                          </a:xfrm>
                          <a:custGeom>
                            <a:avLst/>
                            <a:gdLst/>
                            <a:ahLst/>
                            <a:cxnLst/>
                            <a:rect l="0" t="0" r="0" b="0"/>
                            <a:pathLst>
                              <a:path w="4891418">
                                <a:moveTo>
                                  <a:pt x="0" y="0"/>
                                </a:moveTo>
                                <a:lnTo>
                                  <a:pt x="4891418"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3932" name="Shape 3932"/>
                        <wps:cNvSpPr/>
                        <wps:spPr>
                          <a:xfrm>
                            <a:off x="1946618" y="567448"/>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39" name="Shape 3939"/>
                        <wps:cNvSpPr/>
                        <wps:spPr>
                          <a:xfrm>
                            <a:off x="1946618" y="75091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46" name="Shape 3946"/>
                        <wps:cNvSpPr/>
                        <wps:spPr>
                          <a:xfrm>
                            <a:off x="1946618" y="93437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48" name="Shape 3948"/>
                        <wps:cNvSpPr/>
                        <wps:spPr>
                          <a:xfrm>
                            <a:off x="0" y="1149921"/>
                            <a:ext cx="4891418" cy="0"/>
                          </a:xfrm>
                          <a:custGeom>
                            <a:avLst/>
                            <a:gdLst/>
                            <a:ahLst/>
                            <a:cxnLst/>
                            <a:rect l="0" t="0" r="0" b="0"/>
                            <a:pathLst>
                              <a:path w="4891418">
                                <a:moveTo>
                                  <a:pt x="0" y="0"/>
                                </a:moveTo>
                                <a:lnTo>
                                  <a:pt x="4891418"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570" style="width:385.151pt;height:90.545pt;position:absolute;z-index:-2147483636;mso-position-horizontal-relative:text;mso-position-horizontal:absolute;margin-left:30.653pt;mso-position-vertical-relative:text;margin-top:-43.983pt;" coordsize="48914,11499">
                <v:shape id="Shape 3914" style="position:absolute;width:48914;height:0;left:0;top:0;" coordsize="4891418,0" path="m0,0l4891418,0">
                  <v:stroke weight="0.936pt" endcap="flat" joinstyle="miter" miterlimit="10" on="true" color="#000000"/>
                  <v:fill on="false" color="#000000" opacity="0"/>
                </v:shape>
                <v:shape id="Shape 3915" style="position:absolute;width:0;height:1834;left:19466;top:484;" coordsize="0,183464" path="m0,183464l0,0">
                  <v:stroke weight="0.398pt" endcap="flat" joinstyle="miter" miterlimit="10" on="true" color="#000000"/>
                  <v:fill on="false" color="#000000" opacity="0"/>
                </v:shape>
                <v:shape id="Shape 3917" style="position:absolute;width:48914;height:0;left:0;top:2617;" coordsize="4891418,0" path="m0,0l4891418,0">
                  <v:stroke weight="0.585pt" endcap="flat" joinstyle="miter" miterlimit="10" on="true" color="#000000"/>
                  <v:fill on="false" color="#000000" opacity="0"/>
                </v:shape>
                <v:shape id="Shape 3919" style="position:absolute;width:0;height:1834;left:19466;top:3079;" coordsize="0,183464" path="m0,183464l0,0">
                  <v:stroke weight="0.398pt" endcap="flat" joinstyle="miter" miterlimit="10" on="true" color="#000000"/>
                  <v:fill on="false" color="#000000" opacity="0"/>
                </v:shape>
                <v:shape id="Shape 3926" style="position:absolute;width:48914;height:0;left:0;top:5212;" coordsize="4891418,0" path="m0,0l4891418,0">
                  <v:stroke weight="0.585pt" endcap="flat" joinstyle="miter" miterlimit="10" on="true" color="#000000"/>
                  <v:fill on="false" color="#000000" opacity="0"/>
                </v:shape>
                <v:shape id="Shape 3932" style="position:absolute;width:0;height:1834;left:19466;top:5674;" coordsize="0,183464" path="m0,183464l0,0">
                  <v:stroke weight="0.398pt" endcap="flat" joinstyle="miter" miterlimit="10" on="true" color="#000000"/>
                  <v:fill on="false" color="#000000" opacity="0"/>
                </v:shape>
                <v:shape id="Shape 3939" style="position:absolute;width:0;height:1834;left:19466;top:7509;" coordsize="0,183464" path="m0,183464l0,0">
                  <v:stroke weight="0.398pt" endcap="flat" joinstyle="miter" miterlimit="10" on="true" color="#000000"/>
                  <v:fill on="false" color="#000000" opacity="0"/>
                </v:shape>
                <v:shape id="Shape 3946" style="position:absolute;width:0;height:1834;left:19466;top:9343;" coordsize="0,183464" path="m0,183464l0,0">
                  <v:stroke weight="0.398pt" endcap="flat" joinstyle="miter" miterlimit="10" on="true" color="#000000"/>
                  <v:fill on="false" color="#000000" opacity="0"/>
                </v:shape>
                <v:shape id="Shape 3948" style="position:absolute;width:48914;height:0;left:0;top:11499;" coordsize="4891418,0" path="m0,0l4891418,0">
                  <v:stroke weight="0.936pt" endcap="flat" joinstyle="miter" miterlimit="10" on="true" color="#000000"/>
                  <v:fill on="false" color="#000000" opacity="0"/>
                </v:shape>
              </v:group>
            </w:pict>
          </mc:Fallback>
        </mc:AlternateContent>
      </w:r>
      <w:r>
        <w:rPr>
          <w:rFonts w:ascii="Cambria" w:eastAsia="Cambria" w:hAnsi="Cambria" w:cs="Cambria"/>
          <w:i/>
        </w:rPr>
        <w:t xml:space="preserve">γ </w:t>
      </w:r>
      <w:r>
        <w:rPr>
          <w:rFonts w:ascii="Cambria" w:eastAsia="Cambria" w:hAnsi="Cambria" w:cs="Cambria"/>
        </w:rPr>
        <w:t>= 1</w:t>
      </w:r>
      <w:r>
        <w:rPr>
          <w:rFonts w:ascii="Cambria" w:eastAsia="Cambria" w:hAnsi="Cambria" w:cs="Cambria"/>
          <w:i/>
        </w:rPr>
        <w:t>.</w:t>
      </w:r>
      <w:r>
        <w:rPr>
          <w:rFonts w:ascii="Cambria" w:eastAsia="Cambria" w:hAnsi="Cambria" w:cs="Cambria"/>
        </w:rPr>
        <w:t xml:space="preserve">0 </w:t>
      </w:r>
      <w:r>
        <w:t xml:space="preserve">0.314 0.671 0.464 0.948 0.121 0.992 0.017 </w:t>
      </w: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 xml:space="preserve">0 </w:t>
      </w:r>
      <w:r>
        <w:t xml:space="preserve">(baseline) 0.307 0.694 0.542 0.904 0.099 0.978 0.015 </w:t>
      </w: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 xml:space="preserve">0 </w:t>
      </w:r>
      <w:r>
        <w:t>0.304 0.565 0.749 0.843 0.163 0.964 0.027</w:t>
      </w:r>
    </w:p>
    <w:p w14:paraId="71B4EAA3" w14:textId="5AA5965A" w:rsidR="006719BC" w:rsidRDefault="001B5807">
      <w:pPr>
        <w:spacing w:after="804"/>
        <w:ind w:left="20" w:right="288"/>
      </w:pPr>
      <w:r>
        <w:rPr>
          <w:sz w:val="22"/>
        </w:rPr>
        <w:t xml:space="preserve">Table 7 </w:t>
      </w:r>
      <w:r>
        <w:t xml:space="preserve">Estimates of the </w:t>
      </w:r>
      <w:ins w:id="1111" w:author="Christopher Karlsten [2]" w:date="2022-11-06T12:29:00Z">
        <w:r w:rsidR="00813F99">
          <w:t>s</w:t>
        </w:r>
      </w:ins>
      <w:del w:id="1112" w:author="Christopher Karlsten [2]" w:date="2022-11-06T12:29:00Z">
        <w:r w:rsidDel="00813F99">
          <w:delText>S</w:delText>
        </w:r>
      </w:del>
      <w:r>
        <w:t xml:space="preserve">plurge and </w:t>
      </w:r>
      <w:r>
        <w:rPr>
          <w:rFonts w:ascii="Cambria" w:eastAsia="Cambria" w:hAnsi="Cambria" w:cs="Cambria"/>
        </w:rPr>
        <w:t>(</w:t>
      </w:r>
      <w:proofErr w:type="gramStart"/>
      <w:r>
        <w:rPr>
          <w:rFonts w:ascii="Cambria" w:eastAsia="Cambria" w:hAnsi="Cambria" w:cs="Cambria"/>
          <w:i/>
        </w:rPr>
        <w:t>β,</w:t>
      </w:r>
      <w:r>
        <w:rPr>
          <w:rFonts w:ascii="Cambria" w:eastAsia="Cambria" w:hAnsi="Cambria" w:cs="Cambria"/>
        </w:rPr>
        <w:t>∇</w:t>
      </w:r>
      <w:proofErr w:type="gramEnd"/>
      <w:r>
        <w:rPr>
          <w:rFonts w:ascii="Cambria" w:eastAsia="Cambria" w:hAnsi="Cambria" w:cs="Cambria"/>
        </w:rPr>
        <w:t xml:space="preserve">) </w:t>
      </w:r>
      <w:r>
        <w:t xml:space="preserve">for each education group for different values of risk aversion, </w:t>
      </w:r>
      <w:r>
        <w:rPr>
          <w:rFonts w:ascii="Cambria" w:eastAsia="Cambria" w:hAnsi="Cambria" w:cs="Cambria"/>
          <w:i/>
        </w:rPr>
        <w:t>γ</w:t>
      </w:r>
      <w:del w:id="1113" w:author="Christopher Karlsten [2]" w:date="2022-11-07T18:26:00Z">
        <w:r w:rsidDel="00174B57">
          <w:delText>.</w:delText>
        </w:r>
      </w:del>
    </w:p>
    <w:p w14:paraId="449A556B" w14:textId="77777777" w:rsidR="006719BC" w:rsidRDefault="001B5807">
      <w:pPr>
        <w:ind w:left="20" w:right="288"/>
      </w:pPr>
      <w:r>
        <w:t>do before considering the trade</w:t>
      </w:r>
      <w:del w:id="1114" w:author="Christopher Karlsten" w:date="2022-10-29T19:26:00Z">
        <w:r w:rsidDel="00FB7992">
          <w:delText>-</w:delText>
        </w:r>
      </w:del>
      <w:r>
        <w:t>off involved in optimally allocating spending over time and across different future states of the world. Risk aversion affects that trade</w:t>
      </w:r>
      <w:del w:id="1115" w:author="Christopher Karlsten" w:date="2022-10-29T19:26:00Z">
        <w:r w:rsidDel="00FB7992">
          <w:delText>-</w:delText>
        </w:r>
      </w:del>
      <w:r>
        <w:t>off</w:t>
      </w:r>
      <w:del w:id="1116" w:author="Christopher Karlsten" w:date="2022-10-29T19:26:00Z">
        <w:r w:rsidDel="00FB7992">
          <w:delText>,</w:delText>
        </w:r>
      </w:del>
      <w:r>
        <w:t xml:space="preserve"> but does not have a big influence on a parameter that controls spending that is independent of that problem.</w:t>
      </w:r>
    </w:p>
    <w:p w14:paraId="6FCBBA6B" w14:textId="4ECFFED6" w:rsidR="006719BC" w:rsidRDefault="00FB7992">
      <w:pPr>
        <w:ind w:right="288" w:firstLine="234"/>
      </w:pPr>
      <w:ins w:id="1117" w:author="Christopher Karlsten" w:date="2022-10-29T19:27:00Z">
        <w:r>
          <w:t xml:space="preserve">The second and third </w:t>
        </w:r>
      </w:ins>
      <w:del w:id="1118" w:author="Christopher Karlsten" w:date="2022-10-29T19:27:00Z">
        <w:r w:rsidR="001B5807" w:rsidDel="00FB7992">
          <w:delText>R</w:delText>
        </w:r>
      </w:del>
      <w:ins w:id="1119" w:author="Christopher Karlsten" w:date="2022-10-29T19:27:00Z">
        <w:r>
          <w:t>r</w:t>
        </w:r>
      </w:ins>
      <w:r w:rsidR="001B5807">
        <w:t xml:space="preserve">ows </w:t>
      </w:r>
      <w:del w:id="1120" w:author="Christopher Karlsten" w:date="2022-10-29T19:28:00Z">
        <w:r w:rsidR="001B5807" w:rsidDel="00FB7992">
          <w:delText xml:space="preserve">two and three </w:delText>
        </w:r>
      </w:del>
      <w:r w:rsidR="001B5807">
        <w:t xml:space="preserve">of Table </w:t>
      </w:r>
      <w:r w:rsidR="001B5807">
        <w:rPr>
          <w:color w:val="4C0000"/>
        </w:rPr>
        <w:t xml:space="preserve">7 </w:t>
      </w:r>
      <w:r w:rsidR="001B5807">
        <w:t xml:space="preserve">show results when we </w:t>
      </w:r>
      <w:proofErr w:type="gramStart"/>
      <w:r w:rsidR="001B5807">
        <w:t>increase</w:t>
      </w:r>
      <w:proofErr w:type="gramEnd"/>
      <w:r w:rsidR="001B5807">
        <w:t xml:space="preserve"> risk aversion from </w:t>
      </w:r>
      <w:r w:rsidR="001B5807">
        <w:rPr>
          <w:rFonts w:ascii="Cambria" w:eastAsia="Cambria" w:hAnsi="Cambria" w:cs="Cambria"/>
          <w:i/>
        </w:rPr>
        <w:t xml:space="preserve">γ </w:t>
      </w:r>
      <w:r w:rsidR="001B5807">
        <w:rPr>
          <w:rFonts w:ascii="Cambria" w:eastAsia="Cambria" w:hAnsi="Cambria" w:cs="Cambria"/>
        </w:rPr>
        <w:t>= 2</w:t>
      </w:r>
      <w:r w:rsidR="001B5807">
        <w:rPr>
          <w:rFonts w:ascii="Cambria" w:eastAsia="Cambria" w:hAnsi="Cambria" w:cs="Cambria"/>
          <w:i/>
        </w:rPr>
        <w:t>.</w:t>
      </w:r>
      <w:r w:rsidR="001B5807">
        <w:rPr>
          <w:rFonts w:ascii="Cambria" w:eastAsia="Cambria" w:hAnsi="Cambria" w:cs="Cambria"/>
        </w:rPr>
        <w:t xml:space="preserve">0 </w:t>
      </w:r>
      <w:r w:rsidR="001B5807">
        <w:t xml:space="preserve">to </w:t>
      </w:r>
      <w:r w:rsidR="001B5807">
        <w:rPr>
          <w:rFonts w:ascii="Cambria" w:eastAsia="Cambria" w:hAnsi="Cambria" w:cs="Cambria"/>
          <w:i/>
        </w:rPr>
        <w:t xml:space="preserve">γ </w:t>
      </w:r>
      <w:r w:rsidR="001B5807">
        <w:rPr>
          <w:rFonts w:ascii="Cambria" w:eastAsia="Cambria" w:hAnsi="Cambria" w:cs="Cambria"/>
        </w:rPr>
        <w:t>= 3</w:t>
      </w:r>
      <w:r w:rsidR="001B5807">
        <w:rPr>
          <w:rFonts w:ascii="Cambria" w:eastAsia="Cambria" w:hAnsi="Cambria" w:cs="Cambria"/>
          <w:i/>
        </w:rPr>
        <w:t>.</w:t>
      </w:r>
      <w:r w:rsidR="001B5807">
        <w:rPr>
          <w:rFonts w:ascii="Cambria" w:eastAsia="Cambria" w:hAnsi="Cambria" w:cs="Cambria"/>
        </w:rPr>
        <w:t>0</w:t>
      </w:r>
      <w:r w:rsidR="001B5807">
        <w:t>. Increasing risk aversion for all types within an education group makes the precautionary saving motive stronger for all consumers in that group. Ceteris paribus</w:t>
      </w:r>
      <w:ins w:id="1121" w:author="Christopher Karlsten" w:date="2022-10-29T19:29:00Z">
        <w:r>
          <w:t>,</w:t>
        </w:r>
      </w:ins>
      <w:r w:rsidR="001B5807">
        <w:t xml:space="preserve"> these consumers would then increase the amount of liquid wealth they accumulate, and the median liquid</w:t>
      </w:r>
      <w:ins w:id="1122" w:author="Christopher Karlsten [2]" w:date="2022-11-06T12:31:00Z">
        <w:r w:rsidR="00923736">
          <w:t>-</w:t>
        </w:r>
      </w:ins>
      <w:del w:id="1123" w:author="Christopher Karlsten [2]" w:date="2022-11-06T12:31:00Z">
        <w:r w:rsidR="001B5807" w:rsidDel="00923736">
          <w:delText xml:space="preserve"> </w:delText>
        </w:r>
      </w:del>
      <w:r w:rsidR="001B5807">
        <w:t>wealth</w:t>
      </w:r>
      <w:ins w:id="1124" w:author="Christopher Karlsten [2]" w:date="2022-11-06T12:31:00Z">
        <w:r w:rsidR="00923736">
          <w:t>-</w:t>
        </w:r>
      </w:ins>
      <w:del w:id="1125" w:author="Christopher Karlsten [2]" w:date="2022-11-06T12:31:00Z">
        <w:r w:rsidR="001B5807" w:rsidDel="00923736">
          <w:delText xml:space="preserve"> </w:delText>
        </w:r>
      </w:del>
      <w:r w:rsidR="001B5807">
        <w:t>to</w:t>
      </w:r>
      <w:ins w:id="1126" w:author="Christopher Karlsten [2]" w:date="2022-11-06T12:31:00Z">
        <w:r w:rsidR="00923736">
          <w:t>-</w:t>
        </w:r>
      </w:ins>
      <w:del w:id="1127" w:author="Christopher Karlsten [2]" w:date="2022-11-06T12:31:00Z">
        <w:r w:rsidR="001B5807" w:rsidDel="00923736">
          <w:delText xml:space="preserve"> </w:delText>
        </w:r>
      </w:del>
      <w:r w:rsidR="001B5807">
        <w:t>permanent</w:t>
      </w:r>
      <w:ins w:id="1128" w:author="Christopher Karlsten [2]" w:date="2022-11-06T12:31:00Z">
        <w:r w:rsidR="00923736">
          <w:t>-</w:t>
        </w:r>
      </w:ins>
      <w:del w:id="1129" w:author="Christopher Karlsten [2]" w:date="2022-11-06T12:31:00Z">
        <w:r w:rsidR="001B5807" w:rsidDel="00923736">
          <w:delText xml:space="preserve"> </w:delText>
        </w:r>
      </w:del>
      <w:r w:rsidR="001B5807">
        <w:t>income ratio for the education group would increase. For all the education groups</w:t>
      </w:r>
      <w:ins w:id="1130" w:author="Christopher Karlsten" w:date="2022-10-29T19:30:00Z">
        <w:r>
          <w:t>,</w:t>
        </w:r>
      </w:ins>
      <w:r w:rsidR="001B5807">
        <w:t xml:space="preserve"> the discount factor distributions are therefore centered around lower values of </w:t>
      </w:r>
      <w:r w:rsidR="001B5807">
        <w:rPr>
          <w:rFonts w:ascii="Cambria" w:eastAsia="Cambria" w:hAnsi="Cambria" w:cs="Cambria"/>
          <w:i/>
        </w:rPr>
        <w:t xml:space="preserve">β </w:t>
      </w:r>
      <w:r w:rsidR="001B5807">
        <w:t xml:space="preserve">when risk aversion is increased to </w:t>
      </w:r>
      <w:r w:rsidR="001B5807">
        <w:rPr>
          <w:rFonts w:ascii="Cambria" w:eastAsia="Cambria" w:hAnsi="Cambria" w:cs="Cambria"/>
        </w:rPr>
        <w:t>3</w:t>
      </w:r>
      <w:r w:rsidR="001B5807">
        <w:rPr>
          <w:rFonts w:ascii="Cambria" w:eastAsia="Cambria" w:hAnsi="Cambria" w:cs="Cambria"/>
          <w:i/>
        </w:rPr>
        <w:t>.</w:t>
      </w:r>
      <w:r w:rsidR="001B5807">
        <w:rPr>
          <w:rFonts w:ascii="Cambria" w:eastAsia="Cambria" w:hAnsi="Cambria" w:cs="Cambria"/>
        </w:rPr>
        <w:t>0</w:t>
      </w:r>
      <w:r w:rsidR="001B5807">
        <w:t xml:space="preserve">. As for the increase in the interest rate in section </w:t>
      </w:r>
      <w:r w:rsidR="001B5807">
        <w:rPr>
          <w:color w:val="4C0000"/>
        </w:rPr>
        <w:t>5.1.1</w:t>
      </w:r>
      <w:r w:rsidR="001B5807">
        <w:t xml:space="preserve">, the decrease in patience counteracts the </w:t>
      </w:r>
      <w:r w:rsidR="001B5807">
        <w:lastRenderedPageBreak/>
        <w:t xml:space="preserve">stronger incentive to save from the higher risk aversion. </w:t>
      </w:r>
      <w:ins w:id="1131" w:author="Christopher Karlsten" w:date="2022-10-29T19:31:00Z">
        <w:r>
          <w:t xml:space="preserve">However, </w:t>
        </w:r>
      </w:ins>
      <w:del w:id="1132" w:author="Christopher Karlsten" w:date="2022-10-29T19:31:00Z">
        <w:r w:rsidR="001B5807" w:rsidDel="00FB7992">
          <w:delText>T</w:delText>
        </w:r>
      </w:del>
      <w:ins w:id="1133" w:author="Christopher Karlsten" w:date="2022-10-29T19:31:00Z">
        <w:r>
          <w:t>t</w:t>
        </w:r>
      </w:ins>
      <w:r w:rsidR="001B5807">
        <w:t xml:space="preserve">he reductions in </w:t>
      </w:r>
      <w:r w:rsidR="001B5807">
        <w:rPr>
          <w:rFonts w:ascii="Cambria" w:eastAsia="Cambria" w:hAnsi="Cambria" w:cs="Cambria"/>
          <w:i/>
        </w:rPr>
        <w:t xml:space="preserve">β </w:t>
      </w:r>
      <w:r w:rsidR="001B5807">
        <w:t xml:space="preserve">when increasing risk aversion from </w:t>
      </w:r>
      <w:r w:rsidR="001B5807">
        <w:rPr>
          <w:rFonts w:ascii="Cambria" w:eastAsia="Cambria" w:hAnsi="Cambria" w:cs="Cambria"/>
        </w:rPr>
        <w:t>2</w:t>
      </w:r>
      <w:r w:rsidR="001B5807">
        <w:rPr>
          <w:rFonts w:ascii="Cambria" w:eastAsia="Cambria" w:hAnsi="Cambria" w:cs="Cambria"/>
          <w:i/>
        </w:rPr>
        <w:t>.</w:t>
      </w:r>
      <w:r w:rsidR="001B5807">
        <w:rPr>
          <w:rFonts w:ascii="Cambria" w:eastAsia="Cambria" w:hAnsi="Cambria" w:cs="Cambria"/>
        </w:rPr>
        <w:t xml:space="preserve">0 </w:t>
      </w:r>
      <w:r w:rsidR="001B5807">
        <w:t xml:space="preserve">to </w:t>
      </w:r>
      <w:r w:rsidR="001B5807">
        <w:rPr>
          <w:rFonts w:ascii="Cambria" w:eastAsia="Cambria" w:hAnsi="Cambria" w:cs="Cambria"/>
        </w:rPr>
        <w:t>3</w:t>
      </w:r>
      <w:r w:rsidR="001B5807">
        <w:rPr>
          <w:rFonts w:ascii="Cambria" w:eastAsia="Cambria" w:hAnsi="Cambria" w:cs="Cambria"/>
          <w:i/>
        </w:rPr>
        <w:t>.</w:t>
      </w:r>
      <w:r w:rsidR="001B5807">
        <w:rPr>
          <w:rFonts w:ascii="Cambria" w:eastAsia="Cambria" w:hAnsi="Cambria" w:cs="Cambria"/>
        </w:rPr>
        <w:t xml:space="preserve">0 </w:t>
      </w:r>
      <w:r w:rsidR="001B5807">
        <w:t xml:space="preserve">are much larger than when increasing the interest rate from </w:t>
      </w:r>
      <w:r w:rsidR="001B5807">
        <w:rPr>
          <w:rFonts w:ascii="Cambria" w:eastAsia="Cambria" w:hAnsi="Cambria" w:cs="Cambria"/>
        </w:rPr>
        <w:t xml:space="preserve">1 </w:t>
      </w:r>
      <w:r w:rsidR="001B5807">
        <w:t xml:space="preserve">to </w:t>
      </w:r>
      <w:r w:rsidR="001B5807">
        <w:rPr>
          <w:rFonts w:ascii="Cambria" w:eastAsia="Cambria" w:hAnsi="Cambria" w:cs="Cambria"/>
        </w:rPr>
        <w:t>1</w:t>
      </w:r>
      <w:r w:rsidR="001B5807">
        <w:rPr>
          <w:rFonts w:ascii="Cambria" w:eastAsia="Cambria" w:hAnsi="Cambria" w:cs="Cambria"/>
          <w:i/>
        </w:rPr>
        <w:t>.</w:t>
      </w:r>
      <w:r w:rsidR="001B5807">
        <w:rPr>
          <w:rFonts w:ascii="Cambria" w:eastAsia="Cambria" w:hAnsi="Cambria" w:cs="Cambria"/>
        </w:rPr>
        <w:t xml:space="preserve">5 </w:t>
      </w:r>
      <w:r w:rsidR="001B5807">
        <w:t>percent</w:t>
      </w:r>
      <w:del w:id="1134" w:author="Christopher Karlsten" w:date="2022-10-29T19:31:00Z">
        <w:r w:rsidR="001B5807" w:rsidDel="00FB7992">
          <w:delText>, however</w:delText>
        </w:r>
      </w:del>
      <w:r w:rsidR="001B5807">
        <w:t>.</w:t>
      </w:r>
    </w:p>
    <w:p w14:paraId="75BB7ED3" w14:textId="0198C1CE" w:rsidR="006719BC" w:rsidRDefault="001B5807">
      <w:pPr>
        <w:spacing w:after="43"/>
        <w:ind w:right="288" w:firstLine="234"/>
      </w:pPr>
      <w:r>
        <w:t xml:space="preserve">The effects on </w:t>
      </w:r>
      <w:r>
        <w:rPr>
          <w:rFonts w:ascii="Cambria" w:eastAsia="Cambria" w:hAnsi="Cambria" w:cs="Cambria"/>
        </w:rPr>
        <w:t xml:space="preserve">∇ </w:t>
      </w:r>
      <w:r>
        <w:t xml:space="preserve">and the concentration of the liquid wealth distribution may be less intuitive. However, if the only changes were to increase risk aversion and to decrease </w:t>
      </w:r>
      <w:r>
        <w:rPr>
          <w:rFonts w:ascii="Cambria" w:eastAsia="Cambria" w:hAnsi="Cambria" w:cs="Cambria"/>
          <w:i/>
        </w:rPr>
        <w:t xml:space="preserve">β </w:t>
      </w:r>
      <w:r>
        <w:t xml:space="preserve">while keeping </w:t>
      </w:r>
      <w:r>
        <w:rPr>
          <w:rFonts w:ascii="Cambria" w:eastAsia="Cambria" w:hAnsi="Cambria" w:cs="Cambria"/>
        </w:rPr>
        <w:t xml:space="preserve">∇ </w:t>
      </w:r>
      <w:r>
        <w:t xml:space="preserve">fixed at the value for </w:t>
      </w: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0</w:t>
      </w:r>
      <w:r>
        <w:t>, then the result would be a liquid wealth distribution that was much less concentrated than in the data. If all consumers in an education group are less patient, the reduction in saving is larger for the wealthier consumers. Thus, to maintain the concentrated wealth distribution</w:t>
      </w:r>
      <w:ins w:id="1135" w:author="Christopher Karlsten" w:date="2022-10-30T15:20:00Z">
        <w:r w:rsidR="000C0507">
          <w:t>,</w:t>
        </w:r>
      </w:ins>
      <w:r>
        <w:t xml:space="preserve"> </w:t>
      </w:r>
      <w:r>
        <w:rPr>
          <w:rFonts w:ascii="Cambria" w:eastAsia="Cambria" w:hAnsi="Cambria" w:cs="Cambria"/>
        </w:rPr>
        <w:t xml:space="preserve">∇ </w:t>
      </w:r>
      <w:r>
        <w:t xml:space="preserve">increases substantially. The results are distributions of discount factors within each education group that are centered around lower values, but that are much more dispersed. The effect is that the discount factor for the most patient type within each education group is not changed very much, but the lowest discount factor is much lower than when </w:t>
      </w: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0</w:t>
      </w:r>
      <w:r>
        <w:t xml:space="preserve">, and the liquid wealth distributions remain as concentrated as they are in the data </w:t>
      </w:r>
      <w:commentRangeStart w:id="1136"/>
      <w:r>
        <w:t>also in the model where risk aversion is increased</w:t>
      </w:r>
      <w:commentRangeEnd w:id="1136"/>
      <w:r w:rsidR="000C0507">
        <w:rPr>
          <w:rStyle w:val="CommentReference"/>
        </w:rPr>
        <w:commentReference w:id="1136"/>
      </w:r>
      <w:r>
        <w:t>.</w:t>
      </w:r>
      <w:commentRangeStart w:id="1137"/>
      <w:r>
        <w:rPr>
          <w:color w:val="4C0000"/>
          <w:sz w:val="18"/>
          <w:vertAlign w:val="superscript"/>
        </w:rPr>
        <w:footnoteReference w:id="25"/>
      </w:r>
      <w:commentRangeEnd w:id="1137"/>
      <w:r w:rsidR="00991ECA">
        <w:rPr>
          <w:rStyle w:val="CommentReference"/>
        </w:rPr>
        <w:commentReference w:id="1137"/>
      </w:r>
    </w:p>
    <w:p w14:paraId="34FD4A7B" w14:textId="32288C39" w:rsidR="006719BC" w:rsidRDefault="001B5807">
      <w:pPr>
        <w:spacing w:after="235"/>
        <w:ind w:right="288" w:firstLine="234"/>
      </w:pPr>
      <w:r>
        <w:t xml:space="preserve">When we </w:t>
      </w:r>
      <w:proofErr w:type="gramStart"/>
      <w:r>
        <w:t>decrease</w:t>
      </w:r>
      <w:proofErr w:type="gramEnd"/>
      <w:r>
        <w:t xml:space="preserve"> risk aversion to </w:t>
      </w:r>
      <w:r>
        <w:rPr>
          <w:rFonts w:ascii="Cambria" w:eastAsia="Cambria" w:hAnsi="Cambria" w:cs="Cambria"/>
          <w:i/>
        </w:rPr>
        <w:t xml:space="preserve">γ </w:t>
      </w:r>
      <w:r>
        <w:rPr>
          <w:rFonts w:ascii="Cambria" w:eastAsia="Cambria" w:hAnsi="Cambria" w:cs="Cambria"/>
        </w:rPr>
        <w:t>= 1</w:t>
      </w:r>
      <w:r>
        <w:rPr>
          <w:rFonts w:ascii="Cambria" w:eastAsia="Cambria" w:hAnsi="Cambria" w:cs="Cambria"/>
          <w:i/>
        </w:rPr>
        <w:t>.</w:t>
      </w:r>
      <w:r>
        <w:rPr>
          <w:rFonts w:ascii="Cambria" w:eastAsia="Cambria" w:hAnsi="Cambria" w:cs="Cambria"/>
        </w:rPr>
        <w:t>0</w:t>
      </w:r>
      <w:ins w:id="1142" w:author="Christopher Karlsten [2]" w:date="2022-11-06T12:33:00Z">
        <w:r w:rsidR="00923736">
          <w:rPr>
            <w:rFonts w:ascii="Cambria" w:eastAsia="Cambria" w:hAnsi="Cambria" w:cs="Cambria"/>
          </w:rPr>
          <w:t>,</w:t>
        </w:r>
      </w:ins>
      <w:r>
        <w:rPr>
          <w:rFonts w:ascii="Cambria" w:eastAsia="Cambria" w:hAnsi="Cambria" w:cs="Cambria"/>
        </w:rPr>
        <w:t xml:space="preserve"> </w:t>
      </w:r>
      <w:ins w:id="1143" w:author="Christopher Karlsten" w:date="2022-10-30T15:24:00Z">
        <w:r w:rsidR="000C0507">
          <w:t xml:space="preserve">however, </w:t>
        </w:r>
      </w:ins>
      <w:r>
        <w:t>we run into problems when estimating the discount factor distribution</w:t>
      </w:r>
      <w:del w:id="1144" w:author="Christopher Karlsten" w:date="2022-10-30T15:24:00Z">
        <w:r w:rsidDel="000C0507">
          <w:delText>, however</w:delText>
        </w:r>
      </w:del>
      <w:r>
        <w:t xml:space="preserve">. Row 1 of </w:t>
      </w:r>
      <w:ins w:id="1145" w:author="Christopher Karlsten" w:date="2022-10-30T15:25:00Z">
        <w:r w:rsidR="000C0507">
          <w:t>t</w:t>
        </w:r>
      </w:ins>
      <w:del w:id="1146" w:author="Christopher Karlsten" w:date="2022-10-30T15:25:00Z">
        <w:r w:rsidDel="000C0507">
          <w:delText>T</w:delText>
        </w:r>
      </w:del>
      <w:r>
        <w:t xml:space="preserve">able </w:t>
      </w:r>
      <w:r>
        <w:rPr>
          <w:color w:val="4C0000"/>
        </w:rPr>
        <w:t xml:space="preserve">5 </w:t>
      </w:r>
      <w:r>
        <w:t>shows estimated parameters that give the model the best fit for the median liquid</w:t>
      </w:r>
      <w:ins w:id="1147" w:author="Christopher Karlsten [2]" w:date="2022-11-06T12:34:00Z">
        <w:r w:rsidR="00923736">
          <w:t>-</w:t>
        </w:r>
      </w:ins>
      <w:del w:id="1148" w:author="Christopher Karlsten [2]" w:date="2022-11-06T12:34:00Z">
        <w:r w:rsidDel="00923736">
          <w:delText xml:space="preserve"> </w:delText>
        </w:r>
      </w:del>
      <w:r>
        <w:t>wealth</w:t>
      </w:r>
      <w:ins w:id="1149" w:author="Christopher Karlsten [2]" w:date="2022-11-06T12:34:00Z">
        <w:r w:rsidR="00923736">
          <w:t>-to-</w:t>
        </w:r>
      </w:ins>
      <w:del w:id="1150" w:author="Christopher Karlsten [2]" w:date="2022-11-06T12:34:00Z">
        <w:r w:rsidDel="00923736">
          <w:delText xml:space="preserve"> </w:delText>
        </w:r>
      </w:del>
      <w:r>
        <w:t>permanent</w:t>
      </w:r>
      <w:ins w:id="1151" w:author="Christopher Karlsten [2]" w:date="2022-11-06T12:34:00Z">
        <w:r w:rsidR="00923736">
          <w:t>-</w:t>
        </w:r>
      </w:ins>
      <w:del w:id="1152" w:author="Christopher Karlsten [2]" w:date="2022-11-06T12:34:00Z">
        <w:r w:rsidDel="00923736">
          <w:delText xml:space="preserve"> </w:delText>
        </w:r>
      </w:del>
      <w:r>
        <w:t xml:space="preserve">income ratios and the liquid wealth distributions for each education group. The results for the </w:t>
      </w:r>
      <w:r>
        <w:rPr>
          <w:rFonts w:ascii="Cambria" w:eastAsia="Cambria" w:hAnsi="Cambria" w:cs="Cambria"/>
          <w:i/>
        </w:rPr>
        <w:t xml:space="preserve">β </w:t>
      </w:r>
      <w:r>
        <w:t>parameters reverse the intuition that we discussed for the case</w:t>
      </w:r>
      <w:ins w:id="1153" w:author="Christopher Karlsten" w:date="2022-10-30T15:27:00Z">
        <w:r w:rsidR="000C0507">
          <w:t xml:space="preserve"> of</w:t>
        </w:r>
      </w:ins>
      <w:r>
        <w:t xml:space="preserve"> </w:t>
      </w: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0</w:t>
      </w:r>
      <w:r>
        <w:t>. In this case, reducing risk aversion and the strength of the precautionary saving motive is counteracted by centering the discount factor distributions around higher values. To obtain the same amount of saving on average, consumers need to be more patient if they are less risk averse.</w:t>
      </w:r>
    </w:p>
    <w:tbl>
      <w:tblPr>
        <w:tblStyle w:val="TableGrid"/>
        <w:tblW w:w="7899" w:type="dxa"/>
        <w:tblInd w:w="515" w:type="dxa"/>
        <w:tblCellMar>
          <w:right w:w="115" w:type="dxa"/>
        </w:tblCellMar>
        <w:tblLook w:val="04A0" w:firstRow="1" w:lastRow="0" w:firstColumn="1" w:lastColumn="0" w:noHBand="0" w:noVBand="1"/>
      </w:tblPr>
      <w:tblGrid>
        <w:gridCol w:w="4586"/>
        <w:gridCol w:w="1100"/>
        <w:gridCol w:w="1352"/>
        <w:gridCol w:w="861"/>
      </w:tblGrid>
      <w:tr w:rsidR="006719BC" w14:paraId="006ED3D7" w14:textId="77777777">
        <w:trPr>
          <w:trHeight w:val="409"/>
        </w:trPr>
        <w:tc>
          <w:tcPr>
            <w:tcW w:w="4585" w:type="dxa"/>
            <w:tcBorders>
              <w:top w:val="single" w:sz="5" w:space="0" w:color="000000"/>
              <w:left w:val="nil"/>
              <w:bottom w:val="single" w:sz="5" w:space="0" w:color="000000"/>
              <w:right w:val="nil"/>
            </w:tcBorders>
          </w:tcPr>
          <w:p w14:paraId="741F24D3" w14:textId="77777777" w:rsidR="006719BC" w:rsidRDefault="006719BC">
            <w:pPr>
              <w:spacing w:after="160" w:line="259" w:lineRule="auto"/>
              <w:ind w:left="0" w:right="0" w:firstLine="0"/>
              <w:jc w:val="left"/>
            </w:pPr>
          </w:p>
        </w:tc>
        <w:tc>
          <w:tcPr>
            <w:tcW w:w="1100" w:type="dxa"/>
            <w:tcBorders>
              <w:top w:val="single" w:sz="5" w:space="0" w:color="000000"/>
              <w:left w:val="nil"/>
              <w:bottom w:val="single" w:sz="5" w:space="0" w:color="000000"/>
              <w:right w:val="nil"/>
            </w:tcBorders>
          </w:tcPr>
          <w:p w14:paraId="69D4B22E" w14:textId="77777777" w:rsidR="006719BC" w:rsidRDefault="001B5807">
            <w:pPr>
              <w:spacing w:after="0" w:line="259" w:lineRule="auto"/>
              <w:ind w:left="0" w:right="0" w:firstLine="0"/>
              <w:jc w:val="left"/>
            </w:pPr>
            <w:r>
              <w:t>Dropout</w:t>
            </w:r>
          </w:p>
        </w:tc>
        <w:tc>
          <w:tcPr>
            <w:tcW w:w="1352" w:type="dxa"/>
            <w:tcBorders>
              <w:top w:val="single" w:sz="5" w:space="0" w:color="000000"/>
              <w:left w:val="nil"/>
              <w:bottom w:val="single" w:sz="5" w:space="0" w:color="000000"/>
              <w:right w:val="nil"/>
            </w:tcBorders>
          </w:tcPr>
          <w:p w14:paraId="1FC46E8C" w14:textId="77777777" w:rsidR="006719BC" w:rsidRDefault="001B5807">
            <w:pPr>
              <w:spacing w:after="0" w:line="259" w:lineRule="auto"/>
              <w:ind w:left="0" w:right="0" w:firstLine="0"/>
              <w:jc w:val="left"/>
            </w:pPr>
            <w:r>
              <w:t>Highschool</w:t>
            </w:r>
          </w:p>
        </w:tc>
        <w:tc>
          <w:tcPr>
            <w:tcW w:w="861" w:type="dxa"/>
            <w:tcBorders>
              <w:top w:val="single" w:sz="5" w:space="0" w:color="000000"/>
              <w:left w:val="nil"/>
              <w:bottom w:val="single" w:sz="5" w:space="0" w:color="000000"/>
              <w:right w:val="nil"/>
            </w:tcBorders>
          </w:tcPr>
          <w:p w14:paraId="4DD1B08C" w14:textId="77777777" w:rsidR="006719BC" w:rsidRDefault="001B5807">
            <w:pPr>
              <w:spacing w:after="0" w:line="259" w:lineRule="auto"/>
              <w:ind w:left="0" w:right="0" w:firstLine="0"/>
              <w:jc w:val="left"/>
            </w:pPr>
            <w:r>
              <w:t>College</w:t>
            </w:r>
          </w:p>
        </w:tc>
      </w:tr>
      <w:tr w:rsidR="006719BC" w14:paraId="49CB973E" w14:textId="77777777">
        <w:trPr>
          <w:trHeight w:val="345"/>
        </w:trPr>
        <w:tc>
          <w:tcPr>
            <w:tcW w:w="4585" w:type="dxa"/>
            <w:tcBorders>
              <w:top w:val="single" w:sz="5" w:space="0" w:color="000000"/>
              <w:left w:val="nil"/>
              <w:bottom w:val="nil"/>
              <w:right w:val="nil"/>
            </w:tcBorders>
          </w:tcPr>
          <w:p w14:paraId="36C17E94" w14:textId="77777777" w:rsidR="006719BC" w:rsidRDefault="001B5807">
            <w:pPr>
              <w:spacing w:after="0" w:line="259" w:lineRule="auto"/>
              <w:ind w:left="120" w:right="0" w:firstLine="0"/>
              <w:jc w:val="left"/>
            </w:pPr>
            <w:r>
              <w:t>Median LW/PI (data, percent)</w:t>
            </w:r>
          </w:p>
        </w:tc>
        <w:tc>
          <w:tcPr>
            <w:tcW w:w="1100" w:type="dxa"/>
            <w:tcBorders>
              <w:top w:val="single" w:sz="5" w:space="0" w:color="000000"/>
              <w:left w:val="nil"/>
              <w:bottom w:val="nil"/>
              <w:right w:val="nil"/>
            </w:tcBorders>
          </w:tcPr>
          <w:p w14:paraId="3821B255" w14:textId="77777777" w:rsidR="006719BC" w:rsidRDefault="001B5807">
            <w:pPr>
              <w:spacing w:after="0" w:line="259" w:lineRule="auto"/>
              <w:ind w:left="223" w:right="0" w:firstLine="0"/>
              <w:jc w:val="left"/>
            </w:pPr>
            <w:r>
              <w:t>4.64</w:t>
            </w:r>
          </w:p>
        </w:tc>
        <w:tc>
          <w:tcPr>
            <w:tcW w:w="1352" w:type="dxa"/>
            <w:tcBorders>
              <w:top w:val="single" w:sz="5" w:space="0" w:color="000000"/>
              <w:left w:val="nil"/>
              <w:bottom w:val="nil"/>
              <w:right w:val="nil"/>
            </w:tcBorders>
          </w:tcPr>
          <w:p w14:paraId="7FC33F84" w14:textId="77777777" w:rsidR="006719BC" w:rsidRDefault="001B5807">
            <w:pPr>
              <w:spacing w:after="0" w:line="259" w:lineRule="auto"/>
              <w:ind w:left="348" w:right="0" w:firstLine="0"/>
              <w:jc w:val="left"/>
            </w:pPr>
            <w:r>
              <w:t>30.2</w:t>
            </w:r>
          </w:p>
        </w:tc>
        <w:tc>
          <w:tcPr>
            <w:tcW w:w="861" w:type="dxa"/>
            <w:tcBorders>
              <w:top w:val="single" w:sz="5" w:space="0" w:color="000000"/>
              <w:left w:val="nil"/>
              <w:bottom w:val="nil"/>
              <w:right w:val="nil"/>
            </w:tcBorders>
          </w:tcPr>
          <w:p w14:paraId="0068A697" w14:textId="77777777" w:rsidR="006719BC" w:rsidRDefault="001B5807">
            <w:pPr>
              <w:spacing w:after="0" w:line="259" w:lineRule="auto"/>
              <w:ind w:left="104" w:right="0" w:firstLine="0"/>
              <w:jc w:val="left"/>
            </w:pPr>
            <w:r>
              <w:t>112.8</w:t>
            </w:r>
          </w:p>
        </w:tc>
      </w:tr>
      <w:tr w:rsidR="006719BC" w14:paraId="42FB2279" w14:textId="77777777">
        <w:trPr>
          <w:trHeight w:val="289"/>
        </w:trPr>
        <w:tc>
          <w:tcPr>
            <w:tcW w:w="4585" w:type="dxa"/>
            <w:tcBorders>
              <w:top w:val="nil"/>
              <w:left w:val="nil"/>
              <w:bottom w:val="nil"/>
              <w:right w:val="nil"/>
            </w:tcBorders>
          </w:tcPr>
          <w:p w14:paraId="2275FBB2" w14:textId="77777777" w:rsidR="006719BC" w:rsidRDefault="001B5807">
            <w:pPr>
              <w:spacing w:after="0" w:line="259" w:lineRule="auto"/>
              <w:ind w:left="120" w:right="0" w:firstLine="0"/>
              <w:jc w:val="left"/>
            </w:pPr>
            <w:r>
              <w:t xml:space="preserve">Median LW/PI (model, </w:t>
            </w:r>
            <w:r>
              <w:rPr>
                <w:rFonts w:ascii="Cambria" w:eastAsia="Cambria" w:hAnsi="Cambria" w:cs="Cambria"/>
                <w:i/>
              </w:rPr>
              <w:t xml:space="preserve">γ </w:t>
            </w:r>
            <w:r>
              <w:rPr>
                <w:rFonts w:ascii="Cambria" w:eastAsia="Cambria" w:hAnsi="Cambria" w:cs="Cambria"/>
              </w:rPr>
              <w:t>= 1</w:t>
            </w:r>
            <w:r>
              <w:rPr>
                <w:rFonts w:ascii="Cambria" w:eastAsia="Cambria" w:hAnsi="Cambria" w:cs="Cambria"/>
                <w:i/>
              </w:rPr>
              <w:t>.</w:t>
            </w:r>
            <w:r>
              <w:rPr>
                <w:rFonts w:ascii="Cambria" w:eastAsia="Cambria" w:hAnsi="Cambria" w:cs="Cambria"/>
              </w:rPr>
              <w:t>0</w:t>
            </w:r>
            <w:r>
              <w:t>, percent)</w:t>
            </w:r>
          </w:p>
        </w:tc>
        <w:tc>
          <w:tcPr>
            <w:tcW w:w="1100" w:type="dxa"/>
            <w:tcBorders>
              <w:top w:val="nil"/>
              <w:left w:val="nil"/>
              <w:bottom w:val="nil"/>
              <w:right w:val="nil"/>
            </w:tcBorders>
          </w:tcPr>
          <w:p w14:paraId="2345992F" w14:textId="77777777" w:rsidR="006719BC" w:rsidRDefault="001B5807">
            <w:pPr>
              <w:spacing w:after="0" w:line="259" w:lineRule="auto"/>
              <w:ind w:left="223" w:right="0" w:firstLine="0"/>
              <w:jc w:val="left"/>
            </w:pPr>
            <w:r>
              <w:t>0.00</w:t>
            </w:r>
          </w:p>
        </w:tc>
        <w:tc>
          <w:tcPr>
            <w:tcW w:w="1352" w:type="dxa"/>
            <w:tcBorders>
              <w:top w:val="nil"/>
              <w:left w:val="nil"/>
              <w:bottom w:val="nil"/>
              <w:right w:val="nil"/>
            </w:tcBorders>
          </w:tcPr>
          <w:p w14:paraId="4012586C" w14:textId="77777777" w:rsidR="006719BC" w:rsidRDefault="001B5807">
            <w:pPr>
              <w:spacing w:after="0" w:line="259" w:lineRule="auto"/>
              <w:ind w:left="348" w:right="0" w:firstLine="0"/>
              <w:jc w:val="left"/>
            </w:pPr>
            <w:r>
              <w:t>30.1</w:t>
            </w:r>
          </w:p>
        </w:tc>
        <w:tc>
          <w:tcPr>
            <w:tcW w:w="861" w:type="dxa"/>
            <w:tcBorders>
              <w:top w:val="nil"/>
              <w:left w:val="nil"/>
              <w:bottom w:val="nil"/>
              <w:right w:val="nil"/>
            </w:tcBorders>
          </w:tcPr>
          <w:p w14:paraId="1AD6F17E" w14:textId="77777777" w:rsidR="006719BC" w:rsidRDefault="001B5807">
            <w:pPr>
              <w:spacing w:after="0" w:line="259" w:lineRule="auto"/>
              <w:ind w:left="104" w:right="0" w:firstLine="0"/>
              <w:jc w:val="left"/>
            </w:pPr>
            <w:r>
              <w:t>112.8</w:t>
            </w:r>
          </w:p>
        </w:tc>
      </w:tr>
      <w:tr w:rsidR="006719BC" w14:paraId="2DB752D9" w14:textId="77777777">
        <w:trPr>
          <w:trHeight w:val="289"/>
        </w:trPr>
        <w:tc>
          <w:tcPr>
            <w:tcW w:w="4585" w:type="dxa"/>
            <w:tcBorders>
              <w:top w:val="nil"/>
              <w:left w:val="nil"/>
              <w:bottom w:val="nil"/>
              <w:right w:val="nil"/>
            </w:tcBorders>
          </w:tcPr>
          <w:p w14:paraId="37666289" w14:textId="77777777" w:rsidR="006719BC" w:rsidRDefault="001B5807">
            <w:pPr>
              <w:spacing w:after="0" w:line="259" w:lineRule="auto"/>
              <w:ind w:left="120" w:right="0" w:firstLine="0"/>
              <w:jc w:val="left"/>
            </w:pPr>
            <w:r>
              <w:t xml:space="preserve">Median LW/PI (model, </w:t>
            </w: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0</w:t>
            </w:r>
            <w:r>
              <w:t>, percent)</w:t>
            </w:r>
          </w:p>
        </w:tc>
        <w:tc>
          <w:tcPr>
            <w:tcW w:w="1100" w:type="dxa"/>
            <w:tcBorders>
              <w:top w:val="nil"/>
              <w:left w:val="nil"/>
              <w:bottom w:val="nil"/>
              <w:right w:val="nil"/>
            </w:tcBorders>
          </w:tcPr>
          <w:p w14:paraId="6DDEEECB" w14:textId="77777777" w:rsidR="006719BC" w:rsidRDefault="001B5807">
            <w:pPr>
              <w:spacing w:after="0" w:line="259" w:lineRule="auto"/>
              <w:ind w:left="223" w:right="0" w:firstLine="0"/>
              <w:jc w:val="left"/>
            </w:pPr>
            <w:r>
              <w:t>4.64</w:t>
            </w:r>
          </w:p>
        </w:tc>
        <w:tc>
          <w:tcPr>
            <w:tcW w:w="1352" w:type="dxa"/>
            <w:tcBorders>
              <w:top w:val="nil"/>
              <w:left w:val="nil"/>
              <w:bottom w:val="nil"/>
              <w:right w:val="nil"/>
            </w:tcBorders>
          </w:tcPr>
          <w:p w14:paraId="1C7BD776" w14:textId="77777777" w:rsidR="006719BC" w:rsidRDefault="001B5807">
            <w:pPr>
              <w:spacing w:after="0" w:line="259" w:lineRule="auto"/>
              <w:ind w:left="348" w:right="0" w:firstLine="0"/>
              <w:jc w:val="left"/>
            </w:pPr>
            <w:r>
              <w:t>30.2</w:t>
            </w:r>
          </w:p>
        </w:tc>
        <w:tc>
          <w:tcPr>
            <w:tcW w:w="861" w:type="dxa"/>
            <w:tcBorders>
              <w:top w:val="nil"/>
              <w:left w:val="nil"/>
              <w:bottom w:val="nil"/>
              <w:right w:val="nil"/>
            </w:tcBorders>
          </w:tcPr>
          <w:p w14:paraId="56058B21" w14:textId="77777777" w:rsidR="006719BC" w:rsidRDefault="001B5807">
            <w:pPr>
              <w:spacing w:after="0" w:line="259" w:lineRule="auto"/>
              <w:ind w:left="104" w:right="0" w:firstLine="0"/>
              <w:jc w:val="left"/>
            </w:pPr>
            <w:r>
              <w:t>112.8</w:t>
            </w:r>
          </w:p>
        </w:tc>
      </w:tr>
      <w:tr w:rsidR="006719BC" w14:paraId="3DD5E269" w14:textId="77777777">
        <w:trPr>
          <w:trHeight w:val="356"/>
        </w:trPr>
        <w:tc>
          <w:tcPr>
            <w:tcW w:w="4585" w:type="dxa"/>
            <w:tcBorders>
              <w:top w:val="nil"/>
              <w:left w:val="nil"/>
              <w:bottom w:val="single" w:sz="7" w:space="0" w:color="000000"/>
              <w:right w:val="nil"/>
            </w:tcBorders>
          </w:tcPr>
          <w:p w14:paraId="6CF20AD9" w14:textId="77777777" w:rsidR="006719BC" w:rsidRDefault="001B5807">
            <w:pPr>
              <w:spacing w:after="0" w:line="259" w:lineRule="auto"/>
              <w:ind w:left="120" w:right="0" w:firstLine="0"/>
              <w:jc w:val="left"/>
            </w:pPr>
            <w:r>
              <w:t xml:space="preserve">Median LW/PI (model, </w:t>
            </w: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0</w:t>
            </w:r>
            <w:r>
              <w:t>, percent)</w:t>
            </w:r>
          </w:p>
        </w:tc>
        <w:tc>
          <w:tcPr>
            <w:tcW w:w="1100" w:type="dxa"/>
            <w:tcBorders>
              <w:top w:val="nil"/>
              <w:left w:val="nil"/>
              <w:bottom w:val="single" w:sz="7" w:space="0" w:color="000000"/>
              <w:right w:val="nil"/>
            </w:tcBorders>
          </w:tcPr>
          <w:p w14:paraId="1C9713A1" w14:textId="77777777" w:rsidR="006719BC" w:rsidRDefault="001B5807">
            <w:pPr>
              <w:spacing w:after="0" w:line="259" w:lineRule="auto"/>
              <w:ind w:left="223" w:right="0" w:firstLine="0"/>
              <w:jc w:val="left"/>
            </w:pPr>
            <w:r>
              <w:t>4.64</w:t>
            </w:r>
          </w:p>
        </w:tc>
        <w:tc>
          <w:tcPr>
            <w:tcW w:w="1352" w:type="dxa"/>
            <w:tcBorders>
              <w:top w:val="nil"/>
              <w:left w:val="nil"/>
              <w:bottom w:val="single" w:sz="7" w:space="0" w:color="000000"/>
              <w:right w:val="nil"/>
            </w:tcBorders>
          </w:tcPr>
          <w:p w14:paraId="6AD8D76F" w14:textId="77777777" w:rsidR="006719BC" w:rsidRDefault="001B5807">
            <w:pPr>
              <w:spacing w:after="0" w:line="259" w:lineRule="auto"/>
              <w:ind w:left="348" w:right="0" w:firstLine="0"/>
              <w:jc w:val="left"/>
            </w:pPr>
            <w:r>
              <w:t>30.2</w:t>
            </w:r>
          </w:p>
        </w:tc>
        <w:tc>
          <w:tcPr>
            <w:tcW w:w="861" w:type="dxa"/>
            <w:tcBorders>
              <w:top w:val="nil"/>
              <w:left w:val="nil"/>
              <w:bottom w:val="single" w:sz="7" w:space="0" w:color="000000"/>
              <w:right w:val="nil"/>
            </w:tcBorders>
          </w:tcPr>
          <w:p w14:paraId="1BCDB643" w14:textId="77777777" w:rsidR="006719BC" w:rsidRDefault="001B5807">
            <w:pPr>
              <w:spacing w:after="0" w:line="259" w:lineRule="auto"/>
              <w:ind w:left="104" w:right="0" w:firstLine="0"/>
              <w:jc w:val="left"/>
            </w:pPr>
            <w:r>
              <w:t>112.8</w:t>
            </w:r>
          </w:p>
        </w:tc>
      </w:tr>
    </w:tbl>
    <w:p w14:paraId="515BA737" w14:textId="12FE4BAA" w:rsidR="006719BC" w:rsidRDefault="001B5807">
      <w:pPr>
        <w:tabs>
          <w:tab w:val="center" w:pos="3658"/>
        </w:tabs>
        <w:spacing w:after="114"/>
        <w:ind w:left="0" w:right="0" w:firstLine="0"/>
        <w:jc w:val="left"/>
      </w:pPr>
      <w:r>
        <w:rPr>
          <w:sz w:val="22"/>
        </w:rPr>
        <w:t>Table 8</w:t>
      </w:r>
      <w:r>
        <w:rPr>
          <w:sz w:val="22"/>
        </w:rPr>
        <w:tab/>
      </w:r>
      <w:r>
        <w:t>Median liquid</w:t>
      </w:r>
      <w:ins w:id="1154" w:author="Christopher Karlsten [2]" w:date="2022-11-06T12:35:00Z">
        <w:r w:rsidR="00923736">
          <w:t>-</w:t>
        </w:r>
      </w:ins>
      <w:del w:id="1155" w:author="Christopher Karlsten [2]" w:date="2022-11-06T12:35:00Z">
        <w:r w:rsidDel="00923736">
          <w:delText xml:space="preserve"> </w:delText>
        </w:r>
      </w:del>
      <w:r>
        <w:t>wealth</w:t>
      </w:r>
      <w:ins w:id="1156" w:author="Christopher Karlsten [2]" w:date="2022-11-06T12:35:00Z">
        <w:r w:rsidR="00923736">
          <w:t>-</w:t>
        </w:r>
      </w:ins>
      <w:del w:id="1157" w:author="Christopher Karlsten [2]" w:date="2022-11-06T12:35:00Z">
        <w:r w:rsidDel="00923736">
          <w:delText xml:space="preserve"> </w:delText>
        </w:r>
      </w:del>
      <w:r>
        <w:t>to</w:t>
      </w:r>
      <w:ins w:id="1158" w:author="Christopher Karlsten [2]" w:date="2022-11-06T12:35:00Z">
        <w:r w:rsidR="00923736">
          <w:t>-</w:t>
        </w:r>
      </w:ins>
      <w:del w:id="1159" w:author="Christopher Karlsten [2]" w:date="2022-11-06T12:35:00Z">
        <w:r w:rsidDel="00923736">
          <w:delText xml:space="preserve"> </w:delText>
        </w:r>
      </w:del>
      <w:r>
        <w:t>permanent</w:t>
      </w:r>
      <w:ins w:id="1160" w:author="Christopher Karlsten [2]" w:date="2022-11-06T12:35:00Z">
        <w:r w:rsidR="00923736">
          <w:t>-</w:t>
        </w:r>
      </w:ins>
      <w:del w:id="1161" w:author="Christopher Karlsten [2]" w:date="2022-11-06T12:35:00Z">
        <w:r w:rsidDel="00923736">
          <w:delText xml:space="preserve"> </w:delText>
        </w:r>
      </w:del>
      <w:r>
        <w:t>income ratios</w:t>
      </w:r>
    </w:p>
    <w:p w14:paraId="442AD75A" w14:textId="40A978E6" w:rsidR="006719BC" w:rsidRDefault="001B5807">
      <w:pPr>
        <w:spacing w:after="609" w:line="255" w:lineRule="auto"/>
        <w:ind w:left="213" w:right="515" w:firstLine="0"/>
      </w:pPr>
      <w:r>
        <w:rPr>
          <w:sz w:val="22"/>
        </w:rPr>
        <w:t>Note: The table shows the weighted median rat</w:t>
      </w:r>
      <w:ins w:id="1162" w:author="Christopher Karlsten [2]" w:date="2022-11-06T12:36:00Z">
        <w:r w:rsidR="00923736">
          <w:rPr>
            <w:sz w:val="22"/>
          </w:rPr>
          <w:t>i</w:t>
        </w:r>
      </w:ins>
      <w:r>
        <w:rPr>
          <w:sz w:val="22"/>
        </w:rPr>
        <w:t>o of liquid wealth to permanent income from the 2004 SCF and in versions of the model with different risk aversion. In the annual data from the SCF, the annual PI is divided by 4 to obtain a quarterly number.</w:t>
      </w:r>
    </w:p>
    <w:p w14:paraId="3A946087" w14:textId="5BB8A055" w:rsidR="006719BC" w:rsidRDefault="001B5807">
      <w:pPr>
        <w:ind w:right="288" w:firstLine="234"/>
      </w:pPr>
      <w:r>
        <w:t xml:space="preserve">Table </w:t>
      </w:r>
      <w:r>
        <w:rPr>
          <w:color w:val="4C0000"/>
        </w:rPr>
        <w:t xml:space="preserve">8 </w:t>
      </w:r>
      <w:r>
        <w:t xml:space="preserve">shows that for </w:t>
      </w:r>
      <w:r>
        <w:rPr>
          <w:rFonts w:ascii="Cambria" w:eastAsia="Cambria" w:hAnsi="Cambria" w:cs="Cambria"/>
          <w:i/>
        </w:rPr>
        <w:t xml:space="preserve">γ </w:t>
      </w:r>
      <w:r>
        <w:rPr>
          <w:rFonts w:ascii="Cambria" w:eastAsia="Cambria" w:hAnsi="Cambria" w:cs="Cambria"/>
        </w:rPr>
        <w:t>= 1</w:t>
      </w:r>
      <w:r>
        <w:rPr>
          <w:rFonts w:ascii="Cambria" w:eastAsia="Cambria" w:hAnsi="Cambria" w:cs="Cambria"/>
          <w:i/>
        </w:rPr>
        <w:t>.</w:t>
      </w:r>
      <w:r>
        <w:rPr>
          <w:rFonts w:ascii="Cambria" w:eastAsia="Cambria" w:hAnsi="Cambria" w:cs="Cambria"/>
        </w:rPr>
        <w:t>0</w:t>
      </w:r>
      <w:r>
        <w:t>, while the model can match the median liquid</w:t>
      </w:r>
      <w:ins w:id="1163" w:author="Christopher Karlsten [2]" w:date="2022-11-06T12:40:00Z">
        <w:r w:rsidR="002B5FAD">
          <w:t>-</w:t>
        </w:r>
      </w:ins>
      <w:del w:id="1164" w:author="Christopher Karlsten [2]" w:date="2022-11-06T12:40:00Z">
        <w:r w:rsidDel="002B5FAD">
          <w:delText xml:space="preserve"> </w:delText>
        </w:r>
      </w:del>
      <w:r>
        <w:t>wealth</w:t>
      </w:r>
      <w:ins w:id="1165" w:author="Christopher Karlsten [2]" w:date="2022-11-06T12:40:00Z">
        <w:r w:rsidR="002B5FAD">
          <w:t>-</w:t>
        </w:r>
      </w:ins>
      <w:del w:id="1166" w:author="Christopher Karlsten [2]" w:date="2022-11-06T12:40:00Z">
        <w:r w:rsidDel="002B5FAD">
          <w:delText xml:space="preserve"> </w:delText>
        </w:r>
      </w:del>
      <w:r>
        <w:t>to</w:t>
      </w:r>
      <w:ins w:id="1167" w:author="Christopher Karlsten [2]" w:date="2022-11-06T12:40:00Z">
        <w:r w:rsidR="002B5FAD">
          <w:t>-</w:t>
        </w:r>
      </w:ins>
      <w:del w:id="1168" w:author="Christopher Karlsten [2]" w:date="2022-11-06T12:40:00Z">
        <w:r w:rsidDel="002B5FAD">
          <w:delText xml:space="preserve"> </w:delText>
        </w:r>
      </w:del>
      <w:r>
        <w:t>permanent</w:t>
      </w:r>
      <w:ins w:id="1169" w:author="Christopher Karlsten [2]" w:date="2022-11-06T12:40:00Z">
        <w:r w:rsidR="002B5FAD">
          <w:t>-</w:t>
        </w:r>
      </w:ins>
      <w:del w:id="1170" w:author="Christopher Karlsten [2]" w:date="2022-11-06T12:40:00Z">
        <w:r w:rsidDel="002B5FAD">
          <w:delText xml:space="preserve"> </w:delText>
        </w:r>
      </w:del>
      <w:r>
        <w:t xml:space="preserve">income ratios for the Highschool and College groups, it does not do </w:t>
      </w:r>
      <w:del w:id="1171" w:author="Christopher Karlsten" w:date="2022-10-30T15:29:00Z">
        <w:r w:rsidDel="000C0507">
          <w:delText xml:space="preserve">that </w:delText>
        </w:r>
      </w:del>
      <w:ins w:id="1172" w:author="Christopher Karlsten" w:date="2022-10-30T15:29:00Z">
        <w:r w:rsidR="000C0507">
          <w:t xml:space="preserve">so </w:t>
        </w:r>
      </w:ins>
      <w:r>
        <w:t xml:space="preserve">for the Dropout group. </w:t>
      </w:r>
      <w:ins w:id="1173" w:author="Christopher Karlsten" w:date="2022-10-30T15:29:00Z">
        <w:r w:rsidR="0002330D">
          <w:t xml:space="preserve">That said, </w:t>
        </w:r>
      </w:ins>
      <w:del w:id="1174" w:author="Christopher Karlsten" w:date="2022-10-30T15:29:00Z">
        <w:r w:rsidDel="0002330D">
          <w:delText>F</w:delText>
        </w:r>
      </w:del>
      <w:ins w:id="1175" w:author="Christopher Karlsten" w:date="2022-10-30T15:29:00Z">
        <w:r w:rsidR="0002330D">
          <w:t>f</w:t>
        </w:r>
      </w:ins>
      <w:r>
        <w:t xml:space="preserve">igure </w:t>
      </w:r>
      <w:r>
        <w:rPr>
          <w:color w:val="4C0000"/>
        </w:rPr>
        <w:t>7</w:t>
      </w:r>
      <w:commentRangeStart w:id="1176"/>
      <w:r>
        <w:rPr>
          <w:color w:val="4C0000"/>
        </w:rPr>
        <w:t xml:space="preserve"> </w:t>
      </w:r>
      <w:commentRangeEnd w:id="1176"/>
      <w:r w:rsidR="0002330D">
        <w:rPr>
          <w:rStyle w:val="CommentReference"/>
        </w:rPr>
        <w:commentReference w:id="1176"/>
      </w:r>
      <w:del w:id="1177" w:author="Christopher Karlsten" w:date="2022-10-30T15:29:00Z">
        <w:r w:rsidDel="0002330D">
          <w:delText xml:space="preserve">on the other hand </w:delText>
        </w:r>
      </w:del>
      <w:r>
        <w:t xml:space="preserve">shows the opposite results for </w:t>
      </w:r>
      <w:r>
        <w:lastRenderedPageBreak/>
        <w:t>matching the liquid wealth distribution within each education group: The model matches the distribution for the Dropout group, but not for the Highschool and College groups.</w:t>
      </w:r>
    </w:p>
    <w:p w14:paraId="6947E3CC" w14:textId="2DEF1A39" w:rsidR="006719BC" w:rsidRDefault="001B5807">
      <w:pPr>
        <w:ind w:right="288" w:firstLine="234"/>
      </w:pPr>
      <w:r>
        <w:t xml:space="preserve">The issue is that with a lower value of risk aversion and a weaker precautionary saving motive, the model requires consumers who are much more patient to obtain the same level and distribution of saving as in the baseline case with </w:t>
      </w: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0</w:t>
      </w:r>
      <w:r>
        <w:t>. In each education group</w:t>
      </w:r>
      <w:ins w:id="1178" w:author="Christopher Karlsten" w:date="2022-10-30T15:38:00Z">
        <w:r w:rsidR="0002330D">
          <w:t>,</w:t>
        </w:r>
      </w:ins>
      <w:r>
        <w:t xml:space="preserve"> the most patient types are then constrained by the </w:t>
      </w:r>
      <w:commentRangeStart w:id="1179"/>
      <w:r>
        <w:t>G</w:t>
      </w:r>
      <w:del w:id="1180" w:author="Christopher Karlsten" w:date="2022-10-30T15:39:00Z">
        <w:r w:rsidDel="0002330D">
          <w:delText xml:space="preserve">rowth </w:delText>
        </w:r>
      </w:del>
      <w:r>
        <w:t>I</w:t>
      </w:r>
      <w:del w:id="1181" w:author="Christopher Karlsten" w:date="2022-10-30T15:39:00Z">
        <w:r w:rsidDel="0002330D">
          <w:delText xml:space="preserve">mpatience </w:delText>
        </w:r>
      </w:del>
      <w:r>
        <w:t>C</w:t>
      </w:r>
      <w:commentRangeEnd w:id="1179"/>
      <w:r w:rsidR="0002330D">
        <w:rPr>
          <w:rStyle w:val="CommentReference"/>
        </w:rPr>
        <w:commentReference w:id="1179"/>
      </w:r>
      <w:del w:id="1182" w:author="Christopher Karlsten" w:date="2022-10-30T15:39:00Z">
        <w:r w:rsidDel="0002330D">
          <w:delText>ondition</w:delText>
        </w:r>
      </w:del>
      <w:r>
        <w:t>. When several types are constrained, then varying the estimated parameter values further may not improve on the fit of the model. Hence, the estimation terminates when hitting only one of the two targets.</w:t>
      </w:r>
    </w:p>
    <w:p w14:paraId="05FAF143" w14:textId="5B585D64" w:rsidR="006719BC" w:rsidRDefault="001B5807">
      <w:pPr>
        <w:spacing w:after="346"/>
        <w:ind w:right="288" w:firstLine="234"/>
      </w:pPr>
      <w:r>
        <w:t>The strength of the precautionary saving motive</w:t>
      </w:r>
      <w:ins w:id="1183" w:author="Christopher Karlsten" w:date="2022-10-30T15:41:00Z">
        <w:r w:rsidR="009B1030">
          <w:t>, however,</w:t>
        </w:r>
      </w:ins>
      <w:r>
        <w:t xml:space="preserve"> is </w:t>
      </w:r>
      <w:del w:id="1184" w:author="Christopher Karlsten" w:date="2022-10-30T15:41:00Z">
        <w:r w:rsidDel="009B1030">
          <w:delText xml:space="preserve">not only </w:delText>
        </w:r>
      </w:del>
      <w:r>
        <w:t xml:space="preserve">determined by </w:t>
      </w:r>
      <w:ins w:id="1185" w:author="Christopher Karlsten [2]" w:date="2022-11-06T12:47:00Z">
        <w:r w:rsidR="00B34D35">
          <w:t xml:space="preserve">more than just </w:t>
        </w:r>
      </w:ins>
      <w:r>
        <w:t>risk aversion</w:t>
      </w:r>
      <w:del w:id="1186" w:author="Christopher Karlsten" w:date="2022-10-30T15:41:00Z">
        <w:r w:rsidDel="009B1030">
          <w:delText>, however</w:delText>
        </w:r>
      </w:del>
      <w:r>
        <w:t xml:space="preserve">. The risks that households face also drive the strength of this motive for saving, and in our model, a key risk is unemployment risk. Therefore, the replacement rates that households face when they are unemployed with or without benefits play an important role. In </w:t>
      </w:r>
      <w:ins w:id="1187" w:author="Christopher Karlsten" w:date="2022-10-30T15:43:00Z">
        <w:r w:rsidR="009B1030">
          <w:t>s</w:t>
        </w:r>
      </w:ins>
      <w:del w:id="1188" w:author="Christopher Karlsten" w:date="2022-10-30T15:43:00Z">
        <w:r w:rsidDel="009B1030">
          <w:delText>S</w:delText>
        </w:r>
      </w:del>
      <w:r>
        <w:t xml:space="preserve">ection </w:t>
      </w:r>
      <w:r>
        <w:rPr>
          <w:color w:val="4C0000"/>
        </w:rPr>
        <w:t>5.3</w:t>
      </w:r>
      <w:ins w:id="1189" w:author="Christopher Karlsten" w:date="2022-10-30T15:43:00Z">
        <w:r w:rsidR="009B1030">
          <w:rPr>
            <w:color w:val="4C0000"/>
          </w:rPr>
          <w:t>,</w:t>
        </w:r>
      </w:ins>
      <w:r>
        <w:rPr>
          <w:color w:val="4C0000"/>
        </w:rPr>
        <w:t xml:space="preserve"> </w:t>
      </w:r>
      <w:r>
        <w:t>we consider an alternative calibration of these values.</w:t>
      </w:r>
    </w:p>
    <w:p w14:paraId="07065D40" w14:textId="77777777" w:rsidR="006719BC" w:rsidRDefault="001B5807">
      <w:pPr>
        <w:pStyle w:val="Heading3"/>
        <w:ind w:left="672" w:hanging="687"/>
      </w:pPr>
      <w:bookmarkStart w:id="1190" w:name="_Toc63051"/>
      <w:r>
        <w:t>Results with different risk aversion</w:t>
      </w:r>
      <w:bookmarkEnd w:id="1190"/>
    </w:p>
    <w:p w14:paraId="1A3425C9" w14:textId="042013CF" w:rsidR="006719BC" w:rsidRDefault="001B5807">
      <w:pPr>
        <w:ind w:left="20" w:right="288"/>
      </w:pPr>
      <w:r>
        <w:t>In this section</w:t>
      </w:r>
      <w:ins w:id="1191" w:author="Christopher Karlsten" w:date="2022-10-30T15:43:00Z">
        <w:r w:rsidR="009B1030">
          <w:t>,</w:t>
        </w:r>
      </w:ins>
      <w:r>
        <w:t xml:space="preserve"> we conduct the welfare analysis for different values of risk aversion. A higher risk aversion implies a greater welfare loss associated with the same drop in</w:t>
      </w:r>
    </w:p>
    <w:p w14:paraId="5D9A5913" w14:textId="77777777" w:rsidR="006719BC" w:rsidRDefault="001B5807">
      <w:pPr>
        <w:spacing w:after="270" w:line="259" w:lineRule="auto"/>
        <w:ind w:left="827" w:right="0"/>
        <w:jc w:val="left"/>
      </w:pPr>
      <w:r>
        <w:rPr>
          <w:noProof/>
        </w:rPr>
        <w:drawing>
          <wp:inline distT="0" distB="0" distL="0" distR="0" wp14:anchorId="4D4C2D39" wp14:editId="7E6FC855">
            <wp:extent cx="4779264" cy="4431793"/>
            <wp:effectExtent l="0" t="0" r="0" b="0"/>
            <wp:docPr id="61860" name="Picture 61860"/>
            <wp:cNvGraphicFramePr/>
            <a:graphic xmlns:a="http://schemas.openxmlformats.org/drawingml/2006/main">
              <a:graphicData uri="http://schemas.openxmlformats.org/drawingml/2006/picture">
                <pic:pic xmlns:pic="http://schemas.openxmlformats.org/drawingml/2006/picture">
                  <pic:nvPicPr>
                    <pic:cNvPr id="61860" name="Picture 61860"/>
                    <pic:cNvPicPr/>
                  </pic:nvPicPr>
                  <pic:blipFill>
                    <a:blip r:embed="rId56"/>
                    <a:stretch>
                      <a:fillRect/>
                    </a:stretch>
                  </pic:blipFill>
                  <pic:spPr>
                    <a:xfrm>
                      <a:off x="0" y="0"/>
                      <a:ext cx="4779264" cy="4431793"/>
                    </a:xfrm>
                    <a:prstGeom prst="rect">
                      <a:avLst/>
                    </a:prstGeom>
                  </pic:spPr>
                </pic:pic>
              </a:graphicData>
            </a:graphic>
          </wp:inline>
        </w:drawing>
      </w:r>
      <w:r>
        <w:rPr>
          <w:sz w:val="19"/>
        </w:rPr>
        <w:t>Percentile</w:t>
      </w:r>
    </w:p>
    <w:p w14:paraId="05580B91" w14:textId="2BC75B90" w:rsidR="006719BC" w:rsidRDefault="001B5807">
      <w:pPr>
        <w:spacing w:after="745"/>
        <w:ind w:left="20" w:right="288"/>
      </w:pPr>
      <w:r>
        <w:rPr>
          <w:sz w:val="22"/>
        </w:rPr>
        <w:lastRenderedPageBreak/>
        <w:t xml:space="preserve">Figure 7 </w:t>
      </w:r>
      <w:r>
        <w:t>Distributions of liquid wealth within each educational group and for the whole population from the 2004 Survey of Consumer Finance</w:t>
      </w:r>
      <w:ins w:id="1192" w:author="Christopher Karlsten [2]" w:date="2022-11-05T11:34:00Z">
        <w:r w:rsidR="00716A7A">
          <w:t>s</w:t>
        </w:r>
      </w:ins>
      <w:r>
        <w:t xml:space="preserve"> and from the estimated model for different values of risk aversion, </w:t>
      </w:r>
      <w:r>
        <w:rPr>
          <w:rFonts w:ascii="Cambria" w:eastAsia="Cambria" w:hAnsi="Cambria" w:cs="Cambria"/>
          <w:i/>
        </w:rPr>
        <w:t>γ</w:t>
      </w:r>
      <w:del w:id="1193" w:author="Christopher Karlsten [2]" w:date="2022-11-07T18:19:00Z">
        <w:r w:rsidDel="00D57ED1">
          <w:delText>.</w:delText>
        </w:r>
      </w:del>
    </w:p>
    <w:p w14:paraId="1DC06F1A" w14:textId="5CEDDA0D" w:rsidR="006719BC" w:rsidRDefault="001B5807">
      <w:pPr>
        <w:ind w:left="20" w:right="288"/>
      </w:pPr>
      <w:r>
        <w:t>consumption and</w:t>
      </w:r>
      <w:ins w:id="1194" w:author="Christopher Karlsten [2]" w:date="2022-11-06T12:52:00Z">
        <w:r w:rsidR="006B047D">
          <w:t>,</w:t>
        </w:r>
      </w:ins>
      <w:r>
        <w:t xml:space="preserve"> thus</w:t>
      </w:r>
      <w:ins w:id="1195" w:author="Christopher Karlsten [2]" w:date="2022-11-06T12:52:00Z">
        <w:r w:rsidR="006B047D">
          <w:t>,</w:t>
        </w:r>
      </w:ins>
      <w:r>
        <w:t xml:space="preserve"> a greater welfare gain for policies that reduce the consumption drop. However, changing the risk</w:t>
      </w:r>
      <w:ins w:id="1196" w:author="Christopher Karlsten" w:date="2022-10-30T15:51:00Z">
        <w:r w:rsidR="00FD31FF">
          <w:t>-</w:t>
        </w:r>
      </w:ins>
      <w:del w:id="1197" w:author="Christopher Karlsten" w:date="2022-10-30T15:51:00Z">
        <w:r w:rsidDel="00FD31FF">
          <w:delText xml:space="preserve"> </w:delText>
        </w:r>
      </w:del>
      <w:r>
        <w:t xml:space="preserve">aversion parameter has </w:t>
      </w:r>
      <w:proofErr w:type="gramStart"/>
      <w:r>
        <w:t>a number of</w:t>
      </w:r>
      <w:proofErr w:type="gramEnd"/>
      <w:r>
        <w:t xml:space="preserve"> other ramifications for our welfare measure that are difficult to assess without simulation. A higher risk aversion (ceteris paribus) induces agents to hold a higher buffer stock of savings, making them less sensitive to adverse economic shocks in terms of their consumption response. As argued </w:t>
      </w:r>
      <w:del w:id="1198" w:author="Christopher Karlsten" w:date="2022-10-30T15:45:00Z">
        <w:r w:rsidDel="009B1030">
          <w:delText xml:space="preserve">above </w:delText>
        </w:r>
      </w:del>
      <w:ins w:id="1199" w:author="Christopher Karlsten" w:date="2022-10-30T15:45:00Z">
        <w:r w:rsidR="009B1030">
          <w:t>earlier</w:t>
        </w:r>
      </w:ins>
      <w:ins w:id="1200" w:author="Christopher Karlsten" w:date="2022-10-30T15:46:00Z">
        <w:r w:rsidR="009B1030">
          <w:t>,</w:t>
        </w:r>
      </w:ins>
      <w:ins w:id="1201" w:author="Christopher Karlsten" w:date="2022-10-30T15:45:00Z">
        <w:r w:rsidR="009B1030">
          <w:t xml:space="preserve"> </w:t>
        </w:r>
      </w:ins>
      <w:r>
        <w:t>and since we target the empirical wealth</w:t>
      </w:r>
      <w:ins w:id="1202" w:author="Christopher Karlsten" w:date="2022-10-30T15:45:00Z">
        <w:r w:rsidR="009B1030">
          <w:t>-</w:t>
        </w:r>
      </w:ins>
      <w:del w:id="1203" w:author="Christopher Karlsten" w:date="2022-10-30T15:45:00Z">
        <w:r w:rsidDel="009B1030">
          <w:delText xml:space="preserve"> </w:delText>
        </w:r>
      </w:del>
      <w:r>
        <w:t>to</w:t>
      </w:r>
      <w:ins w:id="1204" w:author="Christopher Karlsten" w:date="2022-10-30T15:45:00Z">
        <w:r w:rsidR="009B1030">
          <w:t>-</w:t>
        </w:r>
      </w:ins>
      <w:del w:id="1205" w:author="Christopher Karlsten" w:date="2022-10-30T15:45:00Z">
        <w:r w:rsidDel="009B1030">
          <w:delText xml:space="preserve"> </w:delText>
        </w:r>
      </w:del>
      <w:r>
        <w:t>income ratios</w:t>
      </w:r>
      <w:ins w:id="1206" w:author="Christopher Karlsten" w:date="2022-10-30T15:45:00Z">
        <w:r w:rsidR="009B1030">
          <w:t>,</w:t>
        </w:r>
      </w:ins>
      <w:r>
        <w:t xml:space="preserve"> we increase impatience to counteract this</w:t>
      </w:r>
      <w:del w:id="1207" w:author="Christopher Karlsten" w:date="2022-10-30T15:46:00Z">
        <w:r w:rsidDel="009B1030">
          <w:delText>e</w:delText>
        </w:r>
      </w:del>
      <w:r>
        <w:t xml:space="preserve"> larger incentive to save. These changes then affect the consumption response of agents to the recession and to the policies implemented.</w:t>
      </w:r>
    </w:p>
    <w:p w14:paraId="7A72FF79" w14:textId="5E29B329" w:rsidR="006719BC" w:rsidRDefault="001B5807">
      <w:pPr>
        <w:ind w:right="288" w:firstLine="234"/>
      </w:pPr>
      <w:r>
        <w:t xml:space="preserve">Table </w:t>
      </w:r>
      <w:r>
        <w:rPr>
          <w:color w:val="4C0000"/>
        </w:rPr>
        <w:t xml:space="preserve">9 </w:t>
      </w:r>
      <w:r>
        <w:t>shows the welfare results for different risk</w:t>
      </w:r>
      <w:ins w:id="1208" w:author="Christopher Karlsten" w:date="2022-10-30T15:48:00Z">
        <w:r w:rsidR="009B1030">
          <w:t>-</w:t>
        </w:r>
      </w:ins>
      <w:del w:id="1209" w:author="Christopher Karlsten" w:date="2022-10-30T15:48:00Z">
        <w:r w:rsidDel="009B1030">
          <w:delText xml:space="preserve"> </w:delText>
        </w:r>
      </w:del>
      <w:r>
        <w:t xml:space="preserve">aversion parameters. The values for </w:t>
      </w:r>
      <w:r>
        <w:rPr>
          <w:rFonts w:ascii="Cambria" w:eastAsia="Cambria" w:hAnsi="Cambria" w:cs="Cambria"/>
          <w:i/>
        </w:rPr>
        <w:t xml:space="preserve">γ </w:t>
      </w:r>
      <w:r>
        <w:rPr>
          <w:rFonts w:ascii="Cambria" w:eastAsia="Cambria" w:hAnsi="Cambria" w:cs="Cambria"/>
        </w:rPr>
        <w:t xml:space="preserve">= 1 </w:t>
      </w:r>
      <w:r>
        <w:t>are difficult to interpret</w:t>
      </w:r>
      <w:ins w:id="1210" w:author="Christopher Karlsten" w:date="2022-10-30T15:53:00Z">
        <w:r w:rsidR="00FD31FF">
          <w:t>,</w:t>
        </w:r>
      </w:ins>
      <w:r>
        <w:t xml:space="preserve"> given our difficulties in </w:t>
      </w:r>
      <w:ins w:id="1211" w:author="Christopher Karlsten [2]" w:date="2022-11-06T12:58:00Z">
        <w:r w:rsidR="006B047D">
          <w:t xml:space="preserve">exactly </w:t>
        </w:r>
      </w:ins>
      <w:r>
        <w:t>matching the wealth distribution</w:t>
      </w:r>
      <w:del w:id="1212" w:author="Christopher Karlsten [2]" w:date="2022-11-06T12:58:00Z">
        <w:r w:rsidDel="006B047D">
          <w:delText xml:space="preserve"> exactly</w:delText>
        </w:r>
      </w:del>
      <w:r>
        <w:t>, as described in the previous section. Nevertheless, it is quite clear that despite the resulting imprecision</w:t>
      </w:r>
      <w:ins w:id="1213" w:author="Christopher Karlsten" w:date="2022-10-30T15:54:00Z">
        <w:r w:rsidR="00FD31FF">
          <w:t>,</w:t>
        </w:r>
      </w:ins>
      <w:r>
        <w:t xml:space="preserve"> our ranking of the three policies is upheld also for </w:t>
      </w:r>
      <w:r>
        <w:rPr>
          <w:rFonts w:ascii="Cambria" w:eastAsia="Cambria" w:hAnsi="Cambria" w:cs="Cambria"/>
          <w:i/>
        </w:rPr>
        <w:t xml:space="preserve">γ </w:t>
      </w:r>
      <w:r>
        <w:rPr>
          <w:rFonts w:ascii="Cambria" w:eastAsia="Cambria" w:hAnsi="Cambria" w:cs="Cambria"/>
        </w:rPr>
        <w:t>= 1</w:t>
      </w:r>
      <w:r>
        <w:t>.</w:t>
      </w:r>
    </w:p>
    <w:p w14:paraId="28BFCCA7" w14:textId="08F31D7A" w:rsidR="006719BC" w:rsidRDefault="001B5807">
      <w:pPr>
        <w:spacing w:after="13" w:line="248" w:lineRule="auto"/>
        <w:ind w:right="288"/>
        <w:jc w:val="right"/>
      </w:pPr>
      <w:r>
        <w:t xml:space="preserve">For </w:t>
      </w:r>
      <w:r>
        <w:rPr>
          <w:rFonts w:ascii="Cambria" w:eastAsia="Cambria" w:hAnsi="Cambria" w:cs="Cambria"/>
          <w:i/>
        </w:rPr>
        <w:t xml:space="preserve">γ </w:t>
      </w:r>
      <w:r>
        <w:rPr>
          <w:rFonts w:ascii="Cambria" w:eastAsia="Cambria" w:hAnsi="Cambria" w:cs="Cambria"/>
        </w:rPr>
        <w:t xml:space="preserve">= 3 </w:t>
      </w:r>
      <w:r>
        <w:t xml:space="preserve">and </w:t>
      </w:r>
      <w:ins w:id="1214" w:author="Christopher Karlsten [2]" w:date="2022-11-07T17:18:00Z">
        <w:r w:rsidR="00D02285">
          <w:t>aggregate demand</w:t>
        </w:r>
      </w:ins>
      <w:del w:id="1215" w:author="Christopher Karlsten [2]" w:date="2022-11-07T17:18:00Z">
        <w:r w:rsidDel="00D02285">
          <w:delText>AD</w:delText>
        </w:r>
      </w:del>
      <w:r>
        <w:t xml:space="preserve"> effects switched on, we obtain slightly higher welfare </w:t>
      </w:r>
      <w:ins w:id="1216" w:author="Christopher Karlsten" w:date="2022-10-30T15:54:00Z">
        <w:r w:rsidR="00FD31FF">
          <w:t>effe</w:t>
        </w:r>
      </w:ins>
      <w:del w:id="1217" w:author="Christopher Karlsten" w:date="2022-10-30T15:54:00Z">
        <w:r w:rsidDel="00FD31FF">
          <w:delText>impa</w:delText>
        </w:r>
      </w:del>
      <w:r>
        <w:t>cts than Stimulus check</w:t>
      </w:r>
      <w:r>
        <w:tab/>
        <w:t>UI extension</w:t>
      </w:r>
      <w:r>
        <w:tab/>
        <w:t>Tax cut</w:t>
      </w:r>
    </w:p>
    <w:p w14:paraId="611AFAB5" w14:textId="77777777" w:rsidR="006719BC" w:rsidRDefault="001B5807">
      <w:pPr>
        <w:spacing w:after="47" w:line="259" w:lineRule="auto"/>
        <w:ind w:left="695" w:right="0" w:firstLine="0"/>
        <w:jc w:val="left"/>
      </w:pPr>
      <w:r>
        <w:rPr>
          <w:noProof/>
          <w:sz w:val="22"/>
        </w:rPr>
        <mc:AlternateContent>
          <mc:Choice Requires="wpg">
            <w:drawing>
              <wp:inline distT="0" distB="0" distL="0" distR="0" wp14:anchorId="216562E9" wp14:editId="49904C33">
                <wp:extent cx="4861395" cy="4458"/>
                <wp:effectExtent l="0" t="0" r="0" b="0"/>
                <wp:docPr id="60005" name="Group 60005"/>
                <wp:cNvGraphicFramePr/>
                <a:graphic xmlns:a="http://schemas.openxmlformats.org/drawingml/2006/main">
                  <a:graphicData uri="http://schemas.microsoft.com/office/word/2010/wordprocessingGroup">
                    <wpg:wgp>
                      <wpg:cNvGrpSpPr/>
                      <wpg:grpSpPr>
                        <a:xfrm>
                          <a:off x="0" y="0"/>
                          <a:ext cx="4861395" cy="4458"/>
                          <a:chOff x="0" y="0"/>
                          <a:chExt cx="4861395" cy="4458"/>
                        </a:xfrm>
                      </wpg:grpSpPr>
                      <wps:wsp>
                        <wps:cNvPr id="4398" name="Shape 4398"/>
                        <wps:cNvSpPr/>
                        <wps:spPr>
                          <a:xfrm>
                            <a:off x="0" y="0"/>
                            <a:ext cx="4861395" cy="0"/>
                          </a:xfrm>
                          <a:custGeom>
                            <a:avLst/>
                            <a:gdLst/>
                            <a:ahLst/>
                            <a:cxnLst/>
                            <a:rect l="0" t="0" r="0" b="0"/>
                            <a:pathLst>
                              <a:path w="4861395">
                                <a:moveTo>
                                  <a:pt x="0" y="0"/>
                                </a:moveTo>
                                <a:lnTo>
                                  <a:pt x="486139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005" style="width:382.787pt;height:0.351pt;mso-position-horizontal-relative:char;mso-position-vertical-relative:line" coordsize="48613,44">
                <v:shape id="Shape 4398" style="position:absolute;width:48613;height:0;left:0;top:0;" coordsize="4861395,0" path="m0,0l4861395,0">
                  <v:stroke weight="0.351pt" endcap="flat" joinstyle="miter" miterlimit="10" on="true" color="#000000"/>
                  <v:fill on="false" color="#000000" opacity="0"/>
                </v:shape>
              </v:group>
            </w:pict>
          </mc:Fallback>
        </mc:AlternateContent>
      </w:r>
    </w:p>
    <w:tbl>
      <w:tblPr>
        <w:tblStyle w:val="TableGrid"/>
        <w:tblW w:w="7773" w:type="dxa"/>
        <w:tblInd w:w="578" w:type="dxa"/>
        <w:tblLook w:val="04A0" w:firstRow="1" w:lastRow="0" w:firstColumn="1" w:lastColumn="0" w:noHBand="0" w:noVBand="1"/>
      </w:tblPr>
      <w:tblGrid>
        <w:gridCol w:w="947"/>
        <w:gridCol w:w="1280"/>
        <w:gridCol w:w="4088"/>
        <w:gridCol w:w="838"/>
        <w:gridCol w:w="620"/>
      </w:tblGrid>
      <w:tr w:rsidR="006719BC" w14:paraId="00103A37" w14:textId="77777777">
        <w:trPr>
          <w:trHeight w:val="584"/>
        </w:trPr>
        <w:tc>
          <w:tcPr>
            <w:tcW w:w="1628" w:type="dxa"/>
            <w:tcBorders>
              <w:top w:val="nil"/>
              <w:left w:val="nil"/>
              <w:bottom w:val="nil"/>
              <w:right w:val="nil"/>
            </w:tcBorders>
            <w:vAlign w:val="bottom"/>
          </w:tcPr>
          <w:p w14:paraId="6310DC00" w14:textId="77777777" w:rsidR="006719BC" w:rsidRDefault="001B5807">
            <w:pPr>
              <w:spacing w:after="0" w:line="259" w:lineRule="auto"/>
              <w:ind w:left="0" w:right="0" w:firstLine="0"/>
              <w:jc w:val="left"/>
            </w:pPr>
            <w:r>
              <w:t>no AD effects</w:t>
            </w:r>
          </w:p>
        </w:tc>
        <w:tc>
          <w:tcPr>
            <w:tcW w:w="2055" w:type="dxa"/>
            <w:tcBorders>
              <w:top w:val="nil"/>
              <w:left w:val="nil"/>
              <w:bottom w:val="nil"/>
              <w:right w:val="nil"/>
            </w:tcBorders>
          </w:tcPr>
          <w:p w14:paraId="18D4DB92" w14:textId="77777777" w:rsidR="006719BC" w:rsidRDefault="001B5807">
            <w:pPr>
              <w:spacing w:after="20" w:line="259" w:lineRule="auto"/>
              <w:ind w:left="0" w:right="0" w:firstLine="0"/>
              <w:jc w:val="left"/>
            </w:pPr>
            <w:r>
              <w:rPr>
                <w:rFonts w:ascii="Cambria" w:eastAsia="Cambria" w:hAnsi="Cambria" w:cs="Cambria"/>
                <w:i/>
              </w:rPr>
              <w:t xml:space="preserve">γ </w:t>
            </w:r>
            <w:r>
              <w:rPr>
                <w:rFonts w:ascii="Cambria" w:eastAsia="Cambria" w:hAnsi="Cambria" w:cs="Cambria"/>
              </w:rPr>
              <w:t>= 1</w:t>
            </w:r>
            <w:r>
              <w:rPr>
                <w:rFonts w:ascii="Cambria" w:eastAsia="Cambria" w:hAnsi="Cambria" w:cs="Cambria"/>
                <w:i/>
              </w:rPr>
              <w:t>.</w:t>
            </w:r>
            <w:r>
              <w:rPr>
                <w:rFonts w:ascii="Cambria" w:eastAsia="Cambria" w:hAnsi="Cambria" w:cs="Cambria"/>
              </w:rPr>
              <w:t>0</w:t>
            </w:r>
          </w:p>
          <w:p w14:paraId="38F83546" w14:textId="77777777" w:rsidR="006719BC" w:rsidRDefault="001B5807">
            <w:pPr>
              <w:spacing w:after="0" w:line="259" w:lineRule="auto"/>
              <w:ind w:left="0" w:right="0" w:firstLine="0"/>
              <w:jc w:val="left"/>
            </w:pP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 xml:space="preserve">0 </w:t>
            </w:r>
            <w:r>
              <w:t>(baseline)</w:t>
            </w:r>
          </w:p>
        </w:tc>
        <w:tc>
          <w:tcPr>
            <w:tcW w:w="1762" w:type="dxa"/>
            <w:tcBorders>
              <w:top w:val="nil"/>
              <w:left w:val="nil"/>
              <w:bottom w:val="nil"/>
              <w:right w:val="nil"/>
            </w:tcBorders>
          </w:tcPr>
          <w:p w14:paraId="252091FA" w14:textId="77777777" w:rsidR="006719BC" w:rsidRDefault="001B5807">
            <w:pPr>
              <w:spacing w:after="0" w:line="259" w:lineRule="auto"/>
              <w:ind w:left="0" w:right="0" w:firstLine="0"/>
              <w:jc w:val="left"/>
            </w:pPr>
            <w:r>
              <w:t>0.011</w:t>
            </w:r>
          </w:p>
          <w:p w14:paraId="6D8CEB99" w14:textId="77777777" w:rsidR="006719BC" w:rsidRDefault="001B5807">
            <w:pPr>
              <w:spacing w:after="0" w:line="259" w:lineRule="auto"/>
              <w:ind w:left="0" w:right="0" w:firstLine="0"/>
              <w:jc w:val="left"/>
            </w:pPr>
            <w:r>
              <w:t>0.011</w:t>
            </w:r>
          </w:p>
        </w:tc>
        <w:tc>
          <w:tcPr>
            <w:tcW w:w="1534" w:type="dxa"/>
            <w:tcBorders>
              <w:top w:val="nil"/>
              <w:left w:val="nil"/>
              <w:bottom w:val="nil"/>
              <w:right w:val="nil"/>
            </w:tcBorders>
          </w:tcPr>
          <w:p w14:paraId="52374D3C" w14:textId="77777777" w:rsidR="006719BC" w:rsidRDefault="001B5807">
            <w:pPr>
              <w:spacing w:after="0" w:line="259" w:lineRule="auto"/>
              <w:ind w:left="0" w:right="0" w:firstLine="0"/>
              <w:jc w:val="left"/>
            </w:pPr>
            <w:r>
              <w:t>0.694</w:t>
            </w:r>
          </w:p>
          <w:p w14:paraId="2E9ACBFE" w14:textId="77777777" w:rsidR="006719BC" w:rsidRDefault="001B5807">
            <w:pPr>
              <w:spacing w:after="0" w:line="259" w:lineRule="auto"/>
              <w:ind w:left="0" w:right="0" w:firstLine="0"/>
              <w:jc w:val="left"/>
            </w:pPr>
            <w:r>
              <w:t>0.580</w:t>
            </w:r>
          </w:p>
        </w:tc>
        <w:tc>
          <w:tcPr>
            <w:tcW w:w="793" w:type="dxa"/>
            <w:tcBorders>
              <w:top w:val="nil"/>
              <w:left w:val="nil"/>
              <w:bottom w:val="nil"/>
              <w:right w:val="nil"/>
            </w:tcBorders>
          </w:tcPr>
          <w:p w14:paraId="039096E9" w14:textId="77777777" w:rsidR="006719BC" w:rsidRDefault="001B5807">
            <w:pPr>
              <w:spacing w:after="0" w:line="259" w:lineRule="auto"/>
              <w:ind w:left="0" w:right="0" w:firstLine="0"/>
              <w:jc w:val="left"/>
            </w:pPr>
            <w:r>
              <w:t>0.001</w:t>
            </w:r>
          </w:p>
          <w:p w14:paraId="5CFA0EA2" w14:textId="77777777" w:rsidR="006719BC" w:rsidRDefault="001B5807">
            <w:pPr>
              <w:spacing w:after="0" w:line="259" w:lineRule="auto"/>
              <w:ind w:left="0" w:right="0" w:firstLine="0"/>
              <w:jc w:val="left"/>
            </w:pPr>
            <w:r>
              <w:t>0.002</w:t>
            </w:r>
          </w:p>
        </w:tc>
      </w:tr>
      <w:tr w:rsidR="006719BC" w14:paraId="1AFAB127" w14:textId="77777777">
        <w:trPr>
          <w:trHeight w:val="374"/>
        </w:trPr>
        <w:tc>
          <w:tcPr>
            <w:tcW w:w="1628" w:type="dxa"/>
            <w:tcBorders>
              <w:top w:val="nil"/>
              <w:left w:val="nil"/>
              <w:bottom w:val="nil"/>
              <w:right w:val="nil"/>
            </w:tcBorders>
          </w:tcPr>
          <w:p w14:paraId="09960FE6" w14:textId="77777777" w:rsidR="006719BC" w:rsidRDefault="006719BC">
            <w:pPr>
              <w:spacing w:after="160" w:line="259" w:lineRule="auto"/>
              <w:ind w:left="0" w:right="0" w:firstLine="0"/>
              <w:jc w:val="left"/>
            </w:pPr>
          </w:p>
        </w:tc>
        <w:tc>
          <w:tcPr>
            <w:tcW w:w="2055" w:type="dxa"/>
            <w:tcBorders>
              <w:top w:val="nil"/>
              <w:left w:val="nil"/>
              <w:bottom w:val="nil"/>
              <w:right w:val="nil"/>
            </w:tcBorders>
          </w:tcPr>
          <w:p w14:paraId="5CEC9BB5" w14:textId="77777777" w:rsidR="006719BC" w:rsidRDefault="001B5807">
            <w:pPr>
              <w:spacing w:after="0" w:line="259" w:lineRule="auto"/>
              <w:ind w:left="0" w:right="0" w:firstLine="0"/>
              <w:jc w:val="left"/>
            </w:pP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0</w:t>
            </w:r>
          </w:p>
        </w:tc>
        <w:tc>
          <w:tcPr>
            <w:tcW w:w="1762" w:type="dxa"/>
            <w:tcBorders>
              <w:top w:val="nil"/>
              <w:left w:val="nil"/>
              <w:bottom w:val="nil"/>
              <w:right w:val="nil"/>
            </w:tcBorders>
          </w:tcPr>
          <w:p w14:paraId="7C1E5C3D" w14:textId="77777777" w:rsidR="006719BC" w:rsidRDefault="001B5807">
            <w:pPr>
              <w:spacing w:after="0" w:line="259" w:lineRule="auto"/>
              <w:ind w:left="0" w:right="0" w:firstLine="0"/>
              <w:jc w:val="left"/>
            </w:pPr>
            <w:r>
              <w:t>0.011</w:t>
            </w:r>
          </w:p>
          <w:p w14:paraId="33C596F5" w14:textId="77777777" w:rsidR="006719BC" w:rsidRDefault="001B5807">
            <w:pPr>
              <w:spacing w:after="0" w:line="259" w:lineRule="auto"/>
              <w:ind w:left="-3567" w:right="-2327" w:firstLine="0"/>
              <w:jc w:val="left"/>
            </w:pPr>
            <w:r>
              <w:rPr>
                <w:noProof/>
                <w:sz w:val="22"/>
              </w:rPr>
              <mc:AlternateContent>
                <mc:Choice Requires="wpg">
                  <w:drawing>
                    <wp:inline distT="0" distB="0" distL="0" distR="0" wp14:anchorId="3FC82C46" wp14:editId="7D575AE8">
                      <wp:extent cx="4861395" cy="4458"/>
                      <wp:effectExtent l="0" t="0" r="0" b="0"/>
                      <wp:docPr id="61043" name="Group 61043"/>
                      <wp:cNvGraphicFramePr/>
                      <a:graphic xmlns:a="http://schemas.openxmlformats.org/drawingml/2006/main">
                        <a:graphicData uri="http://schemas.microsoft.com/office/word/2010/wordprocessingGroup">
                          <wpg:wgp>
                            <wpg:cNvGrpSpPr/>
                            <wpg:grpSpPr>
                              <a:xfrm>
                                <a:off x="0" y="0"/>
                                <a:ext cx="4861395" cy="4458"/>
                                <a:chOff x="0" y="0"/>
                                <a:chExt cx="4861395" cy="4458"/>
                              </a:xfrm>
                            </wpg:grpSpPr>
                            <wps:wsp>
                              <wps:cNvPr id="4415" name="Shape 4415"/>
                              <wps:cNvSpPr/>
                              <wps:spPr>
                                <a:xfrm>
                                  <a:off x="0" y="0"/>
                                  <a:ext cx="4861395" cy="0"/>
                                </a:xfrm>
                                <a:custGeom>
                                  <a:avLst/>
                                  <a:gdLst/>
                                  <a:ahLst/>
                                  <a:cxnLst/>
                                  <a:rect l="0" t="0" r="0" b="0"/>
                                  <a:pathLst>
                                    <a:path w="4861395">
                                      <a:moveTo>
                                        <a:pt x="0" y="0"/>
                                      </a:moveTo>
                                      <a:lnTo>
                                        <a:pt x="486139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043" style="width:382.787pt;height:0.351pt;mso-position-horizontal-relative:char;mso-position-vertical-relative:line" coordsize="48613,44">
                      <v:shape id="Shape 4415" style="position:absolute;width:48613;height:0;left:0;top:0;" coordsize="4861395,0" path="m0,0l4861395,0">
                        <v:stroke weight="0.351pt" endcap="flat" joinstyle="miter" miterlimit="10" on="true" color="#000000"/>
                        <v:fill on="false" color="#000000" opacity="0"/>
                      </v:shape>
                    </v:group>
                  </w:pict>
                </mc:Fallback>
              </mc:AlternateContent>
            </w:r>
          </w:p>
        </w:tc>
        <w:tc>
          <w:tcPr>
            <w:tcW w:w="1534" w:type="dxa"/>
            <w:tcBorders>
              <w:top w:val="nil"/>
              <w:left w:val="nil"/>
              <w:bottom w:val="nil"/>
              <w:right w:val="nil"/>
            </w:tcBorders>
          </w:tcPr>
          <w:p w14:paraId="3E3D0627" w14:textId="77777777" w:rsidR="006719BC" w:rsidRDefault="001B5807">
            <w:pPr>
              <w:spacing w:after="0" w:line="259" w:lineRule="auto"/>
              <w:ind w:left="0" w:right="0" w:firstLine="0"/>
              <w:jc w:val="left"/>
            </w:pPr>
            <w:r>
              <w:t>0.577</w:t>
            </w:r>
          </w:p>
        </w:tc>
        <w:tc>
          <w:tcPr>
            <w:tcW w:w="793" w:type="dxa"/>
            <w:tcBorders>
              <w:top w:val="nil"/>
              <w:left w:val="nil"/>
              <w:bottom w:val="nil"/>
              <w:right w:val="nil"/>
            </w:tcBorders>
          </w:tcPr>
          <w:p w14:paraId="4621D524" w14:textId="77777777" w:rsidR="006719BC" w:rsidRDefault="001B5807">
            <w:pPr>
              <w:spacing w:after="0" w:line="259" w:lineRule="auto"/>
              <w:ind w:left="0" w:right="0" w:firstLine="0"/>
              <w:jc w:val="left"/>
            </w:pPr>
            <w:r>
              <w:t>0.002</w:t>
            </w:r>
          </w:p>
        </w:tc>
      </w:tr>
      <w:tr w:rsidR="006719BC" w14:paraId="4AEC04E9" w14:textId="77777777">
        <w:trPr>
          <w:trHeight w:val="608"/>
        </w:trPr>
        <w:tc>
          <w:tcPr>
            <w:tcW w:w="1628" w:type="dxa"/>
            <w:tcBorders>
              <w:top w:val="nil"/>
              <w:left w:val="nil"/>
              <w:bottom w:val="nil"/>
              <w:right w:val="nil"/>
            </w:tcBorders>
            <w:vAlign w:val="bottom"/>
          </w:tcPr>
          <w:p w14:paraId="1E6AEE4D" w14:textId="77777777" w:rsidR="006719BC" w:rsidRDefault="001B5807">
            <w:pPr>
              <w:spacing w:after="0" w:line="259" w:lineRule="auto"/>
              <w:ind w:left="0" w:right="0" w:firstLine="0"/>
              <w:jc w:val="left"/>
            </w:pPr>
            <w:r>
              <w:t>AD effects</w:t>
            </w:r>
          </w:p>
        </w:tc>
        <w:tc>
          <w:tcPr>
            <w:tcW w:w="2055" w:type="dxa"/>
            <w:tcBorders>
              <w:top w:val="nil"/>
              <w:left w:val="nil"/>
              <w:bottom w:val="nil"/>
              <w:right w:val="nil"/>
            </w:tcBorders>
          </w:tcPr>
          <w:p w14:paraId="0744BE3E" w14:textId="77777777" w:rsidR="006719BC" w:rsidRDefault="001B5807">
            <w:pPr>
              <w:spacing w:after="20" w:line="259" w:lineRule="auto"/>
              <w:ind w:left="0" w:right="0" w:firstLine="0"/>
              <w:jc w:val="left"/>
            </w:pPr>
            <w:r>
              <w:rPr>
                <w:rFonts w:ascii="Cambria" w:eastAsia="Cambria" w:hAnsi="Cambria" w:cs="Cambria"/>
                <w:i/>
              </w:rPr>
              <w:t xml:space="preserve">γ </w:t>
            </w:r>
            <w:r>
              <w:rPr>
                <w:rFonts w:ascii="Cambria" w:eastAsia="Cambria" w:hAnsi="Cambria" w:cs="Cambria"/>
              </w:rPr>
              <w:t>= 1</w:t>
            </w:r>
            <w:r>
              <w:rPr>
                <w:rFonts w:ascii="Cambria" w:eastAsia="Cambria" w:hAnsi="Cambria" w:cs="Cambria"/>
                <w:i/>
              </w:rPr>
              <w:t>.</w:t>
            </w:r>
            <w:r>
              <w:rPr>
                <w:rFonts w:ascii="Cambria" w:eastAsia="Cambria" w:hAnsi="Cambria" w:cs="Cambria"/>
              </w:rPr>
              <w:t>0</w:t>
            </w:r>
          </w:p>
          <w:p w14:paraId="734301D3" w14:textId="77777777" w:rsidR="006719BC" w:rsidRDefault="001B5807">
            <w:pPr>
              <w:spacing w:after="0" w:line="259" w:lineRule="auto"/>
              <w:ind w:left="0" w:right="0" w:firstLine="0"/>
              <w:jc w:val="left"/>
            </w:pP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 xml:space="preserve">0 </w:t>
            </w:r>
            <w:r>
              <w:t>(baseline)</w:t>
            </w:r>
          </w:p>
        </w:tc>
        <w:tc>
          <w:tcPr>
            <w:tcW w:w="1762" w:type="dxa"/>
            <w:tcBorders>
              <w:top w:val="nil"/>
              <w:left w:val="nil"/>
              <w:bottom w:val="nil"/>
              <w:right w:val="nil"/>
            </w:tcBorders>
          </w:tcPr>
          <w:p w14:paraId="6CA9E96B" w14:textId="77777777" w:rsidR="006719BC" w:rsidRDefault="001B5807">
            <w:pPr>
              <w:spacing w:after="0" w:line="259" w:lineRule="auto"/>
              <w:ind w:left="0" w:right="0" w:firstLine="0"/>
              <w:jc w:val="left"/>
            </w:pPr>
            <w:r>
              <w:t>0.182</w:t>
            </w:r>
          </w:p>
          <w:p w14:paraId="4D6CB21E" w14:textId="77777777" w:rsidR="006719BC" w:rsidRDefault="001B5807">
            <w:pPr>
              <w:spacing w:after="0" w:line="259" w:lineRule="auto"/>
              <w:ind w:left="0" w:right="0" w:firstLine="0"/>
              <w:jc w:val="left"/>
            </w:pPr>
            <w:r>
              <w:t>0.171</w:t>
            </w:r>
          </w:p>
        </w:tc>
        <w:tc>
          <w:tcPr>
            <w:tcW w:w="1534" w:type="dxa"/>
            <w:tcBorders>
              <w:top w:val="nil"/>
              <w:left w:val="nil"/>
              <w:bottom w:val="nil"/>
              <w:right w:val="nil"/>
            </w:tcBorders>
          </w:tcPr>
          <w:p w14:paraId="5DFA19AA" w14:textId="77777777" w:rsidR="006719BC" w:rsidRDefault="001B5807">
            <w:pPr>
              <w:spacing w:after="0" w:line="259" w:lineRule="auto"/>
              <w:ind w:left="0" w:right="0" w:firstLine="0"/>
              <w:jc w:val="left"/>
            </w:pPr>
            <w:r>
              <w:t>1.378</w:t>
            </w:r>
          </w:p>
          <w:p w14:paraId="5EB776C2" w14:textId="77777777" w:rsidR="006719BC" w:rsidRDefault="001B5807">
            <w:pPr>
              <w:spacing w:after="0" w:line="259" w:lineRule="auto"/>
              <w:ind w:left="0" w:right="0" w:firstLine="0"/>
              <w:jc w:val="left"/>
            </w:pPr>
            <w:r>
              <w:t>1.266</w:t>
            </w:r>
          </w:p>
        </w:tc>
        <w:tc>
          <w:tcPr>
            <w:tcW w:w="793" w:type="dxa"/>
            <w:tcBorders>
              <w:top w:val="nil"/>
              <w:left w:val="nil"/>
              <w:bottom w:val="nil"/>
              <w:right w:val="nil"/>
            </w:tcBorders>
          </w:tcPr>
          <w:p w14:paraId="3F53CED0" w14:textId="77777777" w:rsidR="006719BC" w:rsidRDefault="001B5807">
            <w:pPr>
              <w:spacing w:after="0" w:line="259" w:lineRule="auto"/>
              <w:ind w:left="0" w:right="0" w:firstLine="0"/>
              <w:jc w:val="left"/>
            </w:pPr>
            <w:r>
              <w:t>0.067</w:t>
            </w:r>
          </w:p>
          <w:p w14:paraId="0D31CF57" w14:textId="77777777" w:rsidR="006719BC" w:rsidRDefault="001B5807">
            <w:pPr>
              <w:spacing w:after="0" w:line="259" w:lineRule="auto"/>
              <w:ind w:left="0" w:right="0" w:firstLine="0"/>
              <w:jc w:val="left"/>
            </w:pPr>
            <w:r>
              <w:t>0.065</w:t>
            </w:r>
          </w:p>
        </w:tc>
      </w:tr>
      <w:tr w:rsidR="006719BC" w14:paraId="4F60353C" w14:textId="77777777">
        <w:trPr>
          <w:trHeight w:val="295"/>
        </w:trPr>
        <w:tc>
          <w:tcPr>
            <w:tcW w:w="1628" w:type="dxa"/>
            <w:tcBorders>
              <w:top w:val="nil"/>
              <w:left w:val="nil"/>
              <w:bottom w:val="nil"/>
              <w:right w:val="nil"/>
            </w:tcBorders>
          </w:tcPr>
          <w:p w14:paraId="5B854359" w14:textId="77777777" w:rsidR="006719BC" w:rsidRDefault="006719BC">
            <w:pPr>
              <w:spacing w:after="160" w:line="259" w:lineRule="auto"/>
              <w:ind w:left="0" w:right="0" w:firstLine="0"/>
              <w:jc w:val="left"/>
            </w:pPr>
          </w:p>
        </w:tc>
        <w:tc>
          <w:tcPr>
            <w:tcW w:w="2055" w:type="dxa"/>
            <w:tcBorders>
              <w:top w:val="nil"/>
              <w:left w:val="nil"/>
              <w:bottom w:val="nil"/>
              <w:right w:val="nil"/>
            </w:tcBorders>
          </w:tcPr>
          <w:p w14:paraId="22758BF8" w14:textId="77777777" w:rsidR="006719BC" w:rsidRDefault="001B5807">
            <w:pPr>
              <w:spacing w:after="0" w:line="259" w:lineRule="auto"/>
              <w:ind w:left="0" w:right="0" w:firstLine="0"/>
              <w:jc w:val="left"/>
            </w:pP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0</w:t>
            </w:r>
          </w:p>
        </w:tc>
        <w:tc>
          <w:tcPr>
            <w:tcW w:w="1762" w:type="dxa"/>
            <w:tcBorders>
              <w:top w:val="nil"/>
              <w:left w:val="nil"/>
              <w:bottom w:val="nil"/>
              <w:right w:val="nil"/>
            </w:tcBorders>
          </w:tcPr>
          <w:p w14:paraId="12876C62" w14:textId="77777777" w:rsidR="006719BC" w:rsidRDefault="001B5807">
            <w:pPr>
              <w:spacing w:after="0" w:line="259" w:lineRule="auto"/>
              <w:ind w:left="0" w:right="0" w:firstLine="0"/>
              <w:jc w:val="left"/>
            </w:pPr>
            <w:r>
              <w:t>0.172</w:t>
            </w:r>
          </w:p>
        </w:tc>
        <w:tc>
          <w:tcPr>
            <w:tcW w:w="1534" w:type="dxa"/>
            <w:tcBorders>
              <w:top w:val="nil"/>
              <w:left w:val="nil"/>
              <w:bottom w:val="nil"/>
              <w:right w:val="nil"/>
            </w:tcBorders>
          </w:tcPr>
          <w:p w14:paraId="7055A36C" w14:textId="77777777" w:rsidR="006719BC" w:rsidRDefault="001B5807">
            <w:pPr>
              <w:spacing w:after="0" w:line="259" w:lineRule="auto"/>
              <w:ind w:left="0" w:right="0" w:firstLine="0"/>
              <w:jc w:val="left"/>
            </w:pPr>
            <w:r>
              <w:t>1.273</w:t>
            </w:r>
          </w:p>
        </w:tc>
        <w:tc>
          <w:tcPr>
            <w:tcW w:w="793" w:type="dxa"/>
            <w:tcBorders>
              <w:top w:val="nil"/>
              <w:left w:val="nil"/>
              <w:bottom w:val="nil"/>
              <w:right w:val="nil"/>
            </w:tcBorders>
          </w:tcPr>
          <w:p w14:paraId="206B4C70" w14:textId="77777777" w:rsidR="006719BC" w:rsidRDefault="001B5807">
            <w:pPr>
              <w:spacing w:after="0" w:line="259" w:lineRule="auto"/>
              <w:ind w:left="0" w:right="0" w:firstLine="0"/>
              <w:jc w:val="left"/>
            </w:pPr>
            <w:r>
              <w:t>0.066</w:t>
            </w:r>
          </w:p>
        </w:tc>
      </w:tr>
    </w:tbl>
    <w:p w14:paraId="38E722C1" w14:textId="77777777" w:rsidR="006719BC" w:rsidRDefault="001B5807">
      <w:pPr>
        <w:spacing w:after="134" w:line="259" w:lineRule="auto"/>
        <w:ind w:left="695" w:right="0" w:firstLine="0"/>
        <w:jc w:val="left"/>
      </w:pPr>
      <w:r>
        <w:rPr>
          <w:noProof/>
          <w:sz w:val="22"/>
        </w:rPr>
        <mc:AlternateContent>
          <mc:Choice Requires="wpg">
            <w:drawing>
              <wp:inline distT="0" distB="0" distL="0" distR="0" wp14:anchorId="1B47828D" wp14:editId="21680FE6">
                <wp:extent cx="4861395" cy="4458"/>
                <wp:effectExtent l="0" t="0" r="0" b="0"/>
                <wp:docPr id="60007" name="Group 60007"/>
                <wp:cNvGraphicFramePr/>
                <a:graphic xmlns:a="http://schemas.openxmlformats.org/drawingml/2006/main">
                  <a:graphicData uri="http://schemas.microsoft.com/office/word/2010/wordprocessingGroup">
                    <wpg:wgp>
                      <wpg:cNvGrpSpPr/>
                      <wpg:grpSpPr>
                        <a:xfrm>
                          <a:off x="0" y="0"/>
                          <a:ext cx="4861395" cy="4458"/>
                          <a:chOff x="0" y="0"/>
                          <a:chExt cx="4861395" cy="4458"/>
                        </a:xfrm>
                      </wpg:grpSpPr>
                      <wps:wsp>
                        <wps:cNvPr id="4432" name="Shape 4432"/>
                        <wps:cNvSpPr/>
                        <wps:spPr>
                          <a:xfrm>
                            <a:off x="0" y="0"/>
                            <a:ext cx="4861395" cy="0"/>
                          </a:xfrm>
                          <a:custGeom>
                            <a:avLst/>
                            <a:gdLst/>
                            <a:ahLst/>
                            <a:cxnLst/>
                            <a:rect l="0" t="0" r="0" b="0"/>
                            <a:pathLst>
                              <a:path w="4861395">
                                <a:moveTo>
                                  <a:pt x="0" y="0"/>
                                </a:moveTo>
                                <a:lnTo>
                                  <a:pt x="486139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007" style="width:382.787pt;height:0.351pt;mso-position-horizontal-relative:char;mso-position-vertical-relative:line" coordsize="48613,44">
                <v:shape id="Shape 4432" style="position:absolute;width:48613;height:0;left:0;top:0;" coordsize="4861395,0" path="m0,0l4861395,0">
                  <v:stroke weight="0.351pt" endcap="flat" joinstyle="miter" miterlimit="10" on="true" color="#000000"/>
                  <v:fill on="false" color="#000000" opacity="0"/>
                </v:shape>
              </v:group>
            </w:pict>
          </mc:Fallback>
        </mc:AlternateContent>
      </w:r>
    </w:p>
    <w:p w14:paraId="162D056E" w14:textId="1D85DAD5" w:rsidR="006719BC" w:rsidRDefault="001B5807">
      <w:pPr>
        <w:spacing w:after="805"/>
        <w:ind w:left="20" w:right="288"/>
      </w:pPr>
      <w:r>
        <w:rPr>
          <w:sz w:val="22"/>
        </w:rPr>
        <w:t xml:space="preserve">Table 9 </w:t>
      </w:r>
      <w:r>
        <w:t>Consumption</w:t>
      </w:r>
      <w:ins w:id="1218" w:author="Christopher Karlsten [2]" w:date="2022-11-06T13:02:00Z">
        <w:r w:rsidR="00221817">
          <w:t>-</w:t>
        </w:r>
      </w:ins>
      <w:del w:id="1219" w:author="Christopher Karlsten [2]" w:date="2022-11-06T13:02:00Z">
        <w:r w:rsidDel="00221817">
          <w:delText xml:space="preserve"> </w:delText>
        </w:r>
      </w:del>
      <w:r>
        <w:t xml:space="preserve">equivalent welfare gains in basis points, calculated for policies implemented in a recession with and without aggregate demand effects, for different values of risk aversion, </w:t>
      </w:r>
      <w:r>
        <w:rPr>
          <w:rFonts w:ascii="Cambria" w:eastAsia="Cambria" w:hAnsi="Cambria" w:cs="Cambria"/>
          <w:i/>
        </w:rPr>
        <w:t>γ</w:t>
      </w:r>
      <w:del w:id="1220" w:author="Christopher Karlsten [2]" w:date="2022-11-07T18:27:00Z">
        <w:r w:rsidDel="00174B57">
          <w:delText>.</w:delText>
        </w:r>
      </w:del>
    </w:p>
    <w:p w14:paraId="58361318" w14:textId="1E0D9DEF" w:rsidR="006719BC" w:rsidRDefault="001B5807">
      <w:pPr>
        <w:spacing w:after="425"/>
        <w:ind w:left="20" w:right="288"/>
      </w:pPr>
      <w:r>
        <w:rPr>
          <w:noProof/>
          <w:sz w:val="22"/>
        </w:rPr>
        <mc:AlternateContent>
          <mc:Choice Requires="wpg">
            <w:drawing>
              <wp:anchor distT="0" distB="0" distL="114300" distR="114300" simplePos="0" relativeHeight="251667456" behindDoc="0" locked="0" layoutInCell="1" allowOverlap="1" wp14:anchorId="3036B8A2" wp14:editId="3E55DCAB">
                <wp:simplePos x="0" y="0"/>
                <wp:positionH relativeFrom="page">
                  <wp:posOffset>1312139</wp:posOffset>
                </wp:positionH>
                <wp:positionV relativeFrom="page">
                  <wp:posOffset>896951</wp:posOffset>
                </wp:positionV>
                <wp:extent cx="4935716" cy="11887"/>
                <wp:effectExtent l="0" t="0" r="0" b="0"/>
                <wp:wrapTopAndBottom/>
                <wp:docPr id="60004" name="Group 60004"/>
                <wp:cNvGraphicFramePr/>
                <a:graphic xmlns:a="http://schemas.openxmlformats.org/drawingml/2006/main">
                  <a:graphicData uri="http://schemas.microsoft.com/office/word/2010/wordprocessingGroup">
                    <wpg:wgp>
                      <wpg:cNvGrpSpPr/>
                      <wpg:grpSpPr>
                        <a:xfrm>
                          <a:off x="0" y="0"/>
                          <a:ext cx="4935716" cy="11887"/>
                          <a:chOff x="0" y="0"/>
                          <a:chExt cx="4935716" cy="11887"/>
                        </a:xfrm>
                      </wpg:grpSpPr>
                      <wps:wsp>
                        <wps:cNvPr id="4396" name="Shape 4396"/>
                        <wps:cNvSpPr/>
                        <wps:spPr>
                          <a:xfrm>
                            <a:off x="0" y="0"/>
                            <a:ext cx="4935716" cy="0"/>
                          </a:xfrm>
                          <a:custGeom>
                            <a:avLst/>
                            <a:gdLst/>
                            <a:ahLst/>
                            <a:cxnLst/>
                            <a:rect l="0" t="0" r="0" b="0"/>
                            <a:pathLst>
                              <a:path w="4935716">
                                <a:moveTo>
                                  <a:pt x="0" y="0"/>
                                </a:moveTo>
                                <a:lnTo>
                                  <a:pt x="493571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004" style="width:388.639pt;height:0.936pt;position:absolute;mso-position-horizontal-relative:page;mso-position-horizontal:absolute;margin-left:103.318pt;mso-position-vertical-relative:page;margin-top:70.626pt;" coordsize="49357,118">
                <v:shape id="Shape 4396" style="position:absolute;width:49357;height:0;left:0;top:0;" coordsize="4935716,0" path="m0,0l4935716,0">
                  <v:stroke weight="0.936pt" endcap="flat" joinstyle="miter" miterlimit="10" on="true" color="#000000"/>
                  <v:fill on="false" color="#000000" opacity="0"/>
                </v:shape>
                <w10:wrap type="topAndBottom"/>
              </v:group>
            </w:pict>
          </mc:Fallback>
        </mc:AlternateContent>
      </w:r>
      <w:r>
        <w:t xml:space="preserve">in the baseline. When </w:t>
      </w:r>
      <w:del w:id="1221" w:author="Christopher Karlsten [2]" w:date="2022-11-07T17:04:00Z">
        <w:r w:rsidDel="000C3CC7">
          <w:delText xml:space="preserve">AD </w:delText>
        </w:r>
      </w:del>
      <w:ins w:id="1222" w:author="Christopher Karlsten [2]" w:date="2022-11-07T17:04:00Z">
        <w:r w:rsidR="000C3CC7">
          <w:t xml:space="preserve">aggregate demand </w:t>
        </w:r>
      </w:ins>
      <w:r>
        <w:t>effects are switched off, there is either no change to the welfare results</w:t>
      </w:r>
      <w:del w:id="1223" w:author="Christopher Karlsten" w:date="2022-10-30T15:55:00Z">
        <w:r w:rsidDel="00FD31FF">
          <w:delText>,</w:delText>
        </w:r>
      </w:del>
      <w:r>
        <w:t xml:space="preserve"> or a slight reduction as in the case of the UI extension. For both cases, with and without </w:t>
      </w:r>
      <w:del w:id="1224" w:author="Christopher Karlsten [2]" w:date="2022-11-07T17:05:00Z">
        <w:r w:rsidDel="000C3CC7">
          <w:delText xml:space="preserve">AD </w:delText>
        </w:r>
      </w:del>
      <w:ins w:id="1225" w:author="Christopher Karlsten [2]" w:date="2022-11-07T17:05:00Z">
        <w:r w:rsidR="000C3CC7">
          <w:t xml:space="preserve">aggregate demand </w:t>
        </w:r>
      </w:ins>
      <w:r>
        <w:t xml:space="preserve">effects, the changes are quite small in </w:t>
      </w:r>
      <w:r>
        <w:lastRenderedPageBreak/>
        <w:t>magnitude.</w:t>
      </w:r>
      <w:r>
        <w:rPr>
          <w:color w:val="4C0000"/>
          <w:sz w:val="18"/>
          <w:vertAlign w:val="superscript"/>
        </w:rPr>
        <w:footnoteReference w:id="26"/>
      </w:r>
      <w:r>
        <w:rPr>
          <w:color w:val="4C0000"/>
          <w:sz w:val="18"/>
          <w:vertAlign w:val="superscript"/>
        </w:rPr>
        <w:t xml:space="preserve"> </w:t>
      </w:r>
      <w:r>
        <w:t>Most importantly, the welfare ranking of the policies is fully robust to alternative values of the risk</w:t>
      </w:r>
      <w:ins w:id="1232" w:author="Christopher Karlsten" w:date="2022-10-30T15:51:00Z">
        <w:r w:rsidR="00FD31FF">
          <w:t>-</w:t>
        </w:r>
      </w:ins>
      <w:del w:id="1233" w:author="Christopher Karlsten" w:date="2022-10-30T15:51:00Z">
        <w:r w:rsidDel="00FD31FF">
          <w:delText xml:space="preserve"> </w:delText>
        </w:r>
      </w:del>
      <w:r>
        <w:t>aversion parameter.</w:t>
      </w:r>
    </w:p>
    <w:p w14:paraId="2D875A29" w14:textId="77777777" w:rsidR="006719BC" w:rsidRDefault="001B5807">
      <w:pPr>
        <w:pStyle w:val="Heading2"/>
        <w:ind w:left="571" w:hanging="586"/>
      </w:pPr>
      <w:bookmarkStart w:id="1234" w:name="_Toc63052"/>
      <w:r>
        <w:t>Changing benefits</w:t>
      </w:r>
      <w:bookmarkEnd w:id="1234"/>
    </w:p>
    <w:p w14:paraId="3C9A9396" w14:textId="1509FD06" w:rsidR="006719BC" w:rsidRDefault="001B5807">
      <w:pPr>
        <w:spacing w:after="345"/>
        <w:ind w:left="20" w:right="288"/>
      </w:pPr>
      <w:r>
        <w:t>In our baseline calibration</w:t>
      </w:r>
      <w:ins w:id="1235" w:author="Christopher Karlsten" w:date="2022-10-30T15:56:00Z">
        <w:r w:rsidR="00FD31FF">
          <w:t>,</w:t>
        </w:r>
      </w:ins>
      <w:r>
        <w:t xml:space="preserve"> we follow </w:t>
      </w:r>
      <w:r>
        <w:rPr>
          <w:color w:val="19184C"/>
        </w:rPr>
        <w:t xml:space="preserve">Rothstein and Valletta </w:t>
      </w:r>
      <w:r>
        <w:t>(</w:t>
      </w:r>
      <w:r>
        <w:rPr>
          <w:color w:val="19184C"/>
        </w:rPr>
        <w:t>2017</w:t>
      </w:r>
      <w:r>
        <w:t xml:space="preserve">) and calibrate the replacement rates to </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7 </w:t>
      </w:r>
      <w:r>
        <w:t xml:space="preserve">with unemployment benefits and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5 </w:t>
      </w:r>
      <w:r>
        <w:t>without benefits. Here</w:t>
      </w:r>
      <w:ins w:id="1236" w:author="Christopher Karlsten" w:date="2022-10-30T15:56:00Z">
        <w:r w:rsidR="00FD31FF">
          <w:t>,</w:t>
        </w:r>
      </w:ins>
      <w:r>
        <w:t xml:space="preserve"> we consider replacement rates that are considerably less generous and more in line with values used in the previous macro literature with unemployment in models with </w:t>
      </w:r>
      <w:del w:id="1237" w:author="Christopher Karlsten [2]" w:date="2022-11-03T16:23:00Z">
        <w:r w:rsidDel="0045571A">
          <w:delText>heterogeneous agents</w:delText>
        </w:r>
      </w:del>
      <w:ins w:id="1238" w:author="Christopher Karlsten" w:date="2022-10-30T15:57:00Z">
        <w:r w:rsidR="00FD31FF">
          <w:t>HAs</w:t>
        </w:r>
      </w:ins>
      <w:r>
        <w:t xml:space="preserve">. The alternative values we consider are a replacement rate of </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3 </w:t>
      </w:r>
      <w:r>
        <w:t>when unemployed with benefits</w:t>
      </w:r>
      <w:ins w:id="1239" w:author="Christopher Karlsten" w:date="2022-10-30T15:59:00Z">
        <w:r w:rsidR="00FD31FF">
          <w:t>,</w:t>
        </w:r>
      </w:ins>
      <w:r>
        <w:t xml:space="preserve"> as in </w:t>
      </w:r>
      <w:r>
        <w:rPr>
          <w:color w:val="19184C"/>
        </w:rPr>
        <w:t xml:space="preserve">Carroll, Crawley, </w:t>
      </w:r>
      <w:proofErr w:type="spellStart"/>
      <w:r>
        <w:rPr>
          <w:color w:val="19184C"/>
        </w:rPr>
        <w:t>Slacalek</w:t>
      </w:r>
      <w:proofErr w:type="spellEnd"/>
      <w:r>
        <w:rPr>
          <w:color w:val="19184C"/>
        </w:rPr>
        <w:t xml:space="preserve">, and White </w:t>
      </w:r>
      <w:r>
        <w:t>(</w:t>
      </w:r>
      <w:r>
        <w:rPr>
          <w:color w:val="19184C"/>
        </w:rPr>
        <w:t>2020</w:t>
      </w:r>
      <w:r>
        <w:t xml:space="preserve">), and a replacement rate of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15 </w:t>
      </w:r>
      <w:r>
        <w:t xml:space="preserve">when unemployed without benefits. This latter value is the same as the replacement rate used in </w:t>
      </w:r>
      <w:r>
        <w:rPr>
          <w:color w:val="19184C"/>
        </w:rPr>
        <w:t xml:space="preserve">Den </w:t>
      </w:r>
      <w:proofErr w:type="spellStart"/>
      <w:r>
        <w:rPr>
          <w:color w:val="19184C"/>
        </w:rPr>
        <w:t>Haan</w:t>
      </w:r>
      <w:proofErr w:type="spellEnd"/>
      <w:r>
        <w:rPr>
          <w:color w:val="19184C"/>
        </w:rPr>
        <w:t xml:space="preserve">, Judd, and </w:t>
      </w:r>
      <w:proofErr w:type="spellStart"/>
      <w:r>
        <w:rPr>
          <w:color w:val="19184C"/>
        </w:rPr>
        <w:t>Juillard</w:t>
      </w:r>
      <w:proofErr w:type="spellEnd"/>
      <w:r>
        <w:rPr>
          <w:color w:val="19184C"/>
        </w:rPr>
        <w:t xml:space="preserve"> </w:t>
      </w:r>
      <w:r>
        <w:t>(</w:t>
      </w:r>
      <w:r>
        <w:rPr>
          <w:color w:val="19184C"/>
        </w:rPr>
        <w:t>2010</w:t>
      </w:r>
      <w:r>
        <w:t>).</w:t>
      </w:r>
      <w:r>
        <w:rPr>
          <w:color w:val="4C0000"/>
          <w:sz w:val="18"/>
          <w:vertAlign w:val="superscript"/>
        </w:rPr>
        <w:footnoteReference w:id="27"/>
      </w:r>
      <w:r>
        <w:rPr>
          <w:color w:val="4C0000"/>
          <w:sz w:val="18"/>
          <w:vertAlign w:val="superscript"/>
        </w:rPr>
        <w:t xml:space="preserve"> </w:t>
      </w:r>
      <w:r>
        <w:t>With these replacement rates, being unemployed is more serious for consumers than in our baseline calibration</w:t>
      </w:r>
      <w:ins w:id="1242" w:author="Christopher Karlsten" w:date="2022-10-30T15:59:00Z">
        <w:r w:rsidR="00FD31FF">
          <w:t>,</w:t>
        </w:r>
      </w:ins>
      <w:r>
        <w:t xml:space="preserve"> and the precautionary saving motive is stronger.</w:t>
      </w:r>
    </w:p>
    <w:p w14:paraId="111CC048" w14:textId="77777777" w:rsidR="006719BC" w:rsidRDefault="001B5807">
      <w:pPr>
        <w:pStyle w:val="Heading3"/>
        <w:ind w:left="672" w:hanging="687"/>
      </w:pPr>
      <w:bookmarkStart w:id="1243" w:name="_Toc63053"/>
      <w:r>
        <w:t>Discount factor distributions with different benefits</w:t>
      </w:r>
      <w:bookmarkEnd w:id="1243"/>
    </w:p>
    <w:p w14:paraId="17093505" w14:textId="3DCA5FB5" w:rsidR="006719BC" w:rsidRDefault="001B5807">
      <w:pPr>
        <w:spacing w:after="114"/>
        <w:ind w:left="20" w:right="288"/>
      </w:pPr>
      <w:r>
        <w:t xml:space="preserve">Table </w:t>
      </w:r>
      <w:r>
        <w:rPr>
          <w:color w:val="4C0000"/>
        </w:rPr>
        <w:t xml:space="preserve">10 </w:t>
      </w:r>
      <w:r>
        <w:t xml:space="preserve">shows that when benefits are less generous and the precautionary motive is stronger, </w:t>
      </w:r>
      <w:del w:id="1244" w:author="Christopher Karlsten" w:date="2022-10-31T17:37:00Z">
        <w:r w:rsidDel="00111D98">
          <w:delText xml:space="preserve">then </w:delText>
        </w:r>
      </w:del>
      <w:r>
        <w:t xml:space="preserve">the estimated discount factor distributions are centered on lower values of </w:t>
      </w:r>
      <w:r>
        <w:rPr>
          <w:rFonts w:ascii="Cambria" w:eastAsia="Cambria" w:hAnsi="Cambria" w:cs="Cambria"/>
          <w:i/>
        </w:rPr>
        <w:t>β</w:t>
      </w:r>
      <w:ins w:id="1245" w:author="Christopher Karlsten" w:date="2022-10-31T17:40:00Z">
        <w:r w:rsidR="00111D98">
          <w:rPr>
            <w:rFonts w:ascii="Cambria" w:eastAsia="Cambria" w:hAnsi="Cambria" w:cs="Cambria"/>
            <w:iCs/>
          </w:rPr>
          <w:t>,</w:t>
        </w:r>
      </w:ins>
      <w:r>
        <w:rPr>
          <w:rFonts w:ascii="Cambria" w:eastAsia="Cambria" w:hAnsi="Cambria" w:cs="Cambria"/>
          <w:i/>
        </w:rPr>
        <w:t xml:space="preserve"> </w:t>
      </w:r>
      <w:r>
        <w:t xml:space="preserve">and the dispersion in the </w:t>
      </w:r>
      <w:proofErr w:type="gramStart"/>
      <w:r>
        <w:t>distributions</w:t>
      </w:r>
      <w:proofErr w:type="gramEnd"/>
      <w:r>
        <w:t xml:space="preserve"> increase</w:t>
      </w:r>
      <w:ins w:id="1246" w:author="Christopher Karlsten [2]" w:date="2022-11-06T13:06:00Z">
        <w:r w:rsidR="00221817">
          <w:t>s</w:t>
        </w:r>
      </w:ins>
      <w:ins w:id="1247" w:author="Christopher Karlsten" w:date="2022-10-31T17:40:00Z">
        <w:r w:rsidR="00111D98">
          <w:t>,</w:t>
        </w:r>
      </w:ins>
      <w:r>
        <w:t xml:space="preserve"> as </w:t>
      </w:r>
      <w:r>
        <w:rPr>
          <w:rFonts w:ascii="Cambria" w:eastAsia="Cambria" w:hAnsi="Cambria" w:cs="Cambria"/>
        </w:rPr>
        <w:t xml:space="preserve">∇ </w:t>
      </w:r>
      <w:r>
        <w:t>is considerably higher. The Dropout</w:t>
      </w:r>
      <w:r>
        <w:tab/>
        <w:t>Highschool</w:t>
      </w:r>
      <w:r>
        <w:tab/>
        <w:t>College</w:t>
      </w:r>
    </w:p>
    <w:p w14:paraId="5743B065" w14:textId="77777777" w:rsidR="006719BC" w:rsidRDefault="001B5807">
      <w:pPr>
        <w:tabs>
          <w:tab w:val="center" w:pos="4004"/>
          <w:tab w:val="center" w:pos="4895"/>
          <w:tab w:val="center" w:pos="5674"/>
          <w:tab w:val="center" w:pos="6439"/>
          <w:tab w:val="center" w:pos="7218"/>
          <w:tab w:val="center" w:pos="7984"/>
          <w:tab w:val="center" w:pos="8763"/>
        </w:tabs>
        <w:spacing w:after="144" w:line="248" w:lineRule="auto"/>
        <w:ind w:left="0" w:right="0" w:firstLine="0"/>
        <w:jc w:val="left"/>
      </w:pPr>
      <w:r>
        <w:rPr>
          <w:sz w:val="22"/>
        </w:rPr>
        <w:tab/>
      </w:r>
      <w:r>
        <w:t>Splurge</w:t>
      </w:r>
      <w:r>
        <w:tab/>
      </w:r>
      <w:r>
        <w:rPr>
          <w:rFonts w:ascii="Cambria" w:eastAsia="Cambria" w:hAnsi="Cambria" w:cs="Cambria"/>
          <w:i/>
        </w:rPr>
        <w:t>β</w:t>
      </w:r>
      <w:r>
        <w:rPr>
          <w:rFonts w:ascii="Cambria" w:eastAsia="Cambria" w:hAnsi="Cambria" w:cs="Cambria"/>
          <w:i/>
        </w:rPr>
        <w:tab/>
      </w:r>
      <w:r>
        <w:rPr>
          <w:rFonts w:ascii="Cambria" w:eastAsia="Cambria" w:hAnsi="Cambria" w:cs="Cambria"/>
        </w:rPr>
        <w:t>∇</w:t>
      </w:r>
      <w:r>
        <w:rPr>
          <w:rFonts w:ascii="Cambria" w:eastAsia="Cambria" w:hAnsi="Cambria" w:cs="Cambria"/>
        </w:rPr>
        <w:tab/>
      </w:r>
      <w:r>
        <w:rPr>
          <w:rFonts w:ascii="Cambria" w:eastAsia="Cambria" w:hAnsi="Cambria" w:cs="Cambria"/>
          <w:i/>
        </w:rPr>
        <w:t>β</w:t>
      </w:r>
      <w:r>
        <w:rPr>
          <w:rFonts w:ascii="Cambria" w:eastAsia="Cambria" w:hAnsi="Cambria" w:cs="Cambria"/>
          <w:i/>
        </w:rPr>
        <w:tab/>
      </w:r>
      <w:r>
        <w:rPr>
          <w:rFonts w:ascii="Cambria" w:eastAsia="Cambria" w:hAnsi="Cambria" w:cs="Cambria"/>
        </w:rPr>
        <w:t>∇</w:t>
      </w:r>
      <w:r>
        <w:rPr>
          <w:rFonts w:ascii="Cambria" w:eastAsia="Cambria" w:hAnsi="Cambria" w:cs="Cambria"/>
        </w:rPr>
        <w:tab/>
      </w:r>
      <w:r>
        <w:rPr>
          <w:rFonts w:ascii="Cambria" w:eastAsia="Cambria" w:hAnsi="Cambria" w:cs="Cambria"/>
          <w:i/>
        </w:rPr>
        <w:t>β</w:t>
      </w:r>
      <w:r>
        <w:rPr>
          <w:rFonts w:ascii="Cambria" w:eastAsia="Cambria" w:hAnsi="Cambria" w:cs="Cambria"/>
          <w:i/>
        </w:rPr>
        <w:tab/>
      </w:r>
      <w:r>
        <w:rPr>
          <w:rFonts w:ascii="Cambria" w:eastAsia="Cambria" w:hAnsi="Cambria" w:cs="Cambria"/>
        </w:rPr>
        <w:t>∇</w:t>
      </w:r>
    </w:p>
    <w:p w14:paraId="5AD2F9A4" w14:textId="77777777" w:rsidR="006719BC" w:rsidRDefault="001B5807">
      <w:pPr>
        <w:tabs>
          <w:tab w:val="center" w:pos="2233"/>
          <w:tab w:val="center" w:pos="4004"/>
          <w:tab w:val="center" w:pos="4901"/>
          <w:tab w:val="center" w:pos="5674"/>
          <w:tab w:val="center" w:pos="6446"/>
          <w:tab w:val="center" w:pos="7218"/>
          <w:tab w:val="center" w:pos="7990"/>
          <w:tab w:val="right" w:pos="9232"/>
        </w:tabs>
        <w:ind w:left="0" w:right="0" w:firstLine="0"/>
        <w:jc w:val="left"/>
      </w:pPr>
      <w:r>
        <w:rPr>
          <w:noProof/>
          <w:sz w:val="22"/>
        </w:rPr>
        <mc:AlternateContent>
          <mc:Choice Requires="wpg">
            <w:drawing>
              <wp:anchor distT="0" distB="0" distL="114300" distR="114300" simplePos="0" relativeHeight="251668480" behindDoc="1" locked="0" layoutInCell="1" allowOverlap="1" wp14:anchorId="7EFF6056" wp14:editId="261FC9BE">
                <wp:simplePos x="0" y="0"/>
                <wp:positionH relativeFrom="column">
                  <wp:posOffset>0</wp:posOffset>
                </wp:positionH>
                <wp:positionV relativeFrom="paragraph">
                  <wp:posOffset>-564409</wp:posOffset>
                </wp:positionV>
                <wp:extent cx="5809400" cy="966470"/>
                <wp:effectExtent l="0" t="0" r="0" b="0"/>
                <wp:wrapNone/>
                <wp:docPr id="59658" name="Group 59658"/>
                <wp:cNvGraphicFramePr/>
                <a:graphic xmlns:a="http://schemas.openxmlformats.org/drawingml/2006/main">
                  <a:graphicData uri="http://schemas.microsoft.com/office/word/2010/wordprocessingGroup">
                    <wpg:wgp>
                      <wpg:cNvGrpSpPr/>
                      <wpg:grpSpPr>
                        <a:xfrm>
                          <a:off x="0" y="0"/>
                          <a:ext cx="5809400" cy="966470"/>
                          <a:chOff x="0" y="0"/>
                          <a:chExt cx="5809400" cy="966470"/>
                        </a:xfrm>
                      </wpg:grpSpPr>
                      <wps:wsp>
                        <wps:cNvPr id="4554" name="Shape 4554"/>
                        <wps:cNvSpPr/>
                        <wps:spPr>
                          <a:xfrm>
                            <a:off x="0" y="0"/>
                            <a:ext cx="5809400" cy="0"/>
                          </a:xfrm>
                          <a:custGeom>
                            <a:avLst/>
                            <a:gdLst/>
                            <a:ahLst/>
                            <a:cxnLst/>
                            <a:rect l="0" t="0" r="0" b="0"/>
                            <a:pathLst>
                              <a:path w="5809400">
                                <a:moveTo>
                                  <a:pt x="0" y="0"/>
                                </a:moveTo>
                                <a:lnTo>
                                  <a:pt x="58094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4555" name="Shape 4555"/>
                        <wps:cNvSpPr/>
                        <wps:spPr>
                          <a:xfrm>
                            <a:off x="2864587" y="4842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57" name="Shape 4557"/>
                        <wps:cNvSpPr/>
                        <wps:spPr>
                          <a:xfrm>
                            <a:off x="0" y="261747"/>
                            <a:ext cx="5809400" cy="0"/>
                          </a:xfrm>
                          <a:custGeom>
                            <a:avLst/>
                            <a:gdLst/>
                            <a:ahLst/>
                            <a:cxnLst/>
                            <a:rect l="0" t="0" r="0" b="0"/>
                            <a:pathLst>
                              <a:path w="5809400">
                                <a:moveTo>
                                  <a:pt x="0" y="0"/>
                                </a:moveTo>
                                <a:lnTo>
                                  <a:pt x="5809400"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4559" name="Shape 4559"/>
                        <wps:cNvSpPr/>
                        <wps:spPr>
                          <a:xfrm>
                            <a:off x="2864587" y="30793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66" name="Shape 4566"/>
                        <wps:cNvSpPr/>
                        <wps:spPr>
                          <a:xfrm>
                            <a:off x="0" y="521259"/>
                            <a:ext cx="5809400" cy="0"/>
                          </a:xfrm>
                          <a:custGeom>
                            <a:avLst/>
                            <a:gdLst/>
                            <a:ahLst/>
                            <a:cxnLst/>
                            <a:rect l="0" t="0" r="0" b="0"/>
                            <a:pathLst>
                              <a:path w="5809400">
                                <a:moveTo>
                                  <a:pt x="0" y="0"/>
                                </a:moveTo>
                                <a:lnTo>
                                  <a:pt x="5809400"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4580" name="Shape 4580"/>
                        <wps:cNvSpPr/>
                        <wps:spPr>
                          <a:xfrm>
                            <a:off x="2864587" y="56746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95" name="Shape 4595"/>
                        <wps:cNvSpPr/>
                        <wps:spPr>
                          <a:xfrm>
                            <a:off x="2864587" y="75091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97" name="Shape 4597"/>
                        <wps:cNvSpPr/>
                        <wps:spPr>
                          <a:xfrm>
                            <a:off x="0" y="966470"/>
                            <a:ext cx="5809400" cy="0"/>
                          </a:xfrm>
                          <a:custGeom>
                            <a:avLst/>
                            <a:gdLst/>
                            <a:ahLst/>
                            <a:cxnLst/>
                            <a:rect l="0" t="0" r="0" b="0"/>
                            <a:pathLst>
                              <a:path w="5809400">
                                <a:moveTo>
                                  <a:pt x="0" y="0"/>
                                </a:moveTo>
                                <a:lnTo>
                                  <a:pt x="580940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658" style="width:457.433pt;height:76.1pt;position:absolute;z-index:-2147483640;mso-position-horizontal-relative:text;mso-position-horizontal:absolute;margin-left:3.8147e-05pt;mso-position-vertical-relative:text;margin-top:-44.4417pt;" coordsize="58094,9664">
                <v:shape id="Shape 4554" style="position:absolute;width:58094;height:0;left:0;top:0;" coordsize="5809400,0" path="m0,0l5809400,0">
                  <v:stroke weight="0.936pt" endcap="flat" joinstyle="miter" miterlimit="10" on="true" color="#000000"/>
                  <v:fill on="false" color="#000000" opacity="0"/>
                </v:shape>
                <v:shape id="Shape 4555" style="position:absolute;width:0;height:1834;left:28645;top:484;" coordsize="0,183464" path="m0,183464l0,0">
                  <v:stroke weight="0.398pt" endcap="flat" joinstyle="miter" miterlimit="10" on="true" color="#000000"/>
                  <v:fill on="false" color="#000000" opacity="0"/>
                </v:shape>
                <v:shape id="Shape 4557" style="position:absolute;width:58094;height:0;left:0;top:2617;" coordsize="5809400,0" path="m0,0l5809400,0">
                  <v:stroke weight="0.585pt" endcap="flat" joinstyle="miter" miterlimit="10" on="true" color="#000000"/>
                  <v:fill on="false" color="#000000" opacity="0"/>
                </v:shape>
                <v:shape id="Shape 4559" style="position:absolute;width:0;height:1834;left:28645;top:3079;" coordsize="0,183464" path="m0,183464l0,0">
                  <v:stroke weight="0.398pt" endcap="flat" joinstyle="miter" miterlimit="10" on="true" color="#000000"/>
                  <v:fill on="false" color="#000000" opacity="0"/>
                </v:shape>
                <v:shape id="Shape 4566" style="position:absolute;width:58094;height:0;left:0;top:5212;" coordsize="5809400,0" path="m0,0l5809400,0">
                  <v:stroke weight="0.585pt" endcap="flat" joinstyle="miter" miterlimit="10" on="true" color="#000000"/>
                  <v:fill on="false" color="#000000" opacity="0"/>
                </v:shape>
                <v:shape id="Shape 4580" style="position:absolute;width:0;height:1834;left:28645;top:5674;" coordsize="0,183464" path="m0,183464l0,0">
                  <v:stroke weight="0.398pt" endcap="flat" joinstyle="miter" miterlimit="10" on="true" color="#000000"/>
                  <v:fill on="false" color="#000000" opacity="0"/>
                </v:shape>
                <v:shape id="Shape 4595" style="position:absolute;width:0;height:1834;left:28645;top:7509;" coordsize="0,183464" path="m0,183464l0,0">
                  <v:stroke weight="0.398pt" endcap="flat" joinstyle="miter" miterlimit="10" on="true" color="#000000"/>
                  <v:fill on="false" color="#000000" opacity="0"/>
                </v:shape>
                <v:shape id="Shape 4597" style="position:absolute;width:58094;height:0;left:0;top:9664;" coordsize="5809400,0" path="m0,0l5809400,0">
                  <v:stroke weight="0.936pt" endcap="flat" joinstyle="miter" miterlimit="10" on="true" color="#000000"/>
                  <v:fill on="false" color="#000000" opacity="0"/>
                </v:shape>
              </v:group>
            </w:pict>
          </mc:Fallback>
        </mc:AlternateContent>
      </w:r>
      <w:r>
        <w:t>Baseline</w:t>
      </w:r>
      <w:r>
        <w:tab/>
        <w:t>(</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7</w:t>
      </w:r>
      <w:r>
        <w:t xml:space="preserve">,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5</w:t>
      </w:r>
      <w:r>
        <w:t>)</w:t>
      </w:r>
      <w:r>
        <w:tab/>
        <w:t>0.307</w:t>
      </w:r>
      <w:r>
        <w:tab/>
        <w:t>0.694</w:t>
      </w:r>
      <w:r>
        <w:tab/>
        <w:t>0.542</w:t>
      </w:r>
      <w:r>
        <w:tab/>
        <w:t>0.904</w:t>
      </w:r>
      <w:r>
        <w:tab/>
        <w:t>0.099</w:t>
      </w:r>
      <w:r>
        <w:tab/>
        <w:t>0.978</w:t>
      </w:r>
      <w:r>
        <w:tab/>
        <w:t>0.015</w:t>
      </w:r>
    </w:p>
    <w:p w14:paraId="6ABFF872" w14:textId="77777777" w:rsidR="006719BC" w:rsidRDefault="001B5807">
      <w:pPr>
        <w:tabs>
          <w:tab w:val="center" w:pos="2292"/>
          <w:tab w:val="center" w:pos="4004"/>
          <w:tab w:val="center" w:pos="4901"/>
          <w:tab w:val="center" w:pos="5674"/>
          <w:tab w:val="center" w:pos="6446"/>
          <w:tab w:val="center" w:pos="7218"/>
          <w:tab w:val="center" w:pos="7990"/>
          <w:tab w:val="right" w:pos="9232"/>
        </w:tabs>
        <w:spacing w:after="399"/>
        <w:ind w:left="0" w:right="0" w:firstLine="0"/>
        <w:jc w:val="left"/>
      </w:pPr>
      <w:r>
        <w:t>Altern.</w:t>
      </w:r>
      <w:r>
        <w:tab/>
        <w:t>(</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3</w:t>
      </w:r>
      <w:r>
        <w:t xml:space="preserve">,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15</w:t>
      </w:r>
      <w:r>
        <w:t>)</w:t>
      </w:r>
      <w:r>
        <w:tab/>
        <w:t>0.307</w:t>
      </w:r>
      <w:r>
        <w:tab/>
        <w:t>0.599</w:t>
      </w:r>
      <w:r>
        <w:tab/>
        <w:t>0.687</w:t>
      </w:r>
      <w:r>
        <w:tab/>
        <w:t>0.852</w:t>
      </w:r>
      <w:r>
        <w:tab/>
        <w:t>0.159</w:t>
      </w:r>
      <w:r>
        <w:tab/>
        <w:t>0.968</w:t>
      </w:r>
      <w:r>
        <w:tab/>
        <w:t>0.028</w:t>
      </w:r>
    </w:p>
    <w:p w14:paraId="25CABB4F" w14:textId="77777777" w:rsidR="00174B57" w:rsidRDefault="001B5807">
      <w:pPr>
        <w:spacing w:after="287" w:line="299" w:lineRule="auto"/>
        <w:ind w:left="20" w:right="288"/>
        <w:rPr>
          <w:ins w:id="1248" w:author="Christopher Karlsten [2]" w:date="2022-11-07T18:27:00Z"/>
        </w:rPr>
      </w:pPr>
      <w:r>
        <w:rPr>
          <w:sz w:val="22"/>
        </w:rPr>
        <w:t xml:space="preserve">Table 10 </w:t>
      </w:r>
      <w:r>
        <w:t xml:space="preserve">Estimates of the </w:t>
      </w:r>
      <w:ins w:id="1249" w:author="Christopher Karlsten [2]" w:date="2022-11-06T12:29:00Z">
        <w:r w:rsidR="00813F99">
          <w:t>s</w:t>
        </w:r>
      </w:ins>
      <w:del w:id="1250" w:author="Christopher Karlsten [2]" w:date="2022-11-06T12:29:00Z">
        <w:r w:rsidDel="00813F99">
          <w:delText>S</w:delText>
        </w:r>
      </w:del>
      <w:r>
        <w:t xml:space="preserve">plurge and </w:t>
      </w:r>
      <w:r>
        <w:rPr>
          <w:rFonts w:ascii="Cambria" w:eastAsia="Cambria" w:hAnsi="Cambria" w:cs="Cambria"/>
        </w:rPr>
        <w:t>(</w:t>
      </w:r>
      <w:proofErr w:type="gramStart"/>
      <w:r>
        <w:rPr>
          <w:rFonts w:ascii="Cambria" w:eastAsia="Cambria" w:hAnsi="Cambria" w:cs="Cambria"/>
          <w:i/>
        </w:rPr>
        <w:t>β,</w:t>
      </w:r>
      <w:r>
        <w:rPr>
          <w:rFonts w:ascii="Cambria" w:eastAsia="Cambria" w:hAnsi="Cambria" w:cs="Cambria"/>
        </w:rPr>
        <w:t>∇</w:t>
      </w:r>
      <w:proofErr w:type="gramEnd"/>
      <w:r>
        <w:rPr>
          <w:rFonts w:ascii="Cambria" w:eastAsia="Cambria" w:hAnsi="Cambria" w:cs="Cambria"/>
        </w:rPr>
        <w:t xml:space="preserve">) </w:t>
      </w:r>
      <w:r>
        <w:t>for each education group for the baseline replacement</w:t>
      </w:r>
      <w:del w:id="1251" w:author="Christopher Karlsten [2]" w:date="2022-11-06T13:08:00Z">
        <w:r w:rsidDel="00221817">
          <w:delText>s</w:delText>
        </w:r>
      </w:del>
      <w:r>
        <w:t xml:space="preserve"> rates </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t>and an alternative calibration</w:t>
      </w:r>
      <w:del w:id="1252" w:author="Christopher Karlsten [2]" w:date="2022-11-07T18:27:00Z">
        <w:r w:rsidDel="00174B57">
          <w:delText>.</w:delText>
        </w:r>
      </w:del>
      <w:r>
        <w:t xml:space="preserve"> </w:t>
      </w:r>
    </w:p>
    <w:p w14:paraId="61AB0E85" w14:textId="40235042" w:rsidR="006719BC" w:rsidRDefault="001B5807">
      <w:pPr>
        <w:spacing w:after="287" w:line="299" w:lineRule="auto"/>
        <w:ind w:left="20" w:right="288"/>
      </w:pPr>
      <w:r>
        <w:t xml:space="preserve">intuition is </w:t>
      </w:r>
      <w:proofErr w:type="gramStart"/>
      <w:r>
        <w:t>similar to</w:t>
      </w:r>
      <w:proofErr w:type="gramEnd"/>
      <w:r>
        <w:t xml:space="preserve"> the case when increasing risk aversion from </w:t>
      </w:r>
      <w:r>
        <w:rPr>
          <w:rFonts w:ascii="Cambria" w:eastAsia="Cambria" w:hAnsi="Cambria" w:cs="Cambria"/>
          <w:i/>
        </w:rPr>
        <w:t xml:space="preserve">γ </w:t>
      </w:r>
      <w:r>
        <w:rPr>
          <w:rFonts w:ascii="Cambria" w:eastAsia="Cambria" w:hAnsi="Cambria" w:cs="Cambria"/>
        </w:rPr>
        <w:t>= 2</w:t>
      </w:r>
      <w:r>
        <w:rPr>
          <w:rFonts w:ascii="Cambria" w:eastAsia="Cambria" w:hAnsi="Cambria" w:cs="Cambria"/>
          <w:i/>
        </w:rPr>
        <w:t>.</w:t>
      </w:r>
      <w:r>
        <w:rPr>
          <w:rFonts w:ascii="Cambria" w:eastAsia="Cambria" w:hAnsi="Cambria" w:cs="Cambria"/>
        </w:rPr>
        <w:t xml:space="preserve">0 </w:t>
      </w:r>
      <w:r>
        <w:t xml:space="preserve">to </w:t>
      </w: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0</w:t>
      </w:r>
      <w:ins w:id="1253" w:author="Christopher Karlsten [2]" w:date="2022-11-06T13:08:00Z">
        <w:r w:rsidR="00221817">
          <w:rPr>
            <w:rFonts w:ascii="Cambria" w:eastAsia="Cambria" w:hAnsi="Cambria" w:cs="Cambria"/>
          </w:rPr>
          <w:t>,</w:t>
        </w:r>
      </w:ins>
      <w:r>
        <w:rPr>
          <w:rFonts w:ascii="Cambria" w:eastAsia="Cambria" w:hAnsi="Cambria" w:cs="Cambria"/>
        </w:rPr>
        <w:t xml:space="preserve"> </w:t>
      </w:r>
      <w:r>
        <w:t xml:space="preserve">discussed in section </w:t>
      </w:r>
      <w:r>
        <w:rPr>
          <w:color w:val="4C0000"/>
        </w:rPr>
        <w:t>5.2.1</w:t>
      </w:r>
      <w:r>
        <w:t xml:space="preserve">: A stronger precautionary motive for saving must be counteracted by a lower average discount factor to match the same average level of saving as before. The distributions must also be more dispersed to match the same concentration of liquid wealth. </w:t>
      </w:r>
      <w:r>
        <w:lastRenderedPageBreak/>
        <w:t xml:space="preserve">In fact, the estimated discount factor distributions for the alternative calibration of the replacement rates are very similar to those reported for </w:t>
      </w: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 xml:space="preserve">0 </w:t>
      </w:r>
      <w:r>
        <w:t xml:space="preserve">in row 3 of </w:t>
      </w:r>
      <w:ins w:id="1254" w:author="Christopher Karlsten" w:date="2022-10-31T17:44:00Z">
        <w:r w:rsidR="00111D98">
          <w:t>t</w:t>
        </w:r>
      </w:ins>
      <w:del w:id="1255" w:author="Christopher Karlsten" w:date="2022-10-31T17:44:00Z">
        <w:r w:rsidDel="00111D98">
          <w:delText>T</w:delText>
        </w:r>
      </w:del>
      <w:r>
        <w:t xml:space="preserve">able </w:t>
      </w:r>
      <w:r>
        <w:rPr>
          <w:color w:val="4C0000"/>
        </w:rPr>
        <w:t>7</w:t>
      </w:r>
      <w:r>
        <w:t>.</w:t>
      </w:r>
    </w:p>
    <w:p w14:paraId="7A58EDBD" w14:textId="77777777" w:rsidR="006719BC" w:rsidRDefault="001B5807">
      <w:pPr>
        <w:pStyle w:val="Heading3"/>
        <w:ind w:left="672" w:hanging="687"/>
      </w:pPr>
      <w:bookmarkStart w:id="1256" w:name="_Toc63054"/>
      <w:r>
        <w:t>Results with different benefits</w:t>
      </w:r>
      <w:bookmarkEnd w:id="1256"/>
    </w:p>
    <w:p w14:paraId="40A55B4E" w14:textId="7C52D866" w:rsidR="006719BC" w:rsidRDefault="001B5807">
      <w:pPr>
        <w:spacing w:after="461"/>
        <w:ind w:left="20" w:right="288"/>
      </w:pPr>
      <w:r>
        <w:t>In this section</w:t>
      </w:r>
      <w:ins w:id="1257" w:author="Christopher Karlsten" w:date="2022-10-31T17:46:00Z">
        <w:r w:rsidR="008D52C6">
          <w:t>,</w:t>
        </w:r>
      </w:ins>
      <w:r>
        <w:t xml:space="preserve"> we perform the welfare analysis for different benefit replacement rates. Table </w:t>
      </w:r>
      <w:r>
        <w:rPr>
          <w:color w:val="4C0000"/>
        </w:rPr>
        <w:t xml:space="preserve">11 </w:t>
      </w:r>
      <w:r>
        <w:t>shows</w:t>
      </w:r>
      <w:del w:id="1258" w:author="Christopher Karlsten" w:date="2022-10-31T17:46:00Z">
        <w:r w:rsidDel="008D52C6">
          <w:delText>,</w:delText>
        </w:r>
      </w:del>
      <w:r>
        <w:t xml:space="preserve"> that the alternative paramet</w:t>
      </w:r>
      <w:ins w:id="1259" w:author="Christopher Karlsten" w:date="2022-10-31T18:02:00Z">
        <w:r w:rsidR="002E25FA">
          <w:t>e</w:t>
        </w:r>
      </w:ins>
      <w:r>
        <w:t>rization of the unemployment replacement rates yield</w:t>
      </w:r>
      <w:ins w:id="1260" w:author="Christopher Karlsten" w:date="2022-10-31T17:49:00Z">
        <w:r w:rsidR="008D52C6">
          <w:t>s</w:t>
        </w:r>
      </w:ins>
      <w:r>
        <w:t xml:space="preserve"> considerably higher welfare benefits for the UI extension policy. In particular, the lower the replacement rate under the no</w:t>
      </w:r>
      <w:ins w:id="1261" w:author="Christopher Karlsten" w:date="2022-10-31T18:04:00Z">
        <w:r w:rsidR="002E25FA">
          <w:t>-</w:t>
        </w:r>
      </w:ins>
      <w:del w:id="1262" w:author="Christopher Karlsten" w:date="2022-10-31T18:04:00Z">
        <w:r w:rsidDel="002E25FA">
          <w:delText xml:space="preserve"> </w:delText>
        </w:r>
      </w:del>
      <w:r>
        <w:t xml:space="preserve">benefit regime, the more harmful is the expiration of eligibility to the </w:t>
      </w:r>
      <w:del w:id="1263" w:author="Christopher Karlsten" w:date="2022-10-31T18:06:00Z">
        <w:r w:rsidDel="002E25FA">
          <w:delText>unemployment insurance</w:delText>
        </w:r>
      </w:del>
      <w:ins w:id="1264" w:author="Christopher Karlsten" w:date="2022-10-31T18:06:00Z">
        <w:r w:rsidR="002E25FA">
          <w:t>UI</w:t>
        </w:r>
      </w:ins>
      <w:r>
        <w:t xml:space="preserve">. The UI extension is thus particularly powerful if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t>is small</w:t>
      </w:r>
      <w:ins w:id="1265" w:author="Christopher Karlsten" w:date="2022-10-31T18:09:00Z">
        <w:r w:rsidR="002E25FA">
          <w:t>, which</w:t>
        </w:r>
      </w:ins>
      <w:del w:id="1266" w:author="Christopher Karlsten" w:date="2022-10-31T18:09:00Z">
        <w:r w:rsidDel="002E25FA">
          <w:delText>. This</w:delText>
        </w:r>
      </w:del>
      <w:r>
        <w:t xml:space="preserve"> is mirrored by the long-run multiplier of the UI extension policy. It increases from 1.275 in the baseline calibration to 1.416 under the lower replacement rates. In contrast, </w:t>
      </w:r>
      <w:proofErr w:type="gramStart"/>
      <w:r>
        <w:t>multipliers</w:t>
      </w:r>
      <w:proofErr w:type="gramEnd"/>
      <w:r>
        <w:t xml:space="preserve"> and welfare </w:t>
      </w:r>
      <w:ins w:id="1267" w:author="Christopher Karlsten" w:date="2022-10-31T18:09:00Z">
        <w:r w:rsidR="002E25FA">
          <w:t>effe</w:t>
        </w:r>
      </w:ins>
      <w:del w:id="1268" w:author="Christopher Karlsten" w:date="2022-10-31T18:09:00Z">
        <w:r w:rsidDel="002E25FA">
          <w:delText>impa</w:delText>
        </w:r>
      </w:del>
      <w:r>
        <w:t>cts of the other two policies do not change dramatically under the alternative calibration. Again, our ranking of the three policies remains the same.</w:t>
      </w:r>
    </w:p>
    <w:p w14:paraId="22AC8BB1" w14:textId="77777777" w:rsidR="006719BC" w:rsidRDefault="001B5807">
      <w:pPr>
        <w:spacing w:after="53" w:line="259" w:lineRule="auto"/>
        <w:ind w:left="0" w:right="0" w:firstLine="0"/>
        <w:jc w:val="left"/>
      </w:pPr>
      <w:r>
        <w:rPr>
          <w:noProof/>
          <w:sz w:val="22"/>
        </w:rPr>
        <mc:AlternateContent>
          <mc:Choice Requires="wpg">
            <w:drawing>
              <wp:inline distT="0" distB="0" distL="0" distR="0" wp14:anchorId="2C8B334D" wp14:editId="733BCA11">
                <wp:extent cx="5690692" cy="11887"/>
                <wp:effectExtent l="0" t="0" r="0" b="0"/>
                <wp:docPr id="59659" name="Group 59659"/>
                <wp:cNvGraphicFramePr/>
                <a:graphic xmlns:a="http://schemas.openxmlformats.org/drawingml/2006/main">
                  <a:graphicData uri="http://schemas.microsoft.com/office/word/2010/wordprocessingGroup">
                    <wpg:wgp>
                      <wpg:cNvGrpSpPr/>
                      <wpg:grpSpPr>
                        <a:xfrm>
                          <a:off x="0" y="0"/>
                          <a:ext cx="5690692" cy="11887"/>
                          <a:chOff x="0" y="0"/>
                          <a:chExt cx="5690692" cy="11887"/>
                        </a:xfrm>
                      </wpg:grpSpPr>
                      <wps:wsp>
                        <wps:cNvPr id="4654" name="Shape 4654"/>
                        <wps:cNvSpPr/>
                        <wps:spPr>
                          <a:xfrm>
                            <a:off x="0" y="0"/>
                            <a:ext cx="5690692" cy="0"/>
                          </a:xfrm>
                          <a:custGeom>
                            <a:avLst/>
                            <a:gdLst/>
                            <a:ahLst/>
                            <a:cxnLst/>
                            <a:rect l="0" t="0" r="0" b="0"/>
                            <a:pathLst>
                              <a:path w="5690692">
                                <a:moveTo>
                                  <a:pt x="0" y="0"/>
                                </a:moveTo>
                                <a:lnTo>
                                  <a:pt x="5690692"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59" style="width:448.086pt;height:0.936pt;mso-position-horizontal-relative:char;mso-position-vertical-relative:line" coordsize="56906,118">
                <v:shape id="Shape 4654" style="position:absolute;width:56906;height:0;left:0;top:0;" coordsize="5690692,0" path="m0,0l5690692,0">
                  <v:stroke weight="0.936pt" endcap="flat" joinstyle="miter" miterlimit="10" on="true" color="#000000"/>
                  <v:fill on="false" color="#000000" opacity="0"/>
                </v:shape>
              </v:group>
            </w:pict>
          </mc:Fallback>
        </mc:AlternateContent>
      </w:r>
    </w:p>
    <w:p w14:paraId="5077BC4C" w14:textId="77777777" w:rsidR="006719BC" w:rsidRDefault="001B5807">
      <w:pPr>
        <w:tabs>
          <w:tab w:val="center" w:pos="5634"/>
          <w:tab w:val="center" w:pos="7282"/>
          <w:tab w:val="center" w:pos="8565"/>
        </w:tabs>
        <w:spacing w:after="13" w:line="248" w:lineRule="auto"/>
        <w:ind w:left="0" w:right="0" w:firstLine="0"/>
        <w:jc w:val="left"/>
      </w:pPr>
      <w:r>
        <w:rPr>
          <w:sz w:val="22"/>
        </w:rPr>
        <w:tab/>
      </w:r>
      <w:r>
        <w:t>Stimulus check</w:t>
      </w:r>
      <w:r>
        <w:tab/>
        <w:t>UI extension</w:t>
      </w:r>
      <w:r>
        <w:tab/>
        <w:t>Tax cut</w:t>
      </w:r>
    </w:p>
    <w:p w14:paraId="1C7F95E4" w14:textId="77777777" w:rsidR="006719BC" w:rsidRDefault="001B5807">
      <w:pPr>
        <w:spacing w:after="47" w:line="259" w:lineRule="auto"/>
        <w:ind w:left="117" w:right="0" w:firstLine="0"/>
        <w:jc w:val="left"/>
      </w:pPr>
      <w:r>
        <w:rPr>
          <w:noProof/>
          <w:sz w:val="22"/>
        </w:rPr>
        <mc:AlternateContent>
          <mc:Choice Requires="wpg">
            <w:drawing>
              <wp:inline distT="0" distB="0" distL="0" distR="0" wp14:anchorId="57C3D7C0" wp14:editId="0F38B80B">
                <wp:extent cx="5616372" cy="4458"/>
                <wp:effectExtent l="0" t="0" r="0" b="0"/>
                <wp:docPr id="59660" name="Group 59660"/>
                <wp:cNvGraphicFramePr/>
                <a:graphic xmlns:a="http://schemas.openxmlformats.org/drawingml/2006/main">
                  <a:graphicData uri="http://schemas.microsoft.com/office/word/2010/wordprocessingGroup">
                    <wpg:wgp>
                      <wpg:cNvGrpSpPr/>
                      <wpg:grpSpPr>
                        <a:xfrm>
                          <a:off x="0" y="0"/>
                          <a:ext cx="5616372" cy="4458"/>
                          <a:chOff x="0" y="0"/>
                          <a:chExt cx="5616372" cy="4458"/>
                        </a:xfrm>
                      </wpg:grpSpPr>
                      <wps:wsp>
                        <wps:cNvPr id="4656" name="Shape 4656"/>
                        <wps:cNvSpPr/>
                        <wps:spPr>
                          <a:xfrm>
                            <a:off x="0" y="0"/>
                            <a:ext cx="5616372" cy="0"/>
                          </a:xfrm>
                          <a:custGeom>
                            <a:avLst/>
                            <a:gdLst/>
                            <a:ahLst/>
                            <a:cxnLst/>
                            <a:rect l="0" t="0" r="0" b="0"/>
                            <a:pathLst>
                              <a:path w="5616372">
                                <a:moveTo>
                                  <a:pt x="0" y="0"/>
                                </a:moveTo>
                                <a:lnTo>
                                  <a:pt x="561637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60" style="width:442.234pt;height:0.351pt;mso-position-horizontal-relative:char;mso-position-vertical-relative:line" coordsize="56163,44">
                <v:shape id="Shape 4656" style="position:absolute;width:56163;height:0;left:0;top:0;" coordsize="5616372,0" path="m0,0l5616372,0">
                  <v:stroke weight="0.351pt" endcap="flat" joinstyle="miter" miterlimit="10" on="true" color="#000000"/>
                  <v:fill on="false" color="#000000" opacity="0"/>
                </v:shape>
              </v:group>
            </w:pict>
          </mc:Fallback>
        </mc:AlternateContent>
      </w:r>
    </w:p>
    <w:tbl>
      <w:tblPr>
        <w:tblStyle w:val="TableGrid"/>
        <w:tblW w:w="8962" w:type="dxa"/>
        <w:tblInd w:w="0" w:type="dxa"/>
        <w:tblLook w:val="04A0" w:firstRow="1" w:lastRow="0" w:firstColumn="1" w:lastColumn="0" w:noHBand="0" w:noVBand="1"/>
      </w:tblPr>
      <w:tblGrid>
        <w:gridCol w:w="567"/>
        <w:gridCol w:w="6267"/>
        <w:gridCol w:w="1062"/>
        <w:gridCol w:w="868"/>
        <w:gridCol w:w="468"/>
      </w:tblGrid>
      <w:tr w:rsidR="006719BC" w14:paraId="78742021" w14:textId="77777777">
        <w:trPr>
          <w:trHeight w:val="669"/>
        </w:trPr>
        <w:tc>
          <w:tcPr>
            <w:tcW w:w="1628" w:type="dxa"/>
            <w:tcBorders>
              <w:top w:val="nil"/>
              <w:left w:val="nil"/>
              <w:bottom w:val="nil"/>
              <w:right w:val="nil"/>
            </w:tcBorders>
            <w:vAlign w:val="center"/>
          </w:tcPr>
          <w:p w14:paraId="65A5FCFB" w14:textId="77777777" w:rsidR="006719BC" w:rsidRDefault="001B5807">
            <w:pPr>
              <w:spacing w:after="0" w:line="259" w:lineRule="auto"/>
              <w:ind w:left="0" w:right="0" w:firstLine="0"/>
              <w:jc w:val="left"/>
            </w:pPr>
            <w:r>
              <w:t>no AD effects</w:t>
            </w:r>
          </w:p>
        </w:tc>
        <w:tc>
          <w:tcPr>
            <w:tcW w:w="3244" w:type="dxa"/>
            <w:tcBorders>
              <w:top w:val="nil"/>
              <w:left w:val="nil"/>
              <w:bottom w:val="nil"/>
              <w:right w:val="nil"/>
            </w:tcBorders>
          </w:tcPr>
          <w:p w14:paraId="2BE70905" w14:textId="77777777" w:rsidR="006719BC" w:rsidRDefault="001B5807">
            <w:pPr>
              <w:spacing w:after="34" w:line="259" w:lineRule="auto"/>
              <w:ind w:left="0" w:right="0" w:firstLine="0"/>
              <w:jc w:val="left"/>
            </w:pPr>
            <w:r>
              <w:t>Baseline (</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7</w:t>
            </w:r>
            <w:r>
              <w:t xml:space="preserve">,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5</w:t>
            </w:r>
            <w:r>
              <w:t>)</w:t>
            </w:r>
          </w:p>
          <w:p w14:paraId="5951C481" w14:textId="77777777" w:rsidR="006719BC" w:rsidRDefault="001B5807">
            <w:pPr>
              <w:spacing w:after="0" w:line="259" w:lineRule="auto"/>
              <w:ind w:left="0" w:right="0" w:firstLine="0"/>
              <w:jc w:val="left"/>
            </w:pPr>
            <w:r>
              <w:t>Altern. (</w:t>
            </w:r>
            <w:proofErr w:type="spellStart"/>
            <w:r>
              <w:rPr>
                <w:rFonts w:ascii="Cambria" w:eastAsia="Cambria" w:hAnsi="Cambria" w:cs="Cambria"/>
                <w:i/>
              </w:rPr>
              <w:t>ρ</w:t>
            </w:r>
            <w:r>
              <w:rPr>
                <w:rFonts w:ascii="Cambria" w:eastAsia="Cambria" w:hAnsi="Cambria" w:cs="Cambria"/>
                <w:i/>
                <w:sz w:val="16"/>
              </w:rPr>
              <w:t>b</w:t>
            </w:r>
            <w:proofErr w:type="spellEnd"/>
            <w:r>
              <w:rPr>
                <w:rFonts w:ascii="Cambria" w:eastAsia="Cambria" w:hAnsi="Cambria" w:cs="Cambria"/>
                <w:i/>
                <w:sz w:val="16"/>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3</w:t>
            </w:r>
            <w:r>
              <w:t xml:space="preserve">, </w:t>
            </w:r>
            <w:proofErr w:type="spellStart"/>
            <w:r>
              <w:rPr>
                <w:rFonts w:ascii="Cambria" w:eastAsia="Cambria" w:hAnsi="Cambria" w:cs="Cambria"/>
                <w:i/>
              </w:rPr>
              <w:t>ρ</w:t>
            </w:r>
            <w:r>
              <w:rPr>
                <w:rFonts w:ascii="Cambria" w:eastAsia="Cambria" w:hAnsi="Cambria" w:cs="Cambria"/>
                <w:i/>
                <w:sz w:val="16"/>
              </w:rPr>
              <w:t>nb</w:t>
            </w:r>
            <w:proofErr w:type="spellEnd"/>
            <w:r>
              <w:rPr>
                <w:rFonts w:ascii="Cambria" w:eastAsia="Cambria" w:hAnsi="Cambria" w:cs="Cambria"/>
                <w:i/>
                <w:sz w:val="16"/>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15</w:t>
            </w:r>
            <w:r>
              <w:t>)</w:t>
            </w:r>
          </w:p>
          <w:p w14:paraId="30EC71D7" w14:textId="77777777" w:rsidR="006719BC" w:rsidRDefault="001B5807">
            <w:pPr>
              <w:spacing w:after="0" w:line="259" w:lineRule="auto"/>
              <w:ind w:left="-1511" w:right="-4089" w:firstLine="0"/>
              <w:jc w:val="left"/>
            </w:pPr>
            <w:r>
              <w:rPr>
                <w:noProof/>
                <w:sz w:val="22"/>
              </w:rPr>
              <mc:AlternateContent>
                <mc:Choice Requires="wpg">
                  <w:drawing>
                    <wp:inline distT="0" distB="0" distL="0" distR="0" wp14:anchorId="0DF948EE" wp14:editId="2F6F7827">
                      <wp:extent cx="5616372" cy="4458"/>
                      <wp:effectExtent l="0" t="0" r="0" b="0"/>
                      <wp:docPr id="60517" name="Group 60517"/>
                      <wp:cNvGraphicFramePr/>
                      <a:graphic xmlns:a="http://schemas.openxmlformats.org/drawingml/2006/main">
                        <a:graphicData uri="http://schemas.microsoft.com/office/word/2010/wordprocessingGroup">
                          <wpg:wgp>
                            <wpg:cNvGrpSpPr/>
                            <wpg:grpSpPr>
                              <a:xfrm>
                                <a:off x="0" y="0"/>
                                <a:ext cx="5616372" cy="4458"/>
                                <a:chOff x="0" y="0"/>
                                <a:chExt cx="5616372" cy="4458"/>
                              </a:xfrm>
                            </wpg:grpSpPr>
                            <wps:wsp>
                              <wps:cNvPr id="4684" name="Shape 4684"/>
                              <wps:cNvSpPr/>
                              <wps:spPr>
                                <a:xfrm>
                                  <a:off x="0" y="0"/>
                                  <a:ext cx="5616372" cy="0"/>
                                </a:xfrm>
                                <a:custGeom>
                                  <a:avLst/>
                                  <a:gdLst/>
                                  <a:ahLst/>
                                  <a:cxnLst/>
                                  <a:rect l="0" t="0" r="0" b="0"/>
                                  <a:pathLst>
                                    <a:path w="5616372">
                                      <a:moveTo>
                                        <a:pt x="0" y="0"/>
                                      </a:moveTo>
                                      <a:lnTo>
                                        <a:pt x="561637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517" style="width:442.234pt;height:0.351pt;mso-position-horizontal-relative:char;mso-position-vertical-relative:line" coordsize="56163,44">
                      <v:shape id="Shape 4684" style="position:absolute;width:56163;height:0;left:0;top:0;" coordsize="5616372,0" path="m0,0l5616372,0">
                        <v:stroke weight="0.351pt" endcap="flat" joinstyle="miter" miterlimit="10" on="true" color="#000000"/>
                        <v:fill on="false" color="#000000" opacity="0"/>
                      </v:shape>
                    </v:group>
                  </w:pict>
                </mc:Fallback>
              </mc:AlternateContent>
            </w:r>
          </w:p>
        </w:tc>
        <w:tc>
          <w:tcPr>
            <w:tcW w:w="1762" w:type="dxa"/>
            <w:tcBorders>
              <w:top w:val="nil"/>
              <w:left w:val="nil"/>
              <w:bottom w:val="nil"/>
              <w:right w:val="nil"/>
            </w:tcBorders>
          </w:tcPr>
          <w:p w14:paraId="79D80AEF" w14:textId="77777777" w:rsidR="006719BC" w:rsidRDefault="001B5807">
            <w:pPr>
              <w:spacing w:after="0" w:line="259" w:lineRule="auto"/>
              <w:ind w:left="0" w:right="695" w:firstLine="0"/>
              <w:jc w:val="left"/>
            </w:pPr>
            <w:r>
              <w:t>0.011 0.043</w:t>
            </w:r>
          </w:p>
        </w:tc>
        <w:tc>
          <w:tcPr>
            <w:tcW w:w="1534" w:type="dxa"/>
            <w:tcBorders>
              <w:top w:val="nil"/>
              <w:left w:val="nil"/>
              <w:bottom w:val="nil"/>
              <w:right w:val="nil"/>
            </w:tcBorders>
          </w:tcPr>
          <w:p w14:paraId="70287E1D" w14:textId="77777777" w:rsidR="006719BC" w:rsidRDefault="001B5807">
            <w:pPr>
              <w:spacing w:after="0" w:line="259" w:lineRule="auto"/>
              <w:ind w:left="0" w:right="468" w:firstLine="0"/>
              <w:jc w:val="left"/>
            </w:pPr>
            <w:r>
              <w:t>0.580 1.913</w:t>
            </w:r>
          </w:p>
        </w:tc>
        <w:tc>
          <w:tcPr>
            <w:tcW w:w="793" w:type="dxa"/>
            <w:tcBorders>
              <w:top w:val="nil"/>
              <w:left w:val="nil"/>
              <w:bottom w:val="nil"/>
              <w:right w:val="nil"/>
            </w:tcBorders>
          </w:tcPr>
          <w:p w14:paraId="5C7B1226" w14:textId="77777777" w:rsidR="006719BC" w:rsidRDefault="001B5807">
            <w:pPr>
              <w:spacing w:after="0" w:line="259" w:lineRule="auto"/>
              <w:ind w:left="0" w:right="0" w:firstLine="0"/>
              <w:jc w:val="left"/>
            </w:pPr>
            <w:r>
              <w:t>0.002 0.003</w:t>
            </w:r>
          </w:p>
        </w:tc>
      </w:tr>
      <w:tr w:rsidR="006719BC" w14:paraId="6B02F5FC" w14:textId="77777777">
        <w:trPr>
          <w:trHeight w:val="614"/>
        </w:trPr>
        <w:tc>
          <w:tcPr>
            <w:tcW w:w="1628" w:type="dxa"/>
            <w:tcBorders>
              <w:top w:val="nil"/>
              <w:left w:val="nil"/>
              <w:bottom w:val="nil"/>
              <w:right w:val="nil"/>
            </w:tcBorders>
            <w:vAlign w:val="center"/>
          </w:tcPr>
          <w:p w14:paraId="1A019A83" w14:textId="77777777" w:rsidR="006719BC" w:rsidRDefault="001B5807">
            <w:pPr>
              <w:spacing w:after="0" w:line="259" w:lineRule="auto"/>
              <w:ind w:left="0" w:right="0" w:firstLine="0"/>
              <w:jc w:val="left"/>
            </w:pPr>
            <w:r>
              <w:t>AD effects</w:t>
            </w:r>
          </w:p>
        </w:tc>
        <w:tc>
          <w:tcPr>
            <w:tcW w:w="3244" w:type="dxa"/>
            <w:tcBorders>
              <w:top w:val="nil"/>
              <w:left w:val="nil"/>
              <w:bottom w:val="nil"/>
              <w:right w:val="nil"/>
            </w:tcBorders>
          </w:tcPr>
          <w:p w14:paraId="4A914544" w14:textId="77777777" w:rsidR="006719BC" w:rsidRDefault="001B5807">
            <w:pPr>
              <w:spacing w:after="34" w:line="259" w:lineRule="auto"/>
              <w:ind w:left="0" w:right="0" w:firstLine="0"/>
              <w:jc w:val="left"/>
            </w:pPr>
            <w:r>
              <w:t>Baseline (</w:t>
            </w:r>
            <w:proofErr w:type="spellStart"/>
            <w:r>
              <w:rPr>
                <w:rFonts w:ascii="Cambria" w:eastAsia="Cambria" w:hAnsi="Cambria" w:cs="Cambria"/>
                <w:i/>
              </w:rPr>
              <w:t>ρ</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7</w:t>
            </w:r>
            <w:r>
              <w:t xml:space="preserve">, </w:t>
            </w:r>
            <w:proofErr w:type="spellStart"/>
            <w:r>
              <w:rPr>
                <w:rFonts w:ascii="Cambria" w:eastAsia="Cambria" w:hAnsi="Cambria" w:cs="Cambria"/>
                <w:i/>
              </w:rPr>
              <w:t>ρ</w:t>
            </w:r>
            <w:r>
              <w:rPr>
                <w:rFonts w:ascii="Cambria" w:eastAsia="Cambria" w:hAnsi="Cambria" w:cs="Cambria"/>
                <w:i/>
                <w:vertAlign w:val="subscript"/>
              </w:rPr>
              <w:t>nb</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5</w:t>
            </w:r>
            <w:r>
              <w:t>)</w:t>
            </w:r>
          </w:p>
          <w:p w14:paraId="421B2BF4" w14:textId="77777777" w:rsidR="006719BC" w:rsidRDefault="001B5807">
            <w:pPr>
              <w:spacing w:after="0" w:line="259" w:lineRule="auto"/>
              <w:ind w:left="0" w:right="0" w:firstLine="0"/>
              <w:jc w:val="left"/>
            </w:pPr>
            <w:r>
              <w:t>Altern. (</w:t>
            </w:r>
            <w:proofErr w:type="spellStart"/>
            <w:r>
              <w:rPr>
                <w:rFonts w:ascii="Cambria" w:eastAsia="Cambria" w:hAnsi="Cambria" w:cs="Cambria"/>
                <w:i/>
              </w:rPr>
              <w:t>ρ</w:t>
            </w:r>
            <w:r>
              <w:rPr>
                <w:rFonts w:ascii="Cambria" w:eastAsia="Cambria" w:hAnsi="Cambria" w:cs="Cambria"/>
                <w:i/>
                <w:sz w:val="16"/>
              </w:rPr>
              <w:t>b</w:t>
            </w:r>
            <w:proofErr w:type="spellEnd"/>
            <w:r>
              <w:rPr>
                <w:rFonts w:ascii="Cambria" w:eastAsia="Cambria" w:hAnsi="Cambria" w:cs="Cambria"/>
                <w:i/>
                <w:sz w:val="16"/>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3</w:t>
            </w:r>
            <w:r>
              <w:t xml:space="preserve">, </w:t>
            </w:r>
            <w:proofErr w:type="spellStart"/>
            <w:r>
              <w:rPr>
                <w:rFonts w:ascii="Cambria" w:eastAsia="Cambria" w:hAnsi="Cambria" w:cs="Cambria"/>
                <w:i/>
              </w:rPr>
              <w:t>ρ</w:t>
            </w:r>
            <w:r>
              <w:rPr>
                <w:rFonts w:ascii="Cambria" w:eastAsia="Cambria" w:hAnsi="Cambria" w:cs="Cambria"/>
                <w:i/>
                <w:sz w:val="16"/>
              </w:rPr>
              <w:t>nb</w:t>
            </w:r>
            <w:proofErr w:type="spellEnd"/>
            <w:r>
              <w:rPr>
                <w:rFonts w:ascii="Cambria" w:eastAsia="Cambria" w:hAnsi="Cambria" w:cs="Cambria"/>
                <w:i/>
                <w:sz w:val="16"/>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15</w:t>
            </w:r>
            <w:r>
              <w:t>)</w:t>
            </w:r>
          </w:p>
        </w:tc>
        <w:tc>
          <w:tcPr>
            <w:tcW w:w="1762" w:type="dxa"/>
            <w:tcBorders>
              <w:top w:val="nil"/>
              <w:left w:val="nil"/>
              <w:bottom w:val="nil"/>
              <w:right w:val="nil"/>
            </w:tcBorders>
          </w:tcPr>
          <w:p w14:paraId="2771F8D9" w14:textId="77777777" w:rsidR="006719BC" w:rsidRDefault="001B5807">
            <w:pPr>
              <w:spacing w:after="0" w:line="259" w:lineRule="auto"/>
              <w:ind w:left="0" w:right="695" w:firstLine="0"/>
              <w:jc w:val="left"/>
            </w:pPr>
            <w:r>
              <w:t>0.171 0.169</w:t>
            </w:r>
          </w:p>
        </w:tc>
        <w:tc>
          <w:tcPr>
            <w:tcW w:w="1534" w:type="dxa"/>
            <w:tcBorders>
              <w:top w:val="nil"/>
              <w:left w:val="nil"/>
              <w:bottom w:val="nil"/>
              <w:right w:val="nil"/>
            </w:tcBorders>
          </w:tcPr>
          <w:p w14:paraId="5A646211" w14:textId="77777777" w:rsidR="006719BC" w:rsidRDefault="001B5807">
            <w:pPr>
              <w:spacing w:after="0" w:line="259" w:lineRule="auto"/>
              <w:ind w:left="0" w:right="468" w:firstLine="0"/>
              <w:jc w:val="left"/>
            </w:pPr>
            <w:r>
              <w:t>1.266 2.620</w:t>
            </w:r>
          </w:p>
        </w:tc>
        <w:tc>
          <w:tcPr>
            <w:tcW w:w="793" w:type="dxa"/>
            <w:tcBorders>
              <w:top w:val="nil"/>
              <w:left w:val="nil"/>
              <w:bottom w:val="nil"/>
              <w:right w:val="nil"/>
            </w:tcBorders>
          </w:tcPr>
          <w:p w14:paraId="5812F9B8" w14:textId="77777777" w:rsidR="006719BC" w:rsidRDefault="001B5807">
            <w:pPr>
              <w:spacing w:after="0" w:line="259" w:lineRule="auto"/>
              <w:ind w:left="0" w:right="0" w:firstLine="0"/>
              <w:jc w:val="left"/>
            </w:pPr>
            <w:r>
              <w:t>0.065 0.052</w:t>
            </w:r>
          </w:p>
        </w:tc>
      </w:tr>
    </w:tbl>
    <w:p w14:paraId="6BA3C532" w14:textId="77777777" w:rsidR="006719BC" w:rsidRDefault="001B5807">
      <w:pPr>
        <w:spacing w:after="135" w:line="259" w:lineRule="auto"/>
        <w:ind w:left="117" w:right="0" w:firstLine="0"/>
        <w:jc w:val="left"/>
      </w:pPr>
      <w:r>
        <w:rPr>
          <w:noProof/>
          <w:sz w:val="22"/>
        </w:rPr>
        <mc:AlternateContent>
          <mc:Choice Requires="wpg">
            <w:drawing>
              <wp:inline distT="0" distB="0" distL="0" distR="0" wp14:anchorId="626131A7" wp14:editId="45BACA6E">
                <wp:extent cx="5616372" cy="4458"/>
                <wp:effectExtent l="0" t="0" r="0" b="0"/>
                <wp:docPr id="59662" name="Group 59662"/>
                <wp:cNvGraphicFramePr/>
                <a:graphic xmlns:a="http://schemas.openxmlformats.org/drawingml/2006/main">
                  <a:graphicData uri="http://schemas.microsoft.com/office/word/2010/wordprocessingGroup">
                    <wpg:wgp>
                      <wpg:cNvGrpSpPr/>
                      <wpg:grpSpPr>
                        <a:xfrm>
                          <a:off x="0" y="0"/>
                          <a:ext cx="5616372" cy="4458"/>
                          <a:chOff x="0" y="0"/>
                          <a:chExt cx="5616372" cy="4458"/>
                        </a:xfrm>
                      </wpg:grpSpPr>
                      <wps:wsp>
                        <wps:cNvPr id="4712" name="Shape 4712"/>
                        <wps:cNvSpPr/>
                        <wps:spPr>
                          <a:xfrm>
                            <a:off x="0" y="0"/>
                            <a:ext cx="5616372" cy="0"/>
                          </a:xfrm>
                          <a:custGeom>
                            <a:avLst/>
                            <a:gdLst/>
                            <a:ahLst/>
                            <a:cxnLst/>
                            <a:rect l="0" t="0" r="0" b="0"/>
                            <a:pathLst>
                              <a:path w="5616372">
                                <a:moveTo>
                                  <a:pt x="0" y="0"/>
                                </a:moveTo>
                                <a:lnTo>
                                  <a:pt x="561637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62" style="width:442.234pt;height:0.351pt;mso-position-horizontal-relative:char;mso-position-vertical-relative:line" coordsize="56163,44">
                <v:shape id="Shape 4712" style="position:absolute;width:56163;height:0;left:0;top:0;" coordsize="5616372,0" path="m0,0l5616372,0">
                  <v:stroke weight="0.351pt" endcap="flat" joinstyle="miter" miterlimit="10" on="true" color="#000000"/>
                  <v:fill on="false" color="#000000" opacity="0"/>
                </v:shape>
              </v:group>
            </w:pict>
          </mc:Fallback>
        </mc:AlternateContent>
      </w:r>
    </w:p>
    <w:p w14:paraId="04D10ABA" w14:textId="1144C4B5" w:rsidR="006719BC" w:rsidRDefault="001B5807">
      <w:pPr>
        <w:ind w:left="20" w:right="288"/>
      </w:pPr>
      <w:r>
        <w:rPr>
          <w:sz w:val="22"/>
        </w:rPr>
        <w:t xml:space="preserve">Table 11 </w:t>
      </w:r>
      <w:r>
        <w:t>Consumption</w:t>
      </w:r>
      <w:ins w:id="1269" w:author="Christopher Karlsten [2]" w:date="2022-11-06T13:18:00Z">
        <w:r w:rsidR="00DC73F5">
          <w:t>-</w:t>
        </w:r>
      </w:ins>
      <w:del w:id="1270" w:author="Christopher Karlsten [2]" w:date="2022-11-06T13:18:00Z">
        <w:r w:rsidDel="00DC73F5">
          <w:delText xml:space="preserve"> </w:delText>
        </w:r>
      </w:del>
      <w:r>
        <w:t>equivalent welfare gains in basis points, calculated for policies implemented in a recession with and without aggregate demand effects, for different unemployment benefit rates</w:t>
      </w:r>
      <w:del w:id="1271" w:author="Christopher Karlsten [2]" w:date="2022-11-07T18:28:00Z">
        <w:r w:rsidDel="00174B57">
          <w:delText>.</w:delText>
        </w:r>
      </w:del>
    </w:p>
    <w:p w14:paraId="629522E9" w14:textId="77777777" w:rsidR="006719BC" w:rsidRDefault="001B5807">
      <w:pPr>
        <w:pStyle w:val="Heading2"/>
        <w:ind w:left="571" w:hanging="586"/>
      </w:pPr>
      <w:bookmarkStart w:id="1272" w:name="_Toc63055"/>
      <w:r>
        <w:t>Changing the properties of the recession</w:t>
      </w:r>
      <w:bookmarkEnd w:id="1272"/>
    </w:p>
    <w:p w14:paraId="0E693E55" w14:textId="2F237B8F" w:rsidR="006719BC" w:rsidRDefault="001B5807">
      <w:pPr>
        <w:ind w:left="20" w:right="288"/>
      </w:pPr>
      <w:r>
        <w:t>In this section</w:t>
      </w:r>
      <w:ins w:id="1273" w:author="Christopher Karlsten" w:date="2022-10-31T18:10:00Z">
        <w:r w:rsidR="002E25FA">
          <w:t>,</w:t>
        </w:r>
      </w:ins>
      <w:r>
        <w:t xml:space="preserve"> we alter two properties of the recess</w:t>
      </w:r>
      <w:del w:id="1274" w:author="Christopher Karlsten" w:date="2022-10-31T18:10:00Z">
        <w:r w:rsidDel="002E25FA">
          <w:delText>s</w:delText>
        </w:r>
      </w:del>
      <w:r>
        <w:t xml:space="preserve">ion and study the </w:t>
      </w:r>
      <w:ins w:id="1275" w:author="Christopher Karlsten" w:date="2022-10-31T18:10:00Z">
        <w:r w:rsidR="002E25FA">
          <w:t>effe</w:t>
        </w:r>
      </w:ins>
      <w:del w:id="1276" w:author="Christopher Karlsten" w:date="2022-10-31T18:10:00Z">
        <w:r w:rsidDel="002E25FA">
          <w:delText>impa</w:delText>
        </w:r>
      </w:del>
      <w:r>
        <w:t xml:space="preserve">ct of those changes (one at a time) on our main results. First, we lower the average length of a recession from six quarters in the baseline to four quarters. Second, we increase the consumption elasticity of the aggregate demand effect, </w:t>
      </w:r>
      <w:r>
        <w:rPr>
          <w:rFonts w:ascii="Cambria" w:eastAsia="Cambria" w:hAnsi="Cambria" w:cs="Cambria"/>
          <w:i/>
        </w:rPr>
        <w:t>κ</w:t>
      </w:r>
      <w:r>
        <w:t>, from 0.3 in the baseline to 0.5. In either case, the parameter changes do not require a re</w:t>
      </w:r>
      <w:ins w:id="1277" w:author="Christopher Karlsten" w:date="2022-10-31T18:11:00Z">
        <w:r w:rsidR="00943085">
          <w:t>-</w:t>
        </w:r>
      </w:ins>
      <w:r>
        <w:t>estimation of the discount factor distribution, since the baseline saving behavior is unaffected by properties of the recession, which arrives as an MIT shock.</w:t>
      </w:r>
    </w:p>
    <w:p w14:paraId="7688F5C1" w14:textId="6B2B2560" w:rsidR="006719BC" w:rsidRDefault="001B5807">
      <w:pPr>
        <w:ind w:right="288" w:firstLine="234"/>
      </w:pPr>
      <w:r>
        <w:lastRenderedPageBreak/>
        <w:t xml:space="preserve">Table </w:t>
      </w:r>
      <w:r>
        <w:rPr>
          <w:color w:val="4C0000"/>
        </w:rPr>
        <w:t xml:space="preserve">12 </w:t>
      </w:r>
      <w:r>
        <w:t xml:space="preserve">presents the welfare results for different properties of the recession. In case of a shorter average recession length of </w:t>
      </w:r>
      <w:del w:id="1278" w:author="Christopher Karlsten" w:date="2022-10-31T18:13:00Z">
        <w:r w:rsidDel="00943085">
          <w:delText xml:space="preserve">4 </w:delText>
        </w:r>
      </w:del>
      <w:ins w:id="1279" w:author="Christopher Karlsten" w:date="2022-10-31T18:13:00Z">
        <w:r w:rsidR="00943085">
          <w:t xml:space="preserve">four </w:t>
        </w:r>
      </w:ins>
      <w:r>
        <w:t>quarters</w:t>
      </w:r>
      <w:ins w:id="1280" w:author="Christopher Karlsten" w:date="2022-10-31T18:14:00Z">
        <w:r w:rsidR="00943085">
          <w:t>,</w:t>
        </w:r>
      </w:ins>
      <w:r>
        <w:t xml:space="preserve"> as opposed to </w:t>
      </w:r>
      <w:del w:id="1281" w:author="Christopher Karlsten" w:date="2022-10-31T18:13:00Z">
        <w:r w:rsidDel="00943085">
          <w:delText xml:space="preserve">6 </w:delText>
        </w:r>
      </w:del>
      <w:ins w:id="1282" w:author="Christopher Karlsten" w:date="2022-10-31T18:13:00Z">
        <w:r w:rsidR="00943085">
          <w:t xml:space="preserve">six </w:t>
        </w:r>
      </w:ins>
      <w:r>
        <w:t>quarters</w:t>
      </w:r>
      <w:ins w:id="1283" w:author="Christopher Karlsten" w:date="2022-10-31T18:14:00Z">
        <w:r w:rsidR="00943085">
          <w:t>,</w:t>
        </w:r>
      </w:ins>
      <w:r>
        <w:t xml:space="preserve"> in the baseline, we observe lower welfare </w:t>
      </w:r>
      <w:ins w:id="1284" w:author="Christopher Karlsten" w:date="2022-10-31T18:14:00Z">
        <w:r w:rsidR="00943085">
          <w:t>effe</w:t>
        </w:r>
      </w:ins>
      <w:del w:id="1285" w:author="Christopher Karlsten" w:date="2022-10-31T18:14:00Z">
        <w:r w:rsidDel="00943085">
          <w:delText>impa</w:delText>
        </w:r>
      </w:del>
      <w:r>
        <w:t>cts of the policies. As argued earlier</w:t>
      </w:r>
      <w:ins w:id="1286" w:author="Christopher Karlsten" w:date="2022-10-31T18:14:00Z">
        <w:r w:rsidR="00943085">
          <w:t>,</w:t>
        </w:r>
      </w:ins>
      <w:r>
        <w:t xml:space="preserve"> </w:t>
      </w:r>
      <w:del w:id="1287" w:author="Christopher Karlsten" w:date="2022-10-31T18:14:00Z">
        <w:r w:rsidDel="00943085">
          <w:delText>this is because</w:delText>
        </w:r>
      </w:del>
      <w:ins w:id="1288" w:author="Christopher Karlsten" w:date="2022-10-31T18:14:00Z">
        <w:r w:rsidR="00943085">
          <w:t>the reason is that</w:t>
        </w:r>
      </w:ins>
      <w:r>
        <w:t xml:space="preserve"> the policies are particularly effective during recessions. Hence</w:t>
      </w:r>
      <w:ins w:id="1289" w:author="Christopher Karlsten" w:date="2022-10-31T18:14:00Z">
        <w:r w:rsidR="00943085">
          <w:t>,</w:t>
        </w:r>
      </w:ins>
      <w:r>
        <w:t xml:space="preserve"> the additional spending induced by the policies is now less likely to occur while the recession is ongoing. This </w:t>
      </w:r>
      <w:commentRangeStart w:id="1290"/>
      <w:ins w:id="1291" w:author="Christopher Karlsten" w:date="2022-10-31T18:15:00Z">
        <w:r w:rsidR="00943085">
          <w:t>outcome</w:t>
        </w:r>
        <w:commentRangeEnd w:id="1290"/>
        <w:r w:rsidR="00943085">
          <w:rPr>
            <w:rStyle w:val="CommentReference"/>
          </w:rPr>
          <w:commentReference w:id="1290"/>
        </w:r>
        <w:r w:rsidR="00943085">
          <w:t xml:space="preserve"> </w:t>
        </w:r>
      </w:ins>
      <w:r>
        <w:t>can also be seen by investigating the long-run multipliers of the policies, which fall slightly for all three policies considered: from 1.339 in the baseline to 1.314 in case of the shorter recession length for the stimulus check</w:t>
      </w:r>
      <w:ins w:id="1292" w:author="Christopher Karlsten" w:date="2022-10-31T18:18:00Z">
        <w:r w:rsidR="00943085">
          <w:t>,</w:t>
        </w:r>
      </w:ins>
      <w:del w:id="1293" w:author="Christopher Karlsten" w:date="2022-10-31T18:18:00Z">
        <w:r w:rsidDel="00943085">
          <w:delText>;</w:delText>
        </w:r>
      </w:del>
      <w:r>
        <w:t xml:space="preserve"> from 1.275 to 1.255 for the UI extension</w:t>
      </w:r>
      <w:ins w:id="1294" w:author="Christopher Karlsten" w:date="2022-10-31T18:18:00Z">
        <w:r w:rsidR="00943085">
          <w:t>,</w:t>
        </w:r>
      </w:ins>
      <w:del w:id="1295" w:author="Christopher Karlsten" w:date="2022-10-31T18:18:00Z">
        <w:r w:rsidDel="00943085">
          <w:delText>;</w:delText>
        </w:r>
      </w:del>
      <w:r>
        <w:t xml:space="preserve"> and from 1.079 to 1.042 for the tax cut.</w:t>
      </w:r>
    </w:p>
    <w:p w14:paraId="7F48D3C3" w14:textId="145973B1" w:rsidR="006719BC" w:rsidRDefault="001B5807">
      <w:pPr>
        <w:spacing w:after="902"/>
        <w:ind w:right="288" w:firstLine="234"/>
      </w:pPr>
      <w:r>
        <w:t xml:space="preserve">A higher value for </w:t>
      </w:r>
      <w:r>
        <w:rPr>
          <w:rFonts w:ascii="Cambria" w:eastAsia="Cambria" w:hAnsi="Cambria" w:cs="Cambria"/>
          <w:i/>
        </w:rPr>
        <w:t>κ</w:t>
      </w:r>
      <w:ins w:id="1296" w:author="Christopher Karlsten" w:date="2022-10-31T18:19:00Z">
        <w:r w:rsidR="00943085">
          <w:t>—</w:t>
        </w:r>
      </w:ins>
      <w:del w:id="1297" w:author="Christopher Karlsten" w:date="2022-10-31T18:19:00Z">
        <w:r w:rsidDel="00943085">
          <w:delText xml:space="preserve">, </w:delText>
        </w:r>
      </w:del>
      <w:r>
        <w:t>and hence stronger aggregate demand effects</w:t>
      </w:r>
      <w:ins w:id="1298" w:author="Christopher Karlsten" w:date="2022-10-31T18:19:00Z">
        <w:r w:rsidR="00943085">
          <w:t>—</w:t>
        </w:r>
      </w:ins>
      <w:del w:id="1299" w:author="Christopher Karlsten" w:date="2022-10-31T18:19:00Z">
        <w:r w:rsidDel="00943085">
          <w:delText xml:space="preserve">, </w:delText>
        </w:r>
      </w:del>
      <w:r>
        <w:t xml:space="preserve">considerably increases the welfare effects of each policy. Of course, this is only the case in the version of the model with aggregate demand effects. In their absence, there is no change </w:t>
      </w:r>
      <w:ins w:id="1300" w:author="Christopher Karlsten" w:date="2022-10-31T18:20:00Z">
        <w:r w:rsidR="00943085">
          <w:t>in</w:t>
        </w:r>
      </w:ins>
      <w:del w:id="1301" w:author="Christopher Karlsten" w:date="2022-10-31T18:20:00Z">
        <w:r w:rsidDel="00943085">
          <w:delText>of</w:delText>
        </w:r>
      </w:del>
      <w:r>
        <w:t xml:space="preserve"> the welfare results relative to the baseline calibration of the model. The larger </w:t>
      </w:r>
      <w:r>
        <w:rPr>
          <w:rFonts w:ascii="Cambria" w:eastAsia="Cambria" w:hAnsi="Cambria" w:cs="Cambria"/>
          <w:i/>
        </w:rPr>
        <w:t xml:space="preserve">κ </w:t>
      </w:r>
      <w:r>
        <w:t xml:space="preserve">implies a larger boost to aggregate income in response to the demand effects of the policies. This larger boost translates to a larger increase in consumption and thus a stronger welfare </w:t>
      </w:r>
      <w:ins w:id="1302" w:author="Christopher Karlsten" w:date="2022-10-31T18:20:00Z">
        <w:r w:rsidR="00943085">
          <w:t>effe</w:t>
        </w:r>
      </w:ins>
      <w:del w:id="1303" w:author="Christopher Karlsten" w:date="2022-10-31T18:20:00Z">
        <w:r w:rsidDel="00943085">
          <w:delText>impa</w:delText>
        </w:r>
      </w:del>
      <w:r>
        <w:t xml:space="preserve">ct. Under stronger </w:t>
      </w:r>
      <w:ins w:id="1304" w:author="Christopher Karlsten [2]" w:date="2022-11-07T17:05:00Z">
        <w:r w:rsidR="000C3CC7">
          <w:t>aggregate demand</w:t>
        </w:r>
      </w:ins>
      <w:del w:id="1305" w:author="Christopher Karlsten [2]" w:date="2022-11-07T17:05:00Z">
        <w:r w:rsidDel="000C3CC7">
          <w:delText>AD</w:delText>
        </w:r>
      </w:del>
      <w:r>
        <w:t xml:space="preserve"> effects, the policies have also considerably larger long-run multipliers. The stimulus check exhibits a multiplier of 1.811 (baseline: 1.339)</w:t>
      </w:r>
      <w:ins w:id="1306" w:author="Christopher Karlsten" w:date="2022-10-31T18:21:00Z">
        <w:r w:rsidR="00AD3230">
          <w:t>;</w:t>
        </w:r>
      </w:ins>
      <w:del w:id="1307" w:author="Christopher Karlsten" w:date="2022-10-31T18:21:00Z">
        <w:r w:rsidDel="00AD3230">
          <w:delText>,</w:delText>
        </w:r>
      </w:del>
      <w:r>
        <w:t xml:space="preserve"> the UI extension</w:t>
      </w:r>
      <w:ins w:id="1308" w:author="Christopher Karlsten" w:date="2022-10-31T18:21:00Z">
        <w:r w:rsidR="00AD3230">
          <w:t>, a multiplier</w:t>
        </w:r>
      </w:ins>
      <w:r>
        <w:t xml:space="preserve"> of 1.633 (1.275)</w:t>
      </w:r>
      <w:ins w:id="1309" w:author="Christopher Karlsten" w:date="2022-10-31T18:21:00Z">
        <w:r w:rsidR="00AD3230">
          <w:t>;</w:t>
        </w:r>
      </w:ins>
      <w:r>
        <w:t xml:space="preserve"> and the tax cut</w:t>
      </w:r>
      <w:ins w:id="1310" w:author="Christopher Karlsten" w:date="2022-10-31T18:21:00Z">
        <w:r w:rsidR="00AD3230">
          <w:t>, a multiplier</w:t>
        </w:r>
      </w:ins>
      <w:r>
        <w:t xml:space="preserve"> of 1.271 (1.079).</w:t>
      </w:r>
    </w:p>
    <w:p w14:paraId="27F0DA59" w14:textId="77777777" w:rsidR="006719BC" w:rsidRDefault="001B5807">
      <w:pPr>
        <w:spacing w:after="53" w:line="259" w:lineRule="auto"/>
        <w:ind w:left="9" w:right="0" w:firstLine="0"/>
        <w:jc w:val="left"/>
      </w:pPr>
      <w:r>
        <w:rPr>
          <w:noProof/>
          <w:sz w:val="22"/>
        </w:rPr>
        <mc:AlternateContent>
          <mc:Choice Requires="wpg">
            <w:drawing>
              <wp:inline distT="0" distB="0" distL="0" distR="0" wp14:anchorId="29F4B3FB" wp14:editId="2BA96BBE">
                <wp:extent cx="5658536" cy="11887"/>
                <wp:effectExtent l="0" t="0" r="0" b="0"/>
                <wp:docPr id="58620" name="Group 58620"/>
                <wp:cNvGraphicFramePr/>
                <a:graphic xmlns:a="http://schemas.openxmlformats.org/drawingml/2006/main">
                  <a:graphicData uri="http://schemas.microsoft.com/office/word/2010/wordprocessingGroup">
                    <wpg:wgp>
                      <wpg:cNvGrpSpPr/>
                      <wpg:grpSpPr>
                        <a:xfrm>
                          <a:off x="0" y="0"/>
                          <a:ext cx="5658536" cy="11887"/>
                          <a:chOff x="0" y="0"/>
                          <a:chExt cx="5658536" cy="11887"/>
                        </a:xfrm>
                      </wpg:grpSpPr>
                      <wps:wsp>
                        <wps:cNvPr id="4761" name="Shape 4761"/>
                        <wps:cNvSpPr/>
                        <wps:spPr>
                          <a:xfrm>
                            <a:off x="0" y="0"/>
                            <a:ext cx="5658536" cy="0"/>
                          </a:xfrm>
                          <a:custGeom>
                            <a:avLst/>
                            <a:gdLst/>
                            <a:ahLst/>
                            <a:cxnLst/>
                            <a:rect l="0" t="0" r="0" b="0"/>
                            <a:pathLst>
                              <a:path w="5658536">
                                <a:moveTo>
                                  <a:pt x="0" y="0"/>
                                </a:moveTo>
                                <a:lnTo>
                                  <a:pt x="565853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620" style="width:445.554pt;height:0.936pt;mso-position-horizontal-relative:char;mso-position-vertical-relative:line" coordsize="56585,118">
                <v:shape id="Shape 4761" style="position:absolute;width:56585;height:0;left:0;top:0;" coordsize="5658536,0" path="m0,0l5658536,0">
                  <v:stroke weight="0.936pt" endcap="flat" joinstyle="miter" miterlimit="10" on="true" color="#000000"/>
                  <v:fill on="false" color="#000000" opacity="0"/>
                </v:shape>
              </v:group>
            </w:pict>
          </mc:Fallback>
        </mc:AlternateContent>
      </w:r>
    </w:p>
    <w:tbl>
      <w:tblPr>
        <w:tblStyle w:val="TableGrid"/>
        <w:tblW w:w="8911" w:type="dxa"/>
        <w:tblInd w:w="9" w:type="dxa"/>
        <w:tblLook w:val="04A0" w:firstRow="1" w:lastRow="0" w:firstColumn="1" w:lastColumn="0" w:noHBand="0" w:noVBand="1"/>
      </w:tblPr>
      <w:tblGrid>
        <w:gridCol w:w="590"/>
        <w:gridCol w:w="6491"/>
        <w:gridCol w:w="748"/>
        <w:gridCol w:w="906"/>
        <w:gridCol w:w="488"/>
      </w:tblGrid>
      <w:tr w:rsidR="006719BC" w14:paraId="3056107D" w14:textId="77777777">
        <w:trPr>
          <w:trHeight w:val="380"/>
        </w:trPr>
        <w:tc>
          <w:tcPr>
            <w:tcW w:w="1628" w:type="dxa"/>
            <w:tcBorders>
              <w:top w:val="nil"/>
              <w:left w:val="nil"/>
              <w:bottom w:val="nil"/>
              <w:right w:val="nil"/>
            </w:tcBorders>
          </w:tcPr>
          <w:p w14:paraId="5DF56192" w14:textId="77777777" w:rsidR="006719BC" w:rsidRDefault="006719BC">
            <w:pPr>
              <w:spacing w:after="160" w:line="259" w:lineRule="auto"/>
              <w:ind w:left="0" w:right="0" w:firstLine="0"/>
              <w:jc w:val="left"/>
            </w:pPr>
          </w:p>
        </w:tc>
        <w:tc>
          <w:tcPr>
            <w:tcW w:w="3193" w:type="dxa"/>
            <w:tcBorders>
              <w:top w:val="nil"/>
              <w:left w:val="nil"/>
              <w:bottom w:val="nil"/>
              <w:right w:val="nil"/>
            </w:tcBorders>
            <w:vAlign w:val="bottom"/>
          </w:tcPr>
          <w:p w14:paraId="29AD04B1" w14:textId="77777777" w:rsidR="006719BC" w:rsidRDefault="001B5807">
            <w:pPr>
              <w:spacing w:after="0" w:line="259" w:lineRule="auto"/>
              <w:ind w:left="-1511" w:right="-4089" w:firstLine="0"/>
              <w:jc w:val="left"/>
            </w:pPr>
            <w:r>
              <w:rPr>
                <w:noProof/>
                <w:sz w:val="22"/>
              </w:rPr>
              <mc:AlternateContent>
                <mc:Choice Requires="wpg">
                  <w:drawing>
                    <wp:inline distT="0" distB="0" distL="0" distR="0" wp14:anchorId="1D971D69" wp14:editId="49500043">
                      <wp:extent cx="5584215" cy="4458"/>
                      <wp:effectExtent l="0" t="0" r="0" b="0"/>
                      <wp:docPr id="59049" name="Group 59049"/>
                      <wp:cNvGraphicFramePr/>
                      <a:graphic xmlns:a="http://schemas.openxmlformats.org/drawingml/2006/main">
                        <a:graphicData uri="http://schemas.microsoft.com/office/word/2010/wordprocessingGroup">
                          <wpg:wgp>
                            <wpg:cNvGrpSpPr/>
                            <wpg:grpSpPr>
                              <a:xfrm>
                                <a:off x="0" y="0"/>
                                <a:ext cx="5584215" cy="4458"/>
                                <a:chOff x="0" y="0"/>
                                <a:chExt cx="5584215" cy="4458"/>
                              </a:xfrm>
                            </wpg:grpSpPr>
                            <wps:wsp>
                              <wps:cNvPr id="4763" name="Shape 4763"/>
                              <wps:cNvSpPr/>
                              <wps:spPr>
                                <a:xfrm>
                                  <a:off x="0" y="0"/>
                                  <a:ext cx="5584215" cy="0"/>
                                </a:xfrm>
                                <a:custGeom>
                                  <a:avLst/>
                                  <a:gdLst/>
                                  <a:ahLst/>
                                  <a:cxnLst/>
                                  <a:rect l="0" t="0" r="0" b="0"/>
                                  <a:pathLst>
                                    <a:path w="5584215">
                                      <a:moveTo>
                                        <a:pt x="0" y="0"/>
                                      </a:moveTo>
                                      <a:lnTo>
                                        <a:pt x="558421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049" style="width:439.702pt;height:0.351pt;mso-position-horizontal-relative:char;mso-position-vertical-relative:line" coordsize="55842,44">
                      <v:shape id="Shape 4763" style="position:absolute;width:55842;height:0;left:0;top:0;" coordsize="5584215,0" path="m0,0l5584215,0">
                        <v:stroke weight="0.351pt" endcap="flat" joinstyle="miter" miterlimit="10" on="true" color="#000000"/>
                        <v:fill on="false" color="#000000" opacity="0"/>
                      </v:shape>
                    </v:group>
                  </w:pict>
                </mc:Fallback>
              </mc:AlternateContent>
            </w:r>
          </w:p>
        </w:tc>
        <w:tc>
          <w:tcPr>
            <w:tcW w:w="1762" w:type="dxa"/>
            <w:tcBorders>
              <w:top w:val="nil"/>
              <w:left w:val="nil"/>
              <w:bottom w:val="nil"/>
              <w:right w:val="nil"/>
            </w:tcBorders>
          </w:tcPr>
          <w:p w14:paraId="6D99CE4B" w14:textId="77777777" w:rsidR="006719BC" w:rsidRDefault="001B5807">
            <w:pPr>
              <w:spacing w:after="0" w:line="259" w:lineRule="auto"/>
              <w:ind w:left="0" w:right="0" w:firstLine="0"/>
              <w:jc w:val="left"/>
            </w:pPr>
            <w:r>
              <w:t>Stimulus check</w:t>
            </w:r>
          </w:p>
        </w:tc>
        <w:tc>
          <w:tcPr>
            <w:tcW w:w="1534" w:type="dxa"/>
            <w:tcBorders>
              <w:top w:val="nil"/>
              <w:left w:val="nil"/>
              <w:bottom w:val="nil"/>
              <w:right w:val="nil"/>
            </w:tcBorders>
          </w:tcPr>
          <w:p w14:paraId="408C04D6" w14:textId="77777777" w:rsidR="006719BC" w:rsidRDefault="001B5807">
            <w:pPr>
              <w:spacing w:after="0" w:line="259" w:lineRule="auto"/>
              <w:ind w:left="0" w:right="0" w:firstLine="0"/>
              <w:jc w:val="left"/>
            </w:pPr>
            <w:r>
              <w:t>UI extension</w:t>
            </w:r>
          </w:p>
        </w:tc>
        <w:tc>
          <w:tcPr>
            <w:tcW w:w="793" w:type="dxa"/>
            <w:tcBorders>
              <w:top w:val="nil"/>
              <w:left w:val="nil"/>
              <w:bottom w:val="nil"/>
              <w:right w:val="nil"/>
            </w:tcBorders>
          </w:tcPr>
          <w:p w14:paraId="56A26DAB" w14:textId="77777777" w:rsidR="006719BC" w:rsidRDefault="001B5807">
            <w:pPr>
              <w:spacing w:after="0" w:line="259" w:lineRule="auto"/>
              <w:ind w:left="0" w:right="0" w:firstLine="0"/>
            </w:pPr>
            <w:r>
              <w:t>Tax cut</w:t>
            </w:r>
          </w:p>
        </w:tc>
      </w:tr>
      <w:tr w:rsidR="006719BC" w14:paraId="31B8A1CF" w14:textId="77777777">
        <w:trPr>
          <w:trHeight w:val="608"/>
        </w:trPr>
        <w:tc>
          <w:tcPr>
            <w:tcW w:w="1628" w:type="dxa"/>
            <w:tcBorders>
              <w:top w:val="nil"/>
              <w:left w:val="nil"/>
              <w:bottom w:val="nil"/>
              <w:right w:val="nil"/>
            </w:tcBorders>
            <w:vAlign w:val="center"/>
          </w:tcPr>
          <w:p w14:paraId="70C35D4E" w14:textId="77777777" w:rsidR="006719BC" w:rsidRDefault="001B5807">
            <w:pPr>
              <w:spacing w:after="0" w:line="259" w:lineRule="auto"/>
              <w:ind w:left="0" w:right="0" w:firstLine="0"/>
              <w:jc w:val="left"/>
            </w:pPr>
            <w:r>
              <w:t>no AD effects</w:t>
            </w:r>
          </w:p>
        </w:tc>
        <w:tc>
          <w:tcPr>
            <w:tcW w:w="3193" w:type="dxa"/>
            <w:tcBorders>
              <w:top w:val="nil"/>
              <w:left w:val="nil"/>
              <w:bottom w:val="nil"/>
              <w:right w:val="nil"/>
            </w:tcBorders>
          </w:tcPr>
          <w:p w14:paraId="11DF67A2" w14:textId="77777777" w:rsidR="006719BC" w:rsidRDefault="001B5807">
            <w:pPr>
              <w:spacing w:after="0" w:line="259" w:lineRule="auto"/>
              <w:ind w:left="0" w:right="0" w:firstLine="0"/>
              <w:jc w:val="left"/>
            </w:pPr>
            <w:r>
              <w:t>Baseline</w:t>
            </w:r>
          </w:p>
          <w:p w14:paraId="429773B7" w14:textId="77777777" w:rsidR="006719BC" w:rsidRDefault="001B5807">
            <w:pPr>
              <w:spacing w:after="0" w:line="259" w:lineRule="auto"/>
              <w:ind w:left="0" w:right="0" w:firstLine="0"/>
              <w:jc w:val="left"/>
            </w:pPr>
            <w:r>
              <w:t>Shorter average recession, 4q</w:t>
            </w:r>
          </w:p>
        </w:tc>
        <w:tc>
          <w:tcPr>
            <w:tcW w:w="1762" w:type="dxa"/>
            <w:tcBorders>
              <w:top w:val="nil"/>
              <w:left w:val="nil"/>
              <w:bottom w:val="nil"/>
              <w:right w:val="nil"/>
            </w:tcBorders>
          </w:tcPr>
          <w:p w14:paraId="473F005B" w14:textId="77777777" w:rsidR="006719BC" w:rsidRDefault="001B5807">
            <w:pPr>
              <w:spacing w:after="0" w:line="259" w:lineRule="auto"/>
              <w:ind w:left="0" w:right="0" w:firstLine="0"/>
              <w:jc w:val="left"/>
            </w:pPr>
            <w:r>
              <w:t>0.011</w:t>
            </w:r>
          </w:p>
          <w:p w14:paraId="56FD8AD5" w14:textId="77777777" w:rsidR="006719BC" w:rsidRDefault="001B5807">
            <w:pPr>
              <w:spacing w:after="0" w:line="259" w:lineRule="auto"/>
              <w:ind w:left="0" w:right="0" w:firstLine="0"/>
              <w:jc w:val="left"/>
            </w:pPr>
            <w:r>
              <w:t>0.010</w:t>
            </w:r>
          </w:p>
        </w:tc>
        <w:tc>
          <w:tcPr>
            <w:tcW w:w="1534" w:type="dxa"/>
            <w:tcBorders>
              <w:top w:val="nil"/>
              <w:left w:val="nil"/>
              <w:bottom w:val="nil"/>
              <w:right w:val="nil"/>
            </w:tcBorders>
          </w:tcPr>
          <w:p w14:paraId="57C3FD2C" w14:textId="77777777" w:rsidR="006719BC" w:rsidRDefault="001B5807">
            <w:pPr>
              <w:spacing w:after="0" w:line="259" w:lineRule="auto"/>
              <w:ind w:left="0" w:right="468" w:firstLine="0"/>
              <w:jc w:val="left"/>
            </w:pPr>
            <w:r>
              <w:t>0.580 0.488</w:t>
            </w:r>
          </w:p>
        </w:tc>
        <w:tc>
          <w:tcPr>
            <w:tcW w:w="793" w:type="dxa"/>
            <w:tcBorders>
              <w:top w:val="nil"/>
              <w:left w:val="nil"/>
              <w:bottom w:val="nil"/>
              <w:right w:val="nil"/>
            </w:tcBorders>
          </w:tcPr>
          <w:p w14:paraId="14D45B20" w14:textId="77777777" w:rsidR="006719BC" w:rsidRDefault="001B5807">
            <w:pPr>
              <w:spacing w:after="0" w:line="259" w:lineRule="auto"/>
              <w:ind w:left="0" w:right="0" w:firstLine="0"/>
              <w:jc w:val="left"/>
            </w:pPr>
            <w:r>
              <w:t>0.002 0.001</w:t>
            </w:r>
          </w:p>
        </w:tc>
      </w:tr>
      <w:tr w:rsidR="006719BC" w14:paraId="3954D298" w14:textId="77777777">
        <w:trPr>
          <w:trHeight w:val="374"/>
        </w:trPr>
        <w:tc>
          <w:tcPr>
            <w:tcW w:w="1628" w:type="dxa"/>
            <w:tcBorders>
              <w:top w:val="nil"/>
              <w:left w:val="nil"/>
              <w:bottom w:val="nil"/>
              <w:right w:val="nil"/>
            </w:tcBorders>
          </w:tcPr>
          <w:p w14:paraId="13244B1C" w14:textId="77777777" w:rsidR="006719BC" w:rsidRDefault="006719BC">
            <w:pPr>
              <w:spacing w:after="160" w:line="259" w:lineRule="auto"/>
              <w:ind w:left="0" w:right="0" w:firstLine="0"/>
              <w:jc w:val="left"/>
            </w:pPr>
          </w:p>
        </w:tc>
        <w:tc>
          <w:tcPr>
            <w:tcW w:w="3193" w:type="dxa"/>
            <w:tcBorders>
              <w:top w:val="nil"/>
              <w:left w:val="nil"/>
              <w:bottom w:val="nil"/>
              <w:right w:val="nil"/>
            </w:tcBorders>
          </w:tcPr>
          <w:p w14:paraId="72621A88" w14:textId="77777777" w:rsidR="006719BC" w:rsidRDefault="001B5807">
            <w:pPr>
              <w:spacing w:after="0" w:line="259" w:lineRule="auto"/>
              <w:ind w:left="0" w:right="0" w:firstLine="0"/>
              <w:jc w:val="left"/>
            </w:pPr>
            <w:r>
              <w:t>Stronger AD effects, 0.5</w:t>
            </w:r>
          </w:p>
          <w:p w14:paraId="38A0B770" w14:textId="77777777" w:rsidR="006719BC" w:rsidRDefault="001B5807">
            <w:pPr>
              <w:spacing w:after="0" w:line="259" w:lineRule="auto"/>
              <w:ind w:left="-1511" w:right="-4089" w:firstLine="0"/>
              <w:jc w:val="left"/>
            </w:pPr>
            <w:r>
              <w:rPr>
                <w:noProof/>
                <w:sz w:val="22"/>
              </w:rPr>
              <mc:AlternateContent>
                <mc:Choice Requires="wpg">
                  <w:drawing>
                    <wp:inline distT="0" distB="0" distL="0" distR="0" wp14:anchorId="1D26F03F" wp14:editId="79DB558F">
                      <wp:extent cx="5584215" cy="4458"/>
                      <wp:effectExtent l="0" t="0" r="0" b="0"/>
                      <wp:docPr id="59386" name="Group 59386"/>
                      <wp:cNvGraphicFramePr/>
                      <a:graphic xmlns:a="http://schemas.openxmlformats.org/drawingml/2006/main">
                        <a:graphicData uri="http://schemas.microsoft.com/office/word/2010/wordprocessingGroup">
                          <wpg:wgp>
                            <wpg:cNvGrpSpPr/>
                            <wpg:grpSpPr>
                              <a:xfrm>
                                <a:off x="0" y="0"/>
                                <a:ext cx="5584215" cy="4458"/>
                                <a:chOff x="0" y="0"/>
                                <a:chExt cx="5584215" cy="4458"/>
                              </a:xfrm>
                            </wpg:grpSpPr>
                            <wps:wsp>
                              <wps:cNvPr id="4768" name="Shape 4768"/>
                              <wps:cNvSpPr/>
                              <wps:spPr>
                                <a:xfrm>
                                  <a:off x="0" y="0"/>
                                  <a:ext cx="5584215" cy="0"/>
                                </a:xfrm>
                                <a:custGeom>
                                  <a:avLst/>
                                  <a:gdLst/>
                                  <a:ahLst/>
                                  <a:cxnLst/>
                                  <a:rect l="0" t="0" r="0" b="0"/>
                                  <a:pathLst>
                                    <a:path w="5584215">
                                      <a:moveTo>
                                        <a:pt x="0" y="0"/>
                                      </a:moveTo>
                                      <a:lnTo>
                                        <a:pt x="558421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386" style="width:439.702pt;height:0.351pt;mso-position-horizontal-relative:char;mso-position-vertical-relative:line" coordsize="55842,44">
                      <v:shape id="Shape 4768" style="position:absolute;width:55842;height:0;left:0;top:0;" coordsize="5584215,0" path="m0,0l5584215,0">
                        <v:stroke weight="0.351pt" endcap="flat" joinstyle="miter" miterlimit="10" on="true" color="#000000"/>
                        <v:fill on="false" color="#000000" opacity="0"/>
                      </v:shape>
                    </v:group>
                  </w:pict>
                </mc:Fallback>
              </mc:AlternateContent>
            </w:r>
          </w:p>
        </w:tc>
        <w:tc>
          <w:tcPr>
            <w:tcW w:w="1762" w:type="dxa"/>
            <w:tcBorders>
              <w:top w:val="nil"/>
              <w:left w:val="nil"/>
              <w:bottom w:val="nil"/>
              <w:right w:val="nil"/>
            </w:tcBorders>
          </w:tcPr>
          <w:p w14:paraId="08AA0A0D" w14:textId="77777777" w:rsidR="006719BC" w:rsidRDefault="001B5807">
            <w:pPr>
              <w:spacing w:after="0" w:line="259" w:lineRule="auto"/>
              <w:ind w:left="0" w:right="0" w:firstLine="0"/>
              <w:jc w:val="left"/>
            </w:pPr>
            <w:r>
              <w:t>0.011</w:t>
            </w:r>
          </w:p>
        </w:tc>
        <w:tc>
          <w:tcPr>
            <w:tcW w:w="1534" w:type="dxa"/>
            <w:tcBorders>
              <w:top w:val="nil"/>
              <w:left w:val="nil"/>
              <w:bottom w:val="nil"/>
              <w:right w:val="nil"/>
            </w:tcBorders>
          </w:tcPr>
          <w:p w14:paraId="7E503756" w14:textId="77777777" w:rsidR="006719BC" w:rsidRDefault="001B5807">
            <w:pPr>
              <w:spacing w:after="0" w:line="259" w:lineRule="auto"/>
              <w:ind w:left="0" w:right="0" w:firstLine="0"/>
              <w:jc w:val="left"/>
            </w:pPr>
            <w:r>
              <w:t>0.580</w:t>
            </w:r>
          </w:p>
        </w:tc>
        <w:tc>
          <w:tcPr>
            <w:tcW w:w="793" w:type="dxa"/>
            <w:tcBorders>
              <w:top w:val="nil"/>
              <w:left w:val="nil"/>
              <w:bottom w:val="nil"/>
              <w:right w:val="nil"/>
            </w:tcBorders>
          </w:tcPr>
          <w:p w14:paraId="6667DB4C" w14:textId="77777777" w:rsidR="006719BC" w:rsidRDefault="001B5807">
            <w:pPr>
              <w:spacing w:after="0" w:line="259" w:lineRule="auto"/>
              <w:ind w:left="0" w:right="0" w:firstLine="0"/>
              <w:jc w:val="left"/>
            </w:pPr>
            <w:r>
              <w:t>0.002</w:t>
            </w:r>
          </w:p>
        </w:tc>
      </w:tr>
      <w:tr w:rsidR="006719BC" w14:paraId="579CFC52" w14:textId="77777777">
        <w:trPr>
          <w:trHeight w:val="608"/>
        </w:trPr>
        <w:tc>
          <w:tcPr>
            <w:tcW w:w="1628" w:type="dxa"/>
            <w:tcBorders>
              <w:top w:val="nil"/>
              <w:left w:val="nil"/>
              <w:bottom w:val="nil"/>
              <w:right w:val="nil"/>
            </w:tcBorders>
            <w:vAlign w:val="center"/>
          </w:tcPr>
          <w:p w14:paraId="061FDED9" w14:textId="77777777" w:rsidR="006719BC" w:rsidRDefault="001B5807">
            <w:pPr>
              <w:spacing w:after="0" w:line="259" w:lineRule="auto"/>
              <w:ind w:left="0" w:right="0" w:firstLine="0"/>
              <w:jc w:val="left"/>
            </w:pPr>
            <w:r>
              <w:t>AD effects</w:t>
            </w:r>
          </w:p>
        </w:tc>
        <w:tc>
          <w:tcPr>
            <w:tcW w:w="3193" w:type="dxa"/>
            <w:tcBorders>
              <w:top w:val="nil"/>
              <w:left w:val="nil"/>
              <w:bottom w:val="nil"/>
              <w:right w:val="nil"/>
            </w:tcBorders>
          </w:tcPr>
          <w:p w14:paraId="0FB4E534" w14:textId="77777777" w:rsidR="006719BC" w:rsidRDefault="001B5807">
            <w:pPr>
              <w:spacing w:after="0" w:line="259" w:lineRule="auto"/>
              <w:ind w:left="0" w:right="0" w:firstLine="0"/>
              <w:jc w:val="left"/>
            </w:pPr>
            <w:r>
              <w:t>Baseline</w:t>
            </w:r>
          </w:p>
          <w:p w14:paraId="29C9C27A" w14:textId="77777777" w:rsidR="006719BC" w:rsidRDefault="001B5807">
            <w:pPr>
              <w:spacing w:after="0" w:line="259" w:lineRule="auto"/>
              <w:ind w:left="0" w:right="0" w:firstLine="0"/>
              <w:jc w:val="left"/>
            </w:pPr>
            <w:r>
              <w:t>Shorter average recession, 4q</w:t>
            </w:r>
          </w:p>
        </w:tc>
        <w:tc>
          <w:tcPr>
            <w:tcW w:w="1762" w:type="dxa"/>
            <w:tcBorders>
              <w:top w:val="nil"/>
              <w:left w:val="nil"/>
              <w:bottom w:val="nil"/>
              <w:right w:val="nil"/>
            </w:tcBorders>
          </w:tcPr>
          <w:p w14:paraId="3C3679D8" w14:textId="77777777" w:rsidR="006719BC" w:rsidRDefault="001B5807">
            <w:pPr>
              <w:spacing w:after="0" w:line="259" w:lineRule="auto"/>
              <w:ind w:left="0" w:right="0" w:firstLine="0"/>
              <w:jc w:val="left"/>
            </w:pPr>
            <w:r>
              <w:t>0.171</w:t>
            </w:r>
          </w:p>
          <w:p w14:paraId="10ED1DCD" w14:textId="77777777" w:rsidR="006719BC" w:rsidRDefault="001B5807">
            <w:pPr>
              <w:spacing w:after="0" w:line="259" w:lineRule="auto"/>
              <w:ind w:left="0" w:right="0" w:firstLine="0"/>
              <w:jc w:val="left"/>
            </w:pPr>
            <w:r>
              <w:t>0.161</w:t>
            </w:r>
          </w:p>
        </w:tc>
        <w:tc>
          <w:tcPr>
            <w:tcW w:w="1534" w:type="dxa"/>
            <w:tcBorders>
              <w:top w:val="nil"/>
              <w:left w:val="nil"/>
              <w:bottom w:val="nil"/>
              <w:right w:val="nil"/>
            </w:tcBorders>
          </w:tcPr>
          <w:p w14:paraId="739CFC24" w14:textId="77777777" w:rsidR="006719BC" w:rsidRDefault="001B5807">
            <w:pPr>
              <w:spacing w:after="0" w:line="259" w:lineRule="auto"/>
              <w:ind w:left="0" w:right="468" w:firstLine="0"/>
              <w:jc w:val="left"/>
            </w:pPr>
            <w:r>
              <w:t>1.266 1.074</w:t>
            </w:r>
          </w:p>
        </w:tc>
        <w:tc>
          <w:tcPr>
            <w:tcW w:w="793" w:type="dxa"/>
            <w:tcBorders>
              <w:top w:val="nil"/>
              <w:left w:val="nil"/>
              <w:bottom w:val="nil"/>
              <w:right w:val="nil"/>
            </w:tcBorders>
          </w:tcPr>
          <w:p w14:paraId="6881D388" w14:textId="77777777" w:rsidR="006719BC" w:rsidRDefault="001B5807">
            <w:pPr>
              <w:spacing w:after="0" w:line="259" w:lineRule="auto"/>
              <w:ind w:left="0" w:right="0" w:firstLine="0"/>
              <w:jc w:val="left"/>
            </w:pPr>
            <w:r>
              <w:t>0.065 0.053</w:t>
            </w:r>
          </w:p>
        </w:tc>
      </w:tr>
      <w:tr w:rsidR="006719BC" w14:paraId="40E88626" w14:textId="77777777">
        <w:trPr>
          <w:trHeight w:val="295"/>
        </w:trPr>
        <w:tc>
          <w:tcPr>
            <w:tcW w:w="1628" w:type="dxa"/>
            <w:tcBorders>
              <w:top w:val="nil"/>
              <w:left w:val="nil"/>
              <w:bottom w:val="nil"/>
              <w:right w:val="nil"/>
            </w:tcBorders>
          </w:tcPr>
          <w:p w14:paraId="3C88AF8E" w14:textId="77777777" w:rsidR="006719BC" w:rsidRDefault="006719BC">
            <w:pPr>
              <w:spacing w:after="160" w:line="259" w:lineRule="auto"/>
              <w:ind w:left="0" w:right="0" w:firstLine="0"/>
              <w:jc w:val="left"/>
            </w:pPr>
          </w:p>
        </w:tc>
        <w:tc>
          <w:tcPr>
            <w:tcW w:w="3193" w:type="dxa"/>
            <w:tcBorders>
              <w:top w:val="nil"/>
              <w:left w:val="nil"/>
              <w:bottom w:val="nil"/>
              <w:right w:val="nil"/>
            </w:tcBorders>
          </w:tcPr>
          <w:p w14:paraId="62C3A54A" w14:textId="77777777" w:rsidR="006719BC" w:rsidRDefault="001B5807">
            <w:pPr>
              <w:spacing w:after="0" w:line="259" w:lineRule="auto"/>
              <w:ind w:left="0" w:right="0" w:firstLine="0"/>
              <w:jc w:val="left"/>
            </w:pPr>
            <w:r>
              <w:t>Stronger AD effects, 0.5</w:t>
            </w:r>
          </w:p>
        </w:tc>
        <w:tc>
          <w:tcPr>
            <w:tcW w:w="1762" w:type="dxa"/>
            <w:tcBorders>
              <w:top w:val="nil"/>
              <w:left w:val="nil"/>
              <w:bottom w:val="nil"/>
              <w:right w:val="nil"/>
            </w:tcBorders>
          </w:tcPr>
          <w:p w14:paraId="06A8E566" w14:textId="77777777" w:rsidR="006719BC" w:rsidRDefault="001B5807">
            <w:pPr>
              <w:spacing w:after="0" w:line="259" w:lineRule="auto"/>
              <w:ind w:left="0" w:right="0" w:firstLine="0"/>
              <w:jc w:val="left"/>
            </w:pPr>
            <w:r>
              <w:t>0.346</w:t>
            </w:r>
          </w:p>
        </w:tc>
        <w:tc>
          <w:tcPr>
            <w:tcW w:w="1534" w:type="dxa"/>
            <w:tcBorders>
              <w:top w:val="nil"/>
              <w:left w:val="nil"/>
              <w:bottom w:val="nil"/>
              <w:right w:val="nil"/>
            </w:tcBorders>
          </w:tcPr>
          <w:p w14:paraId="1875218B" w14:textId="77777777" w:rsidR="006719BC" w:rsidRDefault="001B5807">
            <w:pPr>
              <w:spacing w:after="0" w:line="259" w:lineRule="auto"/>
              <w:ind w:left="0" w:right="0" w:firstLine="0"/>
              <w:jc w:val="left"/>
            </w:pPr>
            <w:r>
              <w:t>1.990</w:t>
            </w:r>
          </w:p>
        </w:tc>
        <w:tc>
          <w:tcPr>
            <w:tcW w:w="793" w:type="dxa"/>
            <w:tcBorders>
              <w:top w:val="nil"/>
              <w:left w:val="nil"/>
              <w:bottom w:val="nil"/>
              <w:right w:val="nil"/>
            </w:tcBorders>
          </w:tcPr>
          <w:p w14:paraId="6094A0C5" w14:textId="77777777" w:rsidR="006719BC" w:rsidRDefault="001B5807">
            <w:pPr>
              <w:spacing w:after="0" w:line="259" w:lineRule="auto"/>
              <w:ind w:left="0" w:right="0" w:firstLine="0"/>
              <w:jc w:val="left"/>
            </w:pPr>
            <w:r>
              <w:t>0.133</w:t>
            </w:r>
          </w:p>
        </w:tc>
      </w:tr>
    </w:tbl>
    <w:p w14:paraId="336F3ED1" w14:textId="77777777" w:rsidR="006719BC" w:rsidRDefault="001B5807">
      <w:pPr>
        <w:spacing w:after="135" w:line="259" w:lineRule="auto"/>
        <w:ind w:left="126" w:right="0" w:firstLine="0"/>
        <w:jc w:val="left"/>
      </w:pPr>
      <w:r>
        <w:rPr>
          <w:noProof/>
          <w:sz w:val="22"/>
        </w:rPr>
        <mc:AlternateContent>
          <mc:Choice Requires="wpg">
            <w:drawing>
              <wp:inline distT="0" distB="0" distL="0" distR="0" wp14:anchorId="6E6E4363" wp14:editId="171C114C">
                <wp:extent cx="5584215" cy="4458"/>
                <wp:effectExtent l="0" t="0" r="0" b="0"/>
                <wp:docPr id="58623" name="Group 58623"/>
                <wp:cNvGraphicFramePr/>
                <a:graphic xmlns:a="http://schemas.openxmlformats.org/drawingml/2006/main">
                  <a:graphicData uri="http://schemas.microsoft.com/office/word/2010/wordprocessingGroup">
                    <wpg:wgp>
                      <wpg:cNvGrpSpPr/>
                      <wpg:grpSpPr>
                        <a:xfrm>
                          <a:off x="0" y="0"/>
                          <a:ext cx="5584215" cy="4458"/>
                          <a:chOff x="0" y="0"/>
                          <a:chExt cx="5584215" cy="4458"/>
                        </a:xfrm>
                      </wpg:grpSpPr>
                      <wps:wsp>
                        <wps:cNvPr id="4773" name="Shape 4773"/>
                        <wps:cNvSpPr/>
                        <wps:spPr>
                          <a:xfrm>
                            <a:off x="0" y="0"/>
                            <a:ext cx="5584215" cy="0"/>
                          </a:xfrm>
                          <a:custGeom>
                            <a:avLst/>
                            <a:gdLst/>
                            <a:ahLst/>
                            <a:cxnLst/>
                            <a:rect l="0" t="0" r="0" b="0"/>
                            <a:pathLst>
                              <a:path w="5584215">
                                <a:moveTo>
                                  <a:pt x="0" y="0"/>
                                </a:moveTo>
                                <a:lnTo>
                                  <a:pt x="5584215"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623" style="width:439.702pt;height:0.351pt;mso-position-horizontal-relative:char;mso-position-vertical-relative:line" coordsize="55842,44">
                <v:shape id="Shape 4773" style="position:absolute;width:55842;height:0;left:0;top:0;" coordsize="5584215,0" path="m0,0l5584215,0">
                  <v:stroke weight="0.351pt" endcap="flat" joinstyle="miter" miterlimit="10" on="true" color="#000000"/>
                  <v:fill on="false" color="#000000" opacity="0"/>
                </v:shape>
              </v:group>
            </w:pict>
          </mc:Fallback>
        </mc:AlternateContent>
      </w:r>
    </w:p>
    <w:p w14:paraId="4DC997B0" w14:textId="6D809C8A" w:rsidR="006719BC" w:rsidRDefault="001B5807">
      <w:pPr>
        <w:ind w:left="20" w:right="288"/>
      </w:pPr>
      <w:r>
        <w:rPr>
          <w:sz w:val="22"/>
        </w:rPr>
        <w:t xml:space="preserve">Table 12 </w:t>
      </w:r>
      <w:r>
        <w:t>Consumption</w:t>
      </w:r>
      <w:ins w:id="1311" w:author="Christopher Karlsten [2]" w:date="2022-11-07T09:56:00Z">
        <w:r w:rsidR="00F554EC">
          <w:t>-</w:t>
        </w:r>
      </w:ins>
      <w:del w:id="1312" w:author="Christopher Karlsten [2]" w:date="2022-11-07T09:56:00Z">
        <w:r w:rsidDel="00F554EC">
          <w:delText xml:space="preserve"> </w:delText>
        </w:r>
      </w:del>
      <w:r>
        <w:t>equivalent welfare gains in basis points, calculated for policies implemented in a recession with and without aggregate demand effects, for different properties of the recession</w:t>
      </w:r>
      <w:del w:id="1313" w:author="Christopher Karlsten [2]" w:date="2022-11-07T18:29:00Z">
        <w:r w:rsidDel="00174B57">
          <w:delText>.</w:delText>
        </w:r>
      </w:del>
    </w:p>
    <w:p w14:paraId="49CD2AE1" w14:textId="77777777" w:rsidR="006719BC" w:rsidRDefault="001B5807">
      <w:pPr>
        <w:pStyle w:val="Heading2"/>
        <w:ind w:left="571" w:hanging="586"/>
      </w:pPr>
      <w:bookmarkStart w:id="1314" w:name="_Toc63056"/>
      <w:r>
        <w:lastRenderedPageBreak/>
        <w:t>Summary of robustness exercises</w:t>
      </w:r>
      <w:bookmarkEnd w:id="1314"/>
    </w:p>
    <w:p w14:paraId="5EF2E1D0" w14:textId="691D1BAA" w:rsidR="006719BC" w:rsidRDefault="001B5807">
      <w:pPr>
        <w:ind w:left="20" w:right="288"/>
      </w:pPr>
      <w:r>
        <w:t xml:space="preserve">The robustness checks in this section show that our main results are </w:t>
      </w:r>
      <w:proofErr w:type="gramStart"/>
      <w:r>
        <w:t>fairly robust</w:t>
      </w:r>
      <w:proofErr w:type="gramEnd"/>
      <w:r>
        <w:t xml:space="preserve"> to a wide range of alternative parameter choices. We have shown </w:t>
      </w:r>
      <w:ins w:id="1315" w:author="Christopher Karlsten" w:date="2022-10-31T18:22:00Z">
        <w:r w:rsidR="00AD3230">
          <w:t xml:space="preserve">that </w:t>
        </w:r>
      </w:ins>
      <w:r>
        <w:t xml:space="preserve">the </w:t>
      </w:r>
      <w:proofErr w:type="spellStart"/>
      <w:r>
        <w:t>ex</w:t>
      </w:r>
      <w:ins w:id="1316" w:author="Christopher Karlsten" w:date="2022-10-31T18:22:00Z">
        <w:r w:rsidR="00AD3230">
          <w:t xml:space="preserve"> </w:t>
        </w:r>
      </w:ins>
      <w:del w:id="1317" w:author="Christopher Karlsten" w:date="2022-10-31T18:22:00Z">
        <w:r w:rsidDel="00AD3230">
          <w:delText>-</w:delText>
        </w:r>
      </w:del>
      <w:r>
        <w:t>ante</w:t>
      </w:r>
      <w:proofErr w:type="spellEnd"/>
      <w:r>
        <w:t xml:space="preserve"> discount rates can be adjusted so that the distribution of liquid wealth is well approximated in the model. Furthermore, the distribution of liquid wealth appears to more</w:t>
      </w:r>
      <w:ins w:id="1318" w:author="Christopher Karlsten" w:date="2022-10-31T18:23:00Z">
        <w:r w:rsidR="002A1D1C">
          <w:t xml:space="preserve"> </w:t>
        </w:r>
      </w:ins>
      <w:del w:id="1319" w:author="Christopher Karlsten" w:date="2022-10-31T18:23:00Z">
        <w:r w:rsidDel="002A1D1C">
          <w:delText>-</w:delText>
        </w:r>
      </w:del>
      <w:r>
        <w:t>or</w:t>
      </w:r>
      <w:ins w:id="1320" w:author="Christopher Karlsten" w:date="2022-10-31T18:23:00Z">
        <w:r w:rsidR="002A1D1C">
          <w:t xml:space="preserve"> </w:t>
        </w:r>
      </w:ins>
      <w:del w:id="1321" w:author="Christopher Karlsten" w:date="2022-10-31T18:23:00Z">
        <w:r w:rsidDel="002A1D1C">
          <w:delText>-</w:delText>
        </w:r>
      </w:del>
      <w:r>
        <w:t>less pin down the aggregate consumption properties for the model, regardless of the other parameters. Importantly, none of the robustness checks alter the ranking of policies in term</w:t>
      </w:r>
      <w:ins w:id="1322" w:author="Christopher Karlsten" w:date="2022-10-31T18:24:00Z">
        <w:r w:rsidR="002A1D1C">
          <w:t>s</w:t>
        </w:r>
      </w:ins>
      <w:r>
        <w:t xml:space="preserve"> of their effectiveness and therefore the overall conclusions of this paper.</w:t>
      </w:r>
    </w:p>
    <w:p w14:paraId="26CDCDDE" w14:textId="6D654B0C" w:rsidR="006719BC" w:rsidRDefault="001B5807">
      <w:pPr>
        <w:spacing w:after="538"/>
        <w:ind w:right="288" w:firstLine="234"/>
      </w:pPr>
      <w:r>
        <w:t>Characteristics of the recession</w:t>
      </w:r>
      <w:del w:id="1323" w:author="Christopher Karlsten" w:date="2022-10-31T18:24:00Z">
        <w:r w:rsidDel="002A1D1C">
          <w:delText>,</w:delText>
        </w:r>
      </w:del>
      <w:r>
        <w:t xml:space="preserve"> do, however</w:t>
      </w:r>
      <w:ins w:id="1324" w:author="Christopher Karlsten" w:date="2022-10-31T18:24:00Z">
        <w:r w:rsidR="002A1D1C">
          <w:t>,</w:t>
        </w:r>
      </w:ins>
      <w:r>
        <w:t xml:space="preserve"> matter for our results. Shorter recessions or those with smaller aggregate demand effects reduce the effectiveness of policies. Conversely, more severe recessions will render the policies even more efficient than our baseline results suggest.</w:t>
      </w:r>
    </w:p>
    <w:p w14:paraId="405F874E" w14:textId="77777777" w:rsidR="006719BC" w:rsidRDefault="001B5807">
      <w:pPr>
        <w:pStyle w:val="Heading1"/>
        <w:ind w:left="384" w:hanging="399"/>
      </w:pPr>
      <w:bookmarkStart w:id="1325" w:name="_Toc63057"/>
      <w:r>
        <w:t>Conclusion</w:t>
      </w:r>
      <w:bookmarkEnd w:id="1325"/>
    </w:p>
    <w:p w14:paraId="2BD68405" w14:textId="4AB40A09" w:rsidR="006719BC" w:rsidRDefault="001B5807">
      <w:pPr>
        <w:ind w:left="20" w:right="288"/>
      </w:pPr>
      <w:r>
        <w:t>For many years leading up to the Great Recession, a widely held view among macroeconomists was that countercyclical policy should be left to central banks, because fiscal policy responses were unpredictable in their timing, their content, and their effects. Nevertheless, even during this period, fiscal policy responses to recessions were repeatedly tried</w:t>
      </w:r>
      <w:ins w:id="1326" w:author="Christopher Karlsten" w:date="2022-10-31T18:26:00Z">
        <w:r w:rsidR="002A1D1C">
          <w:t>,</w:t>
        </w:r>
      </w:ins>
      <w:r>
        <w:t xml:space="preserve"> </w:t>
      </w:r>
      <w:del w:id="1327" w:author="Christopher Karlsten" w:date="2022-10-31T18:26:00Z">
        <w:r w:rsidDel="002A1D1C">
          <w:delText xml:space="preserve">– </w:delText>
        </w:r>
      </w:del>
      <w:r>
        <w:t>perhaps because the macroeconomists’ advice to policymakers</w:t>
      </w:r>
      <w:ins w:id="1328" w:author="Christopher Karlsten" w:date="2022-10-31T18:27:00Z">
        <w:r w:rsidR="002A1D1C">
          <w:t>—</w:t>
        </w:r>
      </w:ins>
      <w:del w:id="1329" w:author="Christopher Karlsten" w:date="2022-10-31T18:26:00Z">
        <w:r w:rsidDel="002A1D1C">
          <w:delText xml:space="preserve"> – </w:delText>
        </w:r>
      </w:del>
      <w:r>
        <w:t>“</w:t>
      </w:r>
      <w:ins w:id="1330" w:author="Christopher Karlsten" w:date="2022-10-31T18:27:00Z">
        <w:r w:rsidR="002A1D1C">
          <w:t>D</w:t>
        </w:r>
      </w:ins>
      <w:del w:id="1331" w:author="Christopher Karlsten" w:date="2022-10-31T18:27:00Z">
        <w:r w:rsidDel="002A1D1C">
          <w:delText>d</w:delText>
        </w:r>
      </w:del>
      <w:r>
        <w:t>on’t just do something</w:t>
      </w:r>
      <w:ins w:id="1332" w:author="Christopher Karlsten" w:date="2022-10-31T18:27:00Z">
        <w:r w:rsidR="002A1D1C">
          <w:t xml:space="preserve">; </w:t>
        </w:r>
      </w:ins>
      <w:del w:id="1333" w:author="Christopher Karlsten" w:date="2022-10-31T18:27:00Z">
        <w:r w:rsidDel="002A1D1C">
          <w:delText xml:space="preserve"> – </w:delText>
        </w:r>
      </w:del>
      <w:r>
        <w:t>stand there”</w:t>
      </w:r>
      <w:ins w:id="1334" w:author="Christopher Karlsten" w:date="2022-10-31T18:27:00Z">
        <w:r w:rsidR="002A1D1C">
          <w:t>—</w:t>
        </w:r>
      </w:ins>
      <w:del w:id="1335" w:author="Christopher Karlsten" w:date="2022-10-31T18:27:00Z">
        <w:r w:rsidDel="002A1D1C">
          <w:delText xml:space="preserve"> – </w:delText>
        </w:r>
      </w:del>
      <w:r>
        <w:t>is not politically tenable.</w:t>
      </w:r>
    </w:p>
    <w:p w14:paraId="5F936EA2" w14:textId="67326803" w:rsidR="006719BC" w:rsidRDefault="001B5807">
      <w:pPr>
        <w:ind w:right="288" w:firstLine="234"/>
      </w:pPr>
      <w:r>
        <w:t xml:space="preserve">This paper demonstrates that macroeconomic modeling has finally advanced to the point where we can make reasonably credible assessments of the effects of alternative policies of the kinds that have been tried. The key developments have been </w:t>
      </w:r>
      <w:ins w:id="1336" w:author="Christopher Karlsten" w:date="2022-10-31T18:30:00Z">
        <w:r w:rsidR="0097225F">
          <w:t xml:space="preserve">both </w:t>
        </w:r>
      </w:ins>
      <w:r>
        <w:t>the advent of national registry datasets that can measure crucial microeconomic phenomena</w:t>
      </w:r>
      <w:del w:id="1337" w:author="Christopher Karlsten" w:date="2022-10-31T18:30:00Z">
        <w:r w:rsidDel="007B0B87">
          <w:delText>,</w:delText>
        </w:r>
      </w:del>
      <w:r>
        <w:t xml:space="preserve"> and the </w:t>
      </w:r>
      <w:commentRangeStart w:id="1338"/>
      <w:del w:id="1339" w:author="Christopher Karlsten [2]" w:date="2022-11-07T16:06:00Z">
        <w:r w:rsidDel="00C930B9">
          <w:delText xml:space="preserve">development </w:delText>
        </w:r>
      </w:del>
      <w:ins w:id="1340" w:author="Christopher Karlsten [2]" w:date="2022-11-07T16:06:00Z">
        <w:r w:rsidR="00C930B9">
          <w:t>creation</w:t>
        </w:r>
        <w:commentRangeEnd w:id="1338"/>
        <w:r w:rsidR="00C930B9">
          <w:rPr>
            <w:rStyle w:val="CommentReference"/>
          </w:rPr>
          <w:commentReference w:id="1338"/>
        </w:r>
        <w:r w:rsidR="00C930B9">
          <w:t xml:space="preserve"> </w:t>
        </w:r>
      </w:ins>
      <w:r>
        <w:t xml:space="preserve">of tools of </w:t>
      </w:r>
      <w:del w:id="1341" w:author="Christopher Karlsten [2]" w:date="2022-11-03T16:24:00Z">
        <w:r w:rsidDel="0045571A">
          <w:delText>heterogeneous agent</w:delText>
        </w:r>
      </w:del>
      <w:ins w:id="1342" w:author="Christopher Karlsten" w:date="2022-10-31T18:30:00Z">
        <w:r w:rsidR="007B0B87">
          <w:t>HA</w:t>
        </w:r>
      </w:ins>
      <w:r>
        <w:t xml:space="preserve"> macroeconomic modeling that can match those micro facts and glean their macroeconomic implications.</w:t>
      </w:r>
    </w:p>
    <w:p w14:paraId="36082D3F" w14:textId="2174E608" w:rsidR="006719BC" w:rsidRDefault="001B5807">
      <w:pPr>
        <w:ind w:right="288" w:firstLine="234"/>
      </w:pPr>
      <w:r>
        <w:t xml:space="preserve">We examine three fiscal policy experiments that have </w:t>
      </w:r>
      <w:proofErr w:type="gramStart"/>
      <w:r>
        <w:t>actually been</w:t>
      </w:r>
      <w:proofErr w:type="gramEnd"/>
      <w:r>
        <w:t xml:space="preserve"> implemented in the past: an extension of UI benefits, a stimulus check</w:t>
      </w:r>
      <w:ins w:id="1343" w:author="Christopher Karlsten" w:date="2022-10-31T18:32:00Z">
        <w:r w:rsidR="009E4FBA">
          <w:t>,</w:t>
        </w:r>
      </w:ins>
      <w:r>
        <w:t xml:space="preserve"> and a tax cut on labor income. Our model suggests that the extension of UI benefits is a clear “bang for the buck” winner. Not only is it the policy that yields the greatest spending boost </w:t>
      </w:r>
      <w:del w:id="1344" w:author="Christopher Karlsten" w:date="2022-10-31T18:32:00Z">
        <w:r w:rsidDel="009E4FBA">
          <w:delText xml:space="preserve">during </w:delText>
        </w:r>
      </w:del>
      <w:r>
        <w:t xml:space="preserve">while the recession is ongoing (when multipliers are likely to be strongest), </w:t>
      </w:r>
      <w:ins w:id="1345" w:author="Christopher Karlsten" w:date="2022-10-31T18:33:00Z">
        <w:r w:rsidR="009E4FBA">
          <w:t xml:space="preserve">but </w:t>
        </w:r>
      </w:ins>
      <w:r>
        <w:t>it also leads to the greatest welfare gains. The chief drawback of the UI extension is that its size is limited by the fact that a relatively small share of the population is affected by it. In contrast, stimulus checks are easily scal</w:t>
      </w:r>
      <w:del w:id="1346" w:author="Christopher Karlsten" w:date="2022-10-31T18:33:00Z">
        <w:r w:rsidDel="009E4FBA">
          <w:delText>e</w:delText>
        </w:r>
      </w:del>
      <w:r>
        <w:t>able while exhibiting only slightly less recession-period stimulus (in a typical recession). However, since some of the stimulus checks flow to well</w:t>
      </w:r>
      <w:ins w:id="1347" w:author="Christopher Karlsten" w:date="2022-10-31T18:34:00Z">
        <w:r w:rsidR="009E4FBA">
          <w:t>-</w:t>
        </w:r>
      </w:ins>
      <w:r>
        <w:t xml:space="preserve">off consumers, </w:t>
      </w:r>
      <w:commentRangeStart w:id="1348"/>
      <w:del w:id="1349" w:author="Christopher Karlsten" w:date="2022-10-31T18:34:00Z">
        <w:r w:rsidDel="009E4FBA">
          <w:delText xml:space="preserve">it </w:delText>
        </w:r>
      </w:del>
      <w:ins w:id="1350" w:author="Christopher Karlsten" w:date="2022-10-31T18:34:00Z">
        <w:r w:rsidR="009E4FBA">
          <w:t xml:space="preserve">such checks </w:t>
        </w:r>
      </w:ins>
      <w:r>
        <w:t>do</w:t>
      </w:r>
      <w:commentRangeEnd w:id="1348"/>
      <w:r w:rsidR="009E4FBA">
        <w:rPr>
          <w:rStyle w:val="CommentReference"/>
        </w:rPr>
        <w:commentReference w:id="1348"/>
      </w:r>
      <w:del w:id="1351" w:author="Christopher Karlsten" w:date="2022-10-31T18:34:00Z">
        <w:r w:rsidDel="009E4FBA">
          <w:delText>es</w:delText>
        </w:r>
      </w:del>
      <w:r>
        <w:t xml:space="preserve"> worse than UI extensions when we evaluate welfare consequences. Finally, the tax cut is the least effective </w:t>
      </w:r>
      <w:del w:id="1352" w:author="Christopher Karlsten" w:date="2022-10-31T18:35:00Z">
        <w:r w:rsidDel="009E4FBA">
          <w:delText xml:space="preserve">both </w:delText>
        </w:r>
      </w:del>
      <w:r>
        <w:t xml:space="preserve">in terms of </w:t>
      </w:r>
      <w:ins w:id="1353" w:author="Christopher Karlsten" w:date="2022-10-31T18:35:00Z">
        <w:r w:rsidR="009E4FBA">
          <w:t xml:space="preserve">both </w:t>
        </w:r>
      </w:ins>
      <w:r>
        <w:t xml:space="preserve">the multiplier and welfare </w:t>
      </w:r>
      <w:ins w:id="1354" w:author="Christopher Karlsten" w:date="2022-10-31T18:35:00Z">
        <w:r w:rsidR="009E4FBA">
          <w:t>effe</w:t>
        </w:r>
      </w:ins>
      <w:del w:id="1355" w:author="Christopher Karlsten" w:date="2022-10-31T18:35:00Z">
        <w:r w:rsidDel="009E4FBA">
          <w:delText>impa</w:delText>
        </w:r>
      </w:del>
      <w:r>
        <w:t>ct</w:t>
      </w:r>
      <w:ins w:id="1356" w:author="Christopher Karlsten" w:date="2022-10-31T18:35:00Z">
        <w:r w:rsidR="009E4FBA">
          <w:t>,</w:t>
        </w:r>
      </w:ins>
      <w:r>
        <w:t xml:space="preserve"> since it </w:t>
      </w:r>
      <w:del w:id="1357" w:author="Christopher Karlsten" w:date="2022-10-31T18:35:00Z">
        <w:r w:rsidDel="009E4FBA">
          <w:delText xml:space="preserve">only </w:delText>
        </w:r>
      </w:del>
      <w:r>
        <w:t xml:space="preserve">targets </w:t>
      </w:r>
      <w:ins w:id="1358" w:author="Christopher Karlsten" w:date="2022-10-31T18:36:00Z">
        <w:r w:rsidR="009E4FBA">
          <w:t xml:space="preserve">only </w:t>
        </w:r>
      </w:ins>
      <w:r>
        <w:t>employed consumers</w:t>
      </w:r>
      <w:del w:id="1359" w:author="Christopher Karlsten [2]" w:date="2022-11-07T16:11:00Z">
        <w:r w:rsidDel="00C930B9">
          <w:delText>,</w:delText>
        </w:r>
      </w:del>
      <w:r>
        <w:t xml:space="preserve"> and</w:t>
      </w:r>
      <w:ins w:id="1360" w:author="Christopher Karlsten" w:date="2022-10-31T18:36:00Z">
        <w:r w:rsidR="009E4FBA">
          <w:t>,</w:t>
        </w:r>
      </w:ins>
      <w:r>
        <w:t xml:space="preserve"> for a typical recession</w:t>
      </w:r>
      <w:ins w:id="1361" w:author="Christopher Karlsten" w:date="2022-10-31T18:36:00Z">
        <w:r w:rsidR="009E4FBA">
          <w:t>,</w:t>
        </w:r>
      </w:ins>
      <w:r>
        <w:t xml:space="preserve"> more of its payouts are likely to occur after the recessionary period (when multipliers may exist) has ended.</w:t>
      </w:r>
    </w:p>
    <w:p w14:paraId="72BC8F0B" w14:textId="4DB0DEFE" w:rsidR="006719BC" w:rsidRDefault="001B5807">
      <w:pPr>
        <w:ind w:right="288" w:firstLine="234"/>
      </w:pPr>
      <w:r>
        <w:lastRenderedPageBreak/>
        <w:t xml:space="preserve">The tools we are using could be reasonably easily modified to evaluate </w:t>
      </w:r>
      <w:proofErr w:type="gramStart"/>
      <w:r>
        <w:t>a number of</w:t>
      </w:r>
      <w:proofErr w:type="gramEnd"/>
      <w:r>
        <w:t xml:space="preserve"> other policies. For example, in the COVID recession, not only was the duration of UI benefits extended, </w:t>
      </w:r>
      <w:ins w:id="1362" w:author="Christopher Karlsten" w:date="2022-10-31T18:37:00Z">
        <w:r w:rsidR="009E4FBA">
          <w:t xml:space="preserve">but </w:t>
        </w:r>
      </w:ins>
      <w:r>
        <w:t xml:space="preserve">those benefits were </w:t>
      </w:r>
      <w:ins w:id="1363" w:author="Christopher Karlsten" w:date="2022-10-31T18:37:00Z">
        <w:r w:rsidR="009E4FBA">
          <w:t xml:space="preserve">also </w:t>
        </w:r>
      </w:ins>
      <w:r>
        <w:t xml:space="preserve">supplemented by very substantial extra payments to every UI recipient. We did not calibrate the model to match this </w:t>
      </w:r>
      <w:proofErr w:type="gramStart"/>
      <w:r>
        <w:t>particular policy</w:t>
      </w:r>
      <w:proofErr w:type="gramEnd"/>
      <w:r>
        <w:t>, but the framework could easily accommodate such an analysis.</w:t>
      </w:r>
    </w:p>
    <w:p w14:paraId="46C88BF0" w14:textId="77777777" w:rsidR="006719BC" w:rsidRDefault="006719BC">
      <w:pPr>
        <w:sectPr w:rsidR="006719BC">
          <w:headerReference w:type="even" r:id="rId57"/>
          <w:headerReference w:type="default" r:id="rId58"/>
          <w:footerReference w:type="even" r:id="rId59"/>
          <w:footerReference w:type="default" r:id="rId60"/>
          <w:headerReference w:type="first" r:id="rId61"/>
          <w:footerReference w:type="first" r:id="rId62"/>
          <w:pgSz w:w="11906" w:h="16838"/>
          <w:pgMar w:top="1413" w:right="1186" w:bottom="2678" w:left="1488" w:header="720" w:footer="1757" w:gutter="0"/>
          <w:cols w:space="720"/>
          <w:titlePg/>
        </w:sectPr>
      </w:pPr>
    </w:p>
    <w:p w14:paraId="16AD423E" w14:textId="77777777" w:rsidR="006719BC" w:rsidRDefault="001B5807">
      <w:pPr>
        <w:pStyle w:val="Heading1"/>
        <w:numPr>
          <w:ilvl w:val="0"/>
          <w:numId w:val="0"/>
        </w:numPr>
        <w:spacing w:after="94" w:line="259" w:lineRule="auto"/>
      </w:pPr>
      <w:bookmarkStart w:id="1364" w:name="_Toc63058"/>
      <w:r>
        <w:rPr>
          <w:sz w:val="50"/>
        </w:rPr>
        <w:lastRenderedPageBreak/>
        <w:t>Appendices</w:t>
      </w:r>
      <w:bookmarkEnd w:id="1364"/>
    </w:p>
    <w:p w14:paraId="0FD30604" w14:textId="77777777" w:rsidR="006719BC" w:rsidRDefault="001B5807">
      <w:pPr>
        <w:pStyle w:val="Heading1"/>
        <w:numPr>
          <w:ilvl w:val="0"/>
          <w:numId w:val="0"/>
        </w:numPr>
        <w:ind w:left="450" w:hanging="465"/>
      </w:pPr>
      <w:bookmarkStart w:id="1365" w:name="_Toc63059"/>
      <w:proofErr w:type="gramStart"/>
      <w:r>
        <w:t>A</w:t>
      </w:r>
      <w:proofErr w:type="gramEnd"/>
      <w:r>
        <w:t xml:space="preserve"> Estimating discount factor distributions for different interest rates</w:t>
      </w:r>
      <w:bookmarkEnd w:id="1365"/>
    </w:p>
    <w:p w14:paraId="2D9A717D" w14:textId="77777777" w:rsidR="006719BC" w:rsidRDefault="001B5807">
      <w:pPr>
        <w:spacing w:after="343"/>
        <w:ind w:left="20" w:right="0"/>
      </w:pPr>
      <w:r>
        <w:t xml:space="preserve">Figure </w:t>
      </w:r>
      <w:r>
        <w:rPr>
          <w:color w:val="4C0000"/>
        </w:rPr>
        <w:t xml:space="preserve">8 </w:t>
      </w:r>
      <w:r>
        <w:t xml:space="preserve">shows the fit of the liquid wealth distribution for interest rates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t xml:space="preserve">percent and </w:t>
      </w:r>
      <w:r>
        <w:rPr>
          <w:rFonts w:ascii="Cambria" w:eastAsia="Cambria" w:hAnsi="Cambria" w:cs="Cambria"/>
        </w:rPr>
        <w:t>1</w:t>
      </w:r>
      <w:r>
        <w:rPr>
          <w:rFonts w:ascii="Cambria" w:eastAsia="Cambria" w:hAnsi="Cambria" w:cs="Cambria"/>
          <w:i/>
        </w:rPr>
        <w:t>.</w:t>
      </w:r>
      <w:r>
        <w:rPr>
          <w:rFonts w:ascii="Cambria" w:eastAsia="Cambria" w:hAnsi="Cambria" w:cs="Cambria"/>
        </w:rPr>
        <w:t xml:space="preserve">5 </w:t>
      </w:r>
      <w:r>
        <w:t xml:space="preserve">percent per quarter. In both cases, the estimation exactly matches the median liquid wealth to permanent income ratios for each education group listed in Panel B of Table </w:t>
      </w:r>
      <w:r>
        <w:rPr>
          <w:color w:val="4C0000"/>
        </w:rPr>
        <w:t>2</w:t>
      </w:r>
      <w:r>
        <w:t>.</w:t>
      </w:r>
    </w:p>
    <w:p w14:paraId="19009E6E" w14:textId="77777777" w:rsidR="006719BC" w:rsidRDefault="001B5807">
      <w:pPr>
        <w:spacing w:after="270" w:line="259" w:lineRule="auto"/>
        <w:ind w:left="827" w:right="0"/>
        <w:jc w:val="left"/>
      </w:pPr>
      <w:r>
        <w:rPr>
          <w:noProof/>
        </w:rPr>
        <w:drawing>
          <wp:inline distT="0" distB="0" distL="0" distR="0" wp14:anchorId="2AD04C7B" wp14:editId="1412C32F">
            <wp:extent cx="4779264" cy="4428745"/>
            <wp:effectExtent l="0" t="0" r="0" b="0"/>
            <wp:docPr id="61862" name="Picture 61862"/>
            <wp:cNvGraphicFramePr/>
            <a:graphic xmlns:a="http://schemas.openxmlformats.org/drawingml/2006/main">
              <a:graphicData uri="http://schemas.openxmlformats.org/drawingml/2006/picture">
                <pic:pic xmlns:pic="http://schemas.openxmlformats.org/drawingml/2006/picture">
                  <pic:nvPicPr>
                    <pic:cNvPr id="61862" name="Picture 61862"/>
                    <pic:cNvPicPr/>
                  </pic:nvPicPr>
                  <pic:blipFill>
                    <a:blip r:embed="rId63"/>
                    <a:stretch>
                      <a:fillRect/>
                    </a:stretch>
                  </pic:blipFill>
                  <pic:spPr>
                    <a:xfrm>
                      <a:off x="0" y="0"/>
                      <a:ext cx="4779264" cy="4428745"/>
                    </a:xfrm>
                    <a:prstGeom prst="rect">
                      <a:avLst/>
                    </a:prstGeom>
                  </pic:spPr>
                </pic:pic>
              </a:graphicData>
            </a:graphic>
          </wp:inline>
        </w:drawing>
      </w:r>
      <w:r>
        <w:rPr>
          <w:sz w:val="19"/>
        </w:rPr>
        <w:t>Percentile</w:t>
      </w:r>
    </w:p>
    <w:p w14:paraId="47CAA984" w14:textId="0E99D897" w:rsidR="006719BC" w:rsidRDefault="001B5807">
      <w:pPr>
        <w:ind w:left="20" w:right="0"/>
      </w:pPr>
      <w:r>
        <w:rPr>
          <w:sz w:val="22"/>
        </w:rPr>
        <w:t xml:space="preserve">Figure 8 </w:t>
      </w:r>
      <w:r>
        <w:t>Distributions of liquid wealth within each educational group and for the whole population from the 2004 Survey of Consumer Finance</w:t>
      </w:r>
      <w:ins w:id="1366" w:author="Christopher Karlsten [2]" w:date="2022-11-05T11:34:00Z">
        <w:r w:rsidR="00716A7A">
          <w:t>s</w:t>
        </w:r>
      </w:ins>
      <w:r>
        <w:t xml:space="preserve"> and from the estimated model for different values of the interest rate, </w:t>
      </w:r>
      <w:r>
        <w:rPr>
          <w:rFonts w:ascii="Cambria" w:eastAsia="Cambria" w:hAnsi="Cambria" w:cs="Cambria"/>
          <w:i/>
        </w:rPr>
        <w:t>R</w:t>
      </w:r>
      <w:r>
        <w:t>.</w:t>
      </w:r>
    </w:p>
    <w:p w14:paraId="44D618B3" w14:textId="77777777" w:rsidR="006719BC" w:rsidRDefault="001B5807">
      <w:pPr>
        <w:spacing w:after="44" w:line="255" w:lineRule="auto"/>
        <w:ind w:left="-5" w:right="0"/>
        <w:jc w:val="left"/>
      </w:pPr>
      <w:r>
        <w:rPr>
          <w:sz w:val="34"/>
        </w:rPr>
        <w:t>References</w:t>
      </w:r>
    </w:p>
    <w:p w14:paraId="647E6C82" w14:textId="77777777" w:rsidR="006719BC" w:rsidRDefault="001B5807">
      <w:pPr>
        <w:spacing w:after="18" w:line="254" w:lineRule="auto"/>
        <w:ind w:left="-5" w:right="-15"/>
        <w:jc w:val="left"/>
      </w:pPr>
      <w:proofErr w:type="spellStart"/>
      <w:r>
        <w:rPr>
          <w:sz w:val="22"/>
        </w:rPr>
        <w:t>Allcott</w:t>
      </w:r>
      <w:proofErr w:type="spellEnd"/>
      <w:r>
        <w:rPr>
          <w:sz w:val="22"/>
        </w:rPr>
        <w:t xml:space="preserve">, Hunt, Joshua J Kim, Dmitry </w:t>
      </w:r>
      <w:proofErr w:type="spellStart"/>
      <w:r>
        <w:rPr>
          <w:sz w:val="22"/>
        </w:rPr>
        <w:t>Taubinsky</w:t>
      </w:r>
      <w:proofErr w:type="spellEnd"/>
      <w:r>
        <w:rPr>
          <w:sz w:val="22"/>
        </w:rPr>
        <w:t xml:space="preserve">, and Jonathan </w:t>
      </w:r>
      <w:proofErr w:type="spellStart"/>
      <w:r>
        <w:rPr>
          <w:sz w:val="22"/>
        </w:rPr>
        <w:t>Zinman</w:t>
      </w:r>
      <w:proofErr w:type="spellEnd"/>
      <w:r>
        <w:rPr>
          <w:sz w:val="22"/>
        </w:rPr>
        <w:t xml:space="preserve"> (2021):</w:t>
      </w:r>
    </w:p>
    <w:p w14:paraId="61159D21" w14:textId="77777777" w:rsidR="006719BC" w:rsidRDefault="001B5807">
      <w:pPr>
        <w:spacing w:after="187" w:line="255" w:lineRule="auto"/>
        <w:ind w:left="234" w:right="0" w:firstLine="0"/>
      </w:pPr>
      <w:r>
        <w:rPr>
          <w:sz w:val="22"/>
        </w:rPr>
        <w:lastRenderedPageBreak/>
        <w:t>“Are high-interest loans predatory? Theory and evidence from payday lending,” NBER Working paper, no. 28799.</w:t>
      </w:r>
    </w:p>
    <w:p w14:paraId="1539D607" w14:textId="77777777" w:rsidR="006719BC" w:rsidRDefault="001B5807">
      <w:pPr>
        <w:spacing w:after="18" w:line="254" w:lineRule="auto"/>
        <w:ind w:left="-5" w:right="-15"/>
        <w:jc w:val="left"/>
      </w:pPr>
      <w:proofErr w:type="spellStart"/>
      <w:r>
        <w:rPr>
          <w:sz w:val="22"/>
        </w:rPr>
        <w:t>Aursland</w:t>
      </w:r>
      <w:proofErr w:type="spellEnd"/>
      <w:r>
        <w:rPr>
          <w:sz w:val="22"/>
        </w:rPr>
        <w:t xml:space="preserve">, Thor Andreas, Ivan </w:t>
      </w:r>
      <w:proofErr w:type="spellStart"/>
      <w:r>
        <w:rPr>
          <w:sz w:val="22"/>
        </w:rPr>
        <w:t>Frankovic</w:t>
      </w:r>
      <w:proofErr w:type="spellEnd"/>
      <w:r>
        <w:rPr>
          <w:sz w:val="22"/>
        </w:rPr>
        <w:t xml:space="preserve">, Birol </w:t>
      </w:r>
      <w:proofErr w:type="spellStart"/>
      <w:r>
        <w:rPr>
          <w:sz w:val="22"/>
        </w:rPr>
        <w:t>Kanik</w:t>
      </w:r>
      <w:proofErr w:type="spellEnd"/>
      <w:r>
        <w:rPr>
          <w:sz w:val="22"/>
        </w:rPr>
        <w:t xml:space="preserve">, and Magnus </w:t>
      </w:r>
      <w:proofErr w:type="spellStart"/>
      <w:r>
        <w:rPr>
          <w:sz w:val="22"/>
        </w:rPr>
        <w:t>Saxegaard</w:t>
      </w:r>
      <w:proofErr w:type="spellEnd"/>
    </w:p>
    <w:p w14:paraId="66D4989E" w14:textId="77777777" w:rsidR="006719BC" w:rsidRDefault="001B5807">
      <w:pPr>
        <w:spacing w:after="212" w:line="255" w:lineRule="auto"/>
        <w:ind w:left="234" w:right="0" w:firstLine="0"/>
      </w:pPr>
      <w:r>
        <w:rPr>
          <w:sz w:val="22"/>
        </w:rPr>
        <w:t xml:space="preserve">(2020): “State-dependent fiscal multipliers in NORA - A DSGE model for fiscal policy analysis in Norway,” </w:t>
      </w:r>
      <w:r>
        <w:rPr>
          <w:i/>
          <w:sz w:val="22"/>
        </w:rPr>
        <w:t>Economic Modelling</w:t>
      </w:r>
      <w:r>
        <w:rPr>
          <w:sz w:val="22"/>
        </w:rPr>
        <w:t>, 93, 321–353.</w:t>
      </w:r>
    </w:p>
    <w:p w14:paraId="04EFC995" w14:textId="77777777" w:rsidR="006719BC" w:rsidRDefault="001B5807">
      <w:pPr>
        <w:spacing w:after="18" w:line="254" w:lineRule="auto"/>
        <w:ind w:left="-5" w:right="-15"/>
        <w:jc w:val="left"/>
      </w:pPr>
      <w:r>
        <w:rPr>
          <w:sz w:val="22"/>
        </w:rPr>
        <w:t xml:space="preserve">Bhandari, Anmol, David Evans, Mikhail </w:t>
      </w:r>
      <w:proofErr w:type="spellStart"/>
      <w:r>
        <w:rPr>
          <w:sz w:val="22"/>
        </w:rPr>
        <w:t>Golosov</w:t>
      </w:r>
      <w:proofErr w:type="spellEnd"/>
      <w:r>
        <w:rPr>
          <w:sz w:val="22"/>
        </w:rPr>
        <w:t>, and Thomas Sargent (2021):</w:t>
      </w:r>
    </w:p>
    <w:p w14:paraId="7E1506FB" w14:textId="77777777" w:rsidR="006719BC" w:rsidRDefault="001B5807">
      <w:pPr>
        <w:spacing w:after="212" w:line="255" w:lineRule="auto"/>
        <w:ind w:left="234" w:right="0" w:firstLine="0"/>
      </w:pPr>
      <w:r>
        <w:rPr>
          <w:sz w:val="22"/>
        </w:rPr>
        <w:t>“Efficiency, Insurance, and Redistribution Effects of Government Policies,” Working paper.</w:t>
      </w:r>
    </w:p>
    <w:p w14:paraId="07B9D1AF" w14:textId="77777777" w:rsidR="006719BC" w:rsidRDefault="001B5807">
      <w:pPr>
        <w:spacing w:after="212" w:line="255" w:lineRule="auto"/>
        <w:ind w:left="229" w:right="0" w:hanging="244"/>
      </w:pPr>
      <w:proofErr w:type="spellStart"/>
      <w:r>
        <w:rPr>
          <w:sz w:val="22"/>
        </w:rPr>
        <w:t>Broda</w:t>
      </w:r>
      <w:proofErr w:type="spellEnd"/>
      <w:r>
        <w:rPr>
          <w:sz w:val="22"/>
        </w:rPr>
        <w:t xml:space="preserve">, Christian, and Jonathan A Parker (2014): “The economic stimulus payments of 2008 and the aggregate demand for consumption,” </w:t>
      </w:r>
      <w:r>
        <w:rPr>
          <w:i/>
          <w:sz w:val="22"/>
        </w:rPr>
        <w:t>Journal of Monetary Economics</w:t>
      </w:r>
      <w:r>
        <w:rPr>
          <w:sz w:val="22"/>
        </w:rPr>
        <w:t>, 68, S20–S36.</w:t>
      </w:r>
    </w:p>
    <w:p w14:paraId="7EADDBD8" w14:textId="77777777" w:rsidR="006719BC" w:rsidRDefault="001B5807">
      <w:pPr>
        <w:spacing w:after="212" w:line="255" w:lineRule="auto"/>
        <w:ind w:left="229" w:right="0" w:hanging="244"/>
      </w:pPr>
      <w:r>
        <w:rPr>
          <w:sz w:val="22"/>
        </w:rPr>
        <w:t xml:space="preserve">Cagetti, Marco (2003): “Wealth accumulation over the life cycle and precautionary savings,” </w:t>
      </w:r>
      <w:r>
        <w:rPr>
          <w:i/>
          <w:sz w:val="22"/>
        </w:rPr>
        <w:t>Journal of Business &amp; Economic Statistics</w:t>
      </w:r>
      <w:r>
        <w:rPr>
          <w:sz w:val="22"/>
        </w:rPr>
        <w:t>, 21(3), 339–353.</w:t>
      </w:r>
    </w:p>
    <w:p w14:paraId="6ED7F34A" w14:textId="77777777" w:rsidR="006719BC" w:rsidRDefault="001B5807">
      <w:pPr>
        <w:spacing w:after="188" w:line="255" w:lineRule="auto"/>
        <w:ind w:left="229" w:right="0" w:hanging="244"/>
      </w:pPr>
      <w:r>
        <w:rPr>
          <w:sz w:val="22"/>
        </w:rPr>
        <w:t>Carroll, Christopher D (2022): “Theoretical Foundations of Buffer Stock Saving,” Working paper.</w:t>
      </w:r>
    </w:p>
    <w:p w14:paraId="6D9D479B" w14:textId="77777777" w:rsidR="006719BC" w:rsidRDefault="001B5807">
      <w:pPr>
        <w:spacing w:after="18" w:line="254" w:lineRule="auto"/>
        <w:ind w:left="-5" w:right="-15"/>
        <w:jc w:val="left"/>
      </w:pPr>
      <w:r>
        <w:rPr>
          <w:sz w:val="22"/>
        </w:rPr>
        <w:t xml:space="preserve">Carroll, Christopher D, Edmund Crawley, Jiri </w:t>
      </w:r>
      <w:proofErr w:type="spellStart"/>
      <w:r>
        <w:rPr>
          <w:sz w:val="22"/>
        </w:rPr>
        <w:t>Slacalek</w:t>
      </w:r>
      <w:proofErr w:type="spellEnd"/>
      <w:r>
        <w:rPr>
          <w:sz w:val="22"/>
        </w:rPr>
        <w:t xml:space="preserve">, </w:t>
      </w:r>
      <w:proofErr w:type="spellStart"/>
      <w:r>
        <w:rPr>
          <w:sz w:val="22"/>
        </w:rPr>
        <w:t>Kiichi</w:t>
      </w:r>
      <w:proofErr w:type="spellEnd"/>
      <w:r>
        <w:rPr>
          <w:sz w:val="22"/>
        </w:rPr>
        <w:t xml:space="preserve"> </w:t>
      </w:r>
      <w:proofErr w:type="spellStart"/>
      <w:r>
        <w:rPr>
          <w:sz w:val="22"/>
        </w:rPr>
        <w:t>Tokuoka</w:t>
      </w:r>
      <w:proofErr w:type="spellEnd"/>
      <w:r>
        <w:rPr>
          <w:sz w:val="22"/>
        </w:rPr>
        <w:t>, and</w:t>
      </w:r>
    </w:p>
    <w:p w14:paraId="45D0EA89" w14:textId="77777777" w:rsidR="006719BC" w:rsidRDefault="001B5807">
      <w:pPr>
        <w:spacing w:after="187" w:line="255" w:lineRule="auto"/>
        <w:ind w:left="234" w:right="0" w:firstLine="0"/>
      </w:pPr>
      <w:r>
        <w:rPr>
          <w:sz w:val="22"/>
        </w:rPr>
        <w:t xml:space="preserve">Matthew N White (2020): “Sticky Expectations and Consumption Dynamics,” </w:t>
      </w:r>
      <w:r>
        <w:rPr>
          <w:i/>
          <w:sz w:val="22"/>
        </w:rPr>
        <w:t>American Economic Journal: Macroeconomics</w:t>
      </w:r>
      <w:r>
        <w:rPr>
          <w:sz w:val="22"/>
        </w:rPr>
        <w:t>, 12(3), 40–76.</w:t>
      </w:r>
    </w:p>
    <w:p w14:paraId="7AC272E4" w14:textId="77777777" w:rsidR="006719BC" w:rsidRDefault="001B5807">
      <w:pPr>
        <w:spacing w:after="18" w:line="254" w:lineRule="auto"/>
        <w:ind w:left="-5" w:right="-15"/>
        <w:jc w:val="left"/>
      </w:pPr>
      <w:r>
        <w:rPr>
          <w:sz w:val="22"/>
        </w:rPr>
        <w:t xml:space="preserve">Carroll, Christopher D, Edmund Crawley, Jiri </w:t>
      </w:r>
      <w:proofErr w:type="spellStart"/>
      <w:r>
        <w:rPr>
          <w:sz w:val="22"/>
        </w:rPr>
        <w:t>Slacalek</w:t>
      </w:r>
      <w:proofErr w:type="spellEnd"/>
      <w:r>
        <w:rPr>
          <w:sz w:val="22"/>
        </w:rPr>
        <w:t>, and Matthew N White</w:t>
      </w:r>
    </w:p>
    <w:p w14:paraId="10BE8EF7" w14:textId="77777777" w:rsidR="006719BC" w:rsidRDefault="001B5807">
      <w:pPr>
        <w:spacing w:after="4" w:line="255" w:lineRule="auto"/>
        <w:ind w:left="234" w:right="0" w:firstLine="0"/>
      </w:pPr>
      <w:r>
        <w:rPr>
          <w:sz w:val="22"/>
        </w:rPr>
        <w:t xml:space="preserve">(2020): “Modeling the consumption response to the CARES act,” </w:t>
      </w:r>
      <w:r>
        <w:rPr>
          <w:i/>
          <w:sz w:val="22"/>
        </w:rPr>
        <w:t>Covid Economics</w:t>
      </w:r>
      <w:r>
        <w:rPr>
          <w:sz w:val="22"/>
        </w:rPr>
        <w:t>, 10, 62–</w:t>
      </w:r>
    </w:p>
    <w:p w14:paraId="797F5033" w14:textId="77777777" w:rsidR="006719BC" w:rsidRDefault="001B5807">
      <w:pPr>
        <w:spacing w:after="212" w:line="255" w:lineRule="auto"/>
        <w:ind w:left="234" w:right="0" w:firstLine="0"/>
      </w:pPr>
      <w:r>
        <w:rPr>
          <w:sz w:val="22"/>
        </w:rPr>
        <w:t>86.</w:t>
      </w:r>
    </w:p>
    <w:p w14:paraId="2434B6C1" w14:textId="77777777" w:rsidR="006719BC" w:rsidRDefault="001B5807">
      <w:pPr>
        <w:spacing w:after="18" w:line="254" w:lineRule="auto"/>
        <w:ind w:left="-5" w:right="-15"/>
        <w:jc w:val="left"/>
      </w:pPr>
      <w:proofErr w:type="spellStart"/>
      <w:r>
        <w:rPr>
          <w:sz w:val="22"/>
        </w:rPr>
        <w:t>Christiano</w:t>
      </w:r>
      <w:proofErr w:type="spellEnd"/>
      <w:r>
        <w:rPr>
          <w:sz w:val="22"/>
        </w:rPr>
        <w:t xml:space="preserve">, Lawrence, Martin </w:t>
      </w:r>
      <w:proofErr w:type="spellStart"/>
      <w:r>
        <w:rPr>
          <w:sz w:val="22"/>
        </w:rPr>
        <w:t>Eichenbaum</w:t>
      </w:r>
      <w:proofErr w:type="spellEnd"/>
      <w:r>
        <w:rPr>
          <w:sz w:val="22"/>
        </w:rPr>
        <w:t xml:space="preserve">, and Sergio </w:t>
      </w:r>
      <w:proofErr w:type="spellStart"/>
      <w:r>
        <w:rPr>
          <w:sz w:val="22"/>
        </w:rPr>
        <w:t>Rebelo</w:t>
      </w:r>
      <w:proofErr w:type="spellEnd"/>
      <w:r>
        <w:rPr>
          <w:sz w:val="22"/>
        </w:rPr>
        <w:t xml:space="preserve"> (2011): “When is</w:t>
      </w:r>
    </w:p>
    <w:p w14:paraId="1553D844" w14:textId="77777777" w:rsidR="006719BC" w:rsidRDefault="001B5807">
      <w:pPr>
        <w:spacing w:after="212" w:line="255" w:lineRule="auto"/>
        <w:ind w:left="234" w:right="0" w:firstLine="0"/>
      </w:pPr>
      <w:r>
        <w:rPr>
          <w:sz w:val="22"/>
        </w:rPr>
        <w:t xml:space="preserve">the government spending multiplier </w:t>
      </w:r>
      <w:proofErr w:type="gramStart"/>
      <w:r>
        <w:rPr>
          <w:sz w:val="22"/>
        </w:rPr>
        <w:t>large?,</w:t>
      </w:r>
      <w:proofErr w:type="gramEnd"/>
      <w:r>
        <w:rPr>
          <w:sz w:val="22"/>
        </w:rPr>
        <w:t xml:space="preserve">” </w:t>
      </w:r>
      <w:r>
        <w:rPr>
          <w:i/>
          <w:sz w:val="22"/>
        </w:rPr>
        <w:t>Journal of Political Economy</w:t>
      </w:r>
      <w:r>
        <w:rPr>
          <w:sz w:val="22"/>
        </w:rPr>
        <w:t>, 119(1), 78–121.</w:t>
      </w:r>
    </w:p>
    <w:p w14:paraId="4C9C6D7D" w14:textId="77777777" w:rsidR="006719BC" w:rsidRDefault="001B5807">
      <w:pPr>
        <w:spacing w:after="212" w:line="255" w:lineRule="auto"/>
        <w:ind w:left="229" w:right="0" w:hanging="244"/>
      </w:pPr>
      <w:r>
        <w:rPr>
          <w:sz w:val="22"/>
        </w:rPr>
        <w:t>Crawley, Edmund, Martin B. Holm, and Håkon Tretvoll (2022): “A Parsimonious Model of Idiosyncratic Income,” Working paper.</w:t>
      </w:r>
    </w:p>
    <w:p w14:paraId="28212483" w14:textId="77777777" w:rsidR="006719BC" w:rsidRDefault="001B5807">
      <w:pPr>
        <w:spacing w:after="20" w:line="255" w:lineRule="auto"/>
        <w:ind w:left="-15" w:right="0" w:firstLine="0"/>
      </w:pPr>
      <w:r>
        <w:rPr>
          <w:sz w:val="22"/>
        </w:rPr>
        <w:t>Crawley, Edmund, and Andreas Kuchler (Forthcoming): “Consumption Heterogeneity:</w:t>
      </w:r>
    </w:p>
    <w:p w14:paraId="1A826FBD" w14:textId="77777777" w:rsidR="006719BC" w:rsidRDefault="001B5807">
      <w:pPr>
        <w:spacing w:after="217" w:line="259" w:lineRule="auto"/>
        <w:ind w:left="234" w:right="0" w:firstLine="0"/>
        <w:jc w:val="left"/>
      </w:pPr>
      <w:r>
        <w:rPr>
          <w:sz w:val="22"/>
        </w:rPr>
        <w:t xml:space="preserve">Micro Drivers and Macro Implications,” </w:t>
      </w:r>
      <w:r>
        <w:rPr>
          <w:i/>
          <w:sz w:val="22"/>
        </w:rPr>
        <w:t>American Economic Journal: Macroeconomics</w:t>
      </w:r>
      <w:r>
        <w:rPr>
          <w:sz w:val="22"/>
        </w:rPr>
        <w:t>.</w:t>
      </w:r>
    </w:p>
    <w:p w14:paraId="19055757" w14:textId="77777777" w:rsidR="006719BC" w:rsidRDefault="001B5807">
      <w:pPr>
        <w:tabs>
          <w:tab w:val="center" w:pos="1603"/>
          <w:tab w:val="center" w:pos="2578"/>
          <w:tab w:val="center" w:pos="3466"/>
          <w:tab w:val="center" w:pos="4979"/>
          <w:tab w:val="center" w:pos="6552"/>
          <w:tab w:val="center" w:pos="7727"/>
          <w:tab w:val="right" w:pos="8929"/>
        </w:tabs>
        <w:spacing w:after="18" w:line="254" w:lineRule="auto"/>
        <w:ind w:left="-15" w:right="-15" w:firstLine="0"/>
        <w:jc w:val="left"/>
      </w:pPr>
      <w:proofErr w:type="spellStart"/>
      <w:r>
        <w:rPr>
          <w:sz w:val="22"/>
        </w:rPr>
        <w:t>Dávila</w:t>
      </w:r>
      <w:proofErr w:type="spellEnd"/>
      <w:r>
        <w:rPr>
          <w:sz w:val="22"/>
        </w:rPr>
        <w:t>,</w:t>
      </w:r>
      <w:r>
        <w:rPr>
          <w:sz w:val="22"/>
        </w:rPr>
        <w:tab/>
        <w:t>Eduardo,</w:t>
      </w:r>
      <w:r>
        <w:rPr>
          <w:sz w:val="22"/>
        </w:rPr>
        <w:tab/>
        <w:t>and</w:t>
      </w:r>
      <w:r>
        <w:rPr>
          <w:sz w:val="22"/>
        </w:rPr>
        <w:tab/>
        <w:t>Andreas</w:t>
      </w:r>
      <w:r>
        <w:rPr>
          <w:sz w:val="22"/>
        </w:rPr>
        <w:tab/>
      </w:r>
      <w:proofErr w:type="spellStart"/>
      <w:r>
        <w:rPr>
          <w:sz w:val="22"/>
        </w:rPr>
        <w:t>Schaab</w:t>
      </w:r>
      <w:proofErr w:type="spellEnd"/>
      <w:r>
        <w:rPr>
          <w:sz w:val="22"/>
        </w:rPr>
        <w:t xml:space="preserve"> (2022):</w:t>
      </w:r>
      <w:r>
        <w:rPr>
          <w:sz w:val="22"/>
        </w:rPr>
        <w:tab/>
        <w:t>“Welfare</w:t>
      </w:r>
      <w:r>
        <w:rPr>
          <w:sz w:val="22"/>
        </w:rPr>
        <w:tab/>
        <w:t>Assessments</w:t>
      </w:r>
      <w:r>
        <w:rPr>
          <w:sz w:val="22"/>
        </w:rPr>
        <w:tab/>
        <w:t>with</w:t>
      </w:r>
    </w:p>
    <w:p w14:paraId="7CF4687D" w14:textId="77777777" w:rsidR="006719BC" w:rsidRDefault="001B5807">
      <w:pPr>
        <w:spacing w:after="212" w:line="255" w:lineRule="auto"/>
        <w:ind w:left="234" w:right="0" w:firstLine="0"/>
      </w:pPr>
      <w:r>
        <w:rPr>
          <w:sz w:val="22"/>
        </w:rPr>
        <w:t xml:space="preserve">Heterogeneous Individuals,” </w:t>
      </w:r>
      <w:r>
        <w:rPr>
          <w:i/>
          <w:sz w:val="22"/>
        </w:rPr>
        <w:t>Available at SSRN 4102027</w:t>
      </w:r>
      <w:r>
        <w:rPr>
          <w:sz w:val="22"/>
        </w:rPr>
        <w:t>.</w:t>
      </w:r>
    </w:p>
    <w:p w14:paraId="475972FA" w14:textId="77777777" w:rsidR="006719BC" w:rsidRDefault="001B5807">
      <w:pPr>
        <w:spacing w:after="212" w:line="255" w:lineRule="auto"/>
        <w:ind w:left="229" w:right="0" w:hanging="244"/>
      </w:pPr>
      <w:r>
        <w:rPr>
          <w:sz w:val="22"/>
        </w:rPr>
        <w:t xml:space="preserve">Davis, Steven J., and Till </w:t>
      </w:r>
      <w:proofErr w:type="gramStart"/>
      <w:r>
        <w:rPr>
          <w:sz w:val="22"/>
        </w:rPr>
        <w:t>Von</w:t>
      </w:r>
      <w:proofErr w:type="gramEnd"/>
      <w:r>
        <w:rPr>
          <w:sz w:val="22"/>
        </w:rPr>
        <w:t xml:space="preserve"> Wachter (2011): “Recessions and the Costs of Job Loss,” </w:t>
      </w:r>
      <w:r>
        <w:rPr>
          <w:i/>
          <w:sz w:val="22"/>
        </w:rPr>
        <w:t>Brookings Papers on Economic Activity</w:t>
      </w:r>
      <w:r>
        <w:rPr>
          <w:sz w:val="22"/>
        </w:rPr>
        <w:t>, pp. 1–72.</w:t>
      </w:r>
    </w:p>
    <w:p w14:paraId="4D9CCC7E" w14:textId="77777777" w:rsidR="006719BC" w:rsidRDefault="001B5807">
      <w:pPr>
        <w:spacing w:after="212" w:line="255" w:lineRule="auto"/>
        <w:ind w:left="229" w:right="0" w:hanging="244"/>
      </w:pPr>
      <w:r>
        <w:rPr>
          <w:sz w:val="22"/>
        </w:rPr>
        <w:t xml:space="preserve">Den </w:t>
      </w:r>
      <w:proofErr w:type="spellStart"/>
      <w:r>
        <w:rPr>
          <w:sz w:val="22"/>
        </w:rPr>
        <w:t>Haan</w:t>
      </w:r>
      <w:proofErr w:type="spellEnd"/>
      <w:r>
        <w:rPr>
          <w:sz w:val="22"/>
        </w:rPr>
        <w:t xml:space="preserve">, </w:t>
      </w:r>
      <w:proofErr w:type="spellStart"/>
      <w:r>
        <w:rPr>
          <w:sz w:val="22"/>
        </w:rPr>
        <w:t>Wouter</w:t>
      </w:r>
      <w:proofErr w:type="spellEnd"/>
      <w:r>
        <w:rPr>
          <w:sz w:val="22"/>
        </w:rPr>
        <w:t xml:space="preserve"> J, Kenneth L Judd, and Michel </w:t>
      </w:r>
      <w:proofErr w:type="spellStart"/>
      <w:r>
        <w:rPr>
          <w:sz w:val="22"/>
        </w:rPr>
        <w:t>Juillard</w:t>
      </w:r>
      <w:proofErr w:type="spellEnd"/>
      <w:r>
        <w:rPr>
          <w:sz w:val="22"/>
        </w:rPr>
        <w:t xml:space="preserve"> (2010): “Computational suite of models with heterogeneous agents: Incomplete markets and aggregate uncertainty,” </w:t>
      </w:r>
      <w:r>
        <w:rPr>
          <w:i/>
          <w:sz w:val="22"/>
        </w:rPr>
        <w:t>Journal of Economic Dynamics and Control</w:t>
      </w:r>
      <w:r>
        <w:rPr>
          <w:sz w:val="22"/>
        </w:rPr>
        <w:t>, 34(1), 1–3.</w:t>
      </w:r>
    </w:p>
    <w:p w14:paraId="135DD84A" w14:textId="77777777" w:rsidR="006719BC" w:rsidRDefault="001B5807">
      <w:pPr>
        <w:spacing w:after="212" w:line="255" w:lineRule="auto"/>
        <w:ind w:left="229" w:right="0" w:hanging="244"/>
      </w:pPr>
      <w:proofErr w:type="spellStart"/>
      <w:r>
        <w:rPr>
          <w:sz w:val="22"/>
        </w:rPr>
        <w:t>Eggertsson</w:t>
      </w:r>
      <w:proofErr w:type="spellEnd"/>
      <w:r>
        <w:rPr>
          <w:sz w:val="22"/>
        </w:rPr>
        <w:t xml:space="preserve">, </w:t>
      </w:r>
      <w:proofErr w:type="spellStart"/>
      <w:r>
        <w:rPr>
          <w:sz w:val="22"/>
        </w:rPr>
        <w:t>Gauti</w:t>
      </w:r>
      <w:proofErr w:type="spellEnd"/>
      <w:r>
        <w:rPr>
          <w:sz w:val="22"/>
        </w:rPr>
        <w:t xml:space="preserve"> B (2011): “What fiscal policy is effective at zero interest </w:t>
      </w:r>
      <w:proofErr w:type="gramStart"/>
      <w:r>
        <w:rPr>
          <w:sz w:val="22"/>
        </w:rPr>
        <w:t>rates?,</w:t>
      </w:r>
      <w:proofErr w:type="gramEnd"/>
      <w:r>
        <w:rPr>
          <w:sz w:val="22"/>
        </w:rPr>
        <w:t xml:space="preserve">” </w:t>
      </w:r>
      <w:r>
        <w:rPr>
          <w:i/>
          <w:sz w:val="22"/>
        </w:rPr>
        <w:t>NBER Macroeconomics Annual</w:t>
      </w:r>
      <w:r>
        <w:rPr>
          <w:sz w:val="22"/>
        </w:rPr>
        <w:t>, 25(1), 59–112.</w:t>
      </w:r>
    </w:p>
    <w:p w14:paraId="123F528C" w14:textId="77777777" w:rsidR="006719BC" w:rsidRDefault="001B5807">
      <w:pPr>
        <w:spacing w:after="185" w:line="255" w:lineRule="auto"/>
        <w:ind w:left="229" w:right="0" w:hanging="244"/>
      </w:pPr>
      <w:proofErr w:type="spellStart"/>
      <w:r>
        <w:rPr>
          <w:sz w:val="22"/>
        </w:rPr>
        <w:lastRenderedPageBreak/>
        <w:t>Fagereng</w:t>
      </w:r>
      <w:proofErr w:type="spellEnd"/>
      <w:r>
        <w:rPr>
          <w:sz w:val="22"/>
        </w:rPr>
        <w:t xml:space="preserve">, Andreas, Martin B. Holm, and </w:t>
      </w:r>
      <w:proofErr w:type="spellStart"/>
      <w:r>
        <w:rPr>
          <w:sz w:val="22"/>
        </w:rPr>
        <w:t>Gisle</w:t>
      </w:r>
      <w:proofErr w:type="spellEnd"/>
      <w:r>
        <w:rPr>
          <w:sz w:val="22"/>
        </w:rPr>
        <w:t xml:space="preserve"> J. </w:t>
      </w:r>
      <w:proofErr w:type="spellStart"/>
      <w:r>
        <w:rPr>
          <w:sz w:val="22"/>
        </w:rPr>
        <w:t>Natvik</w:t>
      </w:r>
      <w:proofErr w:type="spellEnd"/>
      <w:r>
        <w:rPr>
          <w:sz w:val="22"/>
        </w:rPr>
        <w:t xml:space="preserve"> (2021): “MPC Heterogeneity and Household Balance Sheets,” </w:t>
      </w:r>
      <w:r>
        <w:rPr>
          <w:i/>
          <w:sz w:val="22"/>
        </w:rPr>
        <w:t>American Economic Journal: Macroeconomics</w:t>
      </w:r>
      <w:r>
        <w:rPr>
          <w:sz w:val="22"/>
        </w:rPr>
        <w:t>, 13(4), 1–54.</w:t>
      </w:r>
    </w:p>
    <w:p w14:paraId="224E7929" w14:textId="77777777" w:rsidR="006719BC" w:rsidRDefault="001B5807">
      <w:pPr>
        <w:spacing w:after="18" w:line="254" w:lineRule="auto"/>
        <w:ind w:left="-5" w:right="-15"/>
        <w:jc w:val="left"/>
      </w:pPr>
      <w:r>
        <w:rPr>
          <w:sz w:val="22"/>
        </w:rPr>
        <w:t>Ganong, Peter, Fiona E Greig, Pascal J Noel, Daniel M Sullivan, and Joseph S</w:t>
      </w:r>
    </w:p>
    <w:p w14:paraId="378AEB7E" w14:textId="77777777" w:rsidR="006719BC" w:rsidRDefault="001B5807">
      <w:pPr>
        <w:spacing w:after="212" w:line="255" w:lineRule="auto"/>
        <w:ind w:left="234" w:right="0" w:firstLine="0"/>
      </w:pPr>
      <w:proofErr w:type="spellStart"/>
      <w:r>
        <w:rPr>
          <w:sz w:val="22"/>
        </w:rPr>
        <w:t>Vavra</w:t>
      </w:r>
      <w:proofErr w:type="spellEnd"/>
      <w:r>
        <w:rPr>
          <w:sz w:val="22"/>
        </w:rPr>
        <w:t xml:space="preserve"> (2022): “Spending and Job-Finding Impacts of Expanded Unemployment Benefits: Evidence from Administrative Micro Data,” Working Paper 30315, National Bureau of Economic Research.</w:t>
      </w:r>
    </w:p>
    <w:p w14:paraId="67791331" w14:textId="77777777" w:rsidR="006719BC" w:rsidRDefault="001B5807">
      <w:pPr>
        <w:spacing w:after="21" w:line="255" w:lineRule="auto"/>
        <w:ind w:left="-15" w:right="0" w:firstLine="0"/>
      </w:pPr>
      <w:r>
        <w:rPr>
          <w:sz w:val="22"/>
        </w:rPr>
        <w:t>Ganong, Peter, and Pascal Noel (2019): “Consumer Spending during Unemployment:</w:t>
      </w:r>
    </w:p>
    <w:p w14:paraId="2AE23783" w14:textId="77777777" w:rsidR="006719BC" w:rsidRDefault="001B5807">
      <w:pPr>
        <w:spacing w:after="240" w:line="255" w:lineRule="auto"/>
        <w:ind w:left="234" w:right="0" w:firstLine="0"/>
      </w:pPr>
      <w:r>
        <w:rPr>
          <w:sz w:val="22"/>
        </w:rPr>
        <w:t xml:space="preserve">Positive and Normative Implications,” </w:t>
      </w:r>
      <w:r>
        <w:rPr>
          <w:i/>
          <w:sz w:val="22"/>
        </w:rPr>
        <w:t>American Economic Review</w:t>
      </w:r>
      <w:r>
        <w:rPr>
          <w:sz w:val="22"/>
        </w:rPr>
        <w:t>, 109(7), 2383–2424.</w:t>
      </w:r>
    </w:p>
    <w:p w14:paraId="437867F8" w14:textId="46455AEE" w:rsidR="006719BC" w:rsidRDefault="001B5807">
      <w:pPr>
        <w:spacing w:after="212" w:line="255" w:lineRule="auto"/>
        <w:ind w:left="229" w:right="0" w:hanging="244"/>
      </w:pPr>
      <w:proofErr w:type="spellStart"/>
      <w:r>
        <w:rPr>
          <w:sz w:val="22"/>
        </w:rPr>
        <w:t>Gjeldsregistret</w:t>
      </w:r>
      <w:proofErr w:type="spellEnd"/>
      <w:r>
        <w:rPr>
          <w:sz w:val="22"/>
        </w:rPr>
        <w:t xml:space="preserve"> (2022):</w:t>
      </w:r>
      <w:r>
        <w:rPr>
          <w:sz w:val="22"/>
        </w:rPr>
        <w:tab/>
        <w:t>“</w:t>
      </w:r>
      <w:proofErr w:type="spellStart"/>
      <w:r>
        <w:rPr>
          <w:sz w:val="22"/>
        </w:rPr>
        <w:t>Nokkeltall</w:t>
      </w:r>
      <w:proofErr w:type="spellEnd"/>
      <w:r>
        <w:rPr>
          <w:sz w:val="22"/>
        </w:rPr>
        <w:t xml:space="preserve"> </w:t>
      </w:r>
      <w:proofErr w:type="spellStart"/>
      <w:r>
        <w:rPr>
          <w:sz w:val="22"/>
        </w:rPr>
        <w:t>fra</w:t>
      </w:r>
      <w:proofErr w:type="spellEnd"/>
      <w:r>
        <w:rPr>
          <w:sz w:val="22"/>
        </w:rPr>
        <w:t xml:space="preserve"> </w:t>
      </w:r>
      <w:proofErr w:type="spellStart"/>
      <w:r>
        <w:rPr>
          <w:sz w:val="22"/>
        </w:rPr>
        <w:t>Gjeldsregisteret</w:t>
      </w:r>
      <w:proofErr w:type="spellEnd"/>
      <w:r>
        <w:rPr>
          <w:sz w:val="22"/>
        </w:rPr>
        <w:t xml:space="preserve">,” </w:t>
      </w:r>
      <w:proofErr w:type="spellStart"/>
      <w:r>
        <w:rPr>
          <w:i/>
          <w:sz w:val="22"/>
        </w:rPr>
        <w:t>Gjeldsregistret</w:t>
      </w:r>
      <w:proofErr w:type="spellEnd"/>
      <w:r>
        <w:rPr>
          <w:i/>
          <w:sz w:val="22"/>
        </w:rPr>
        <w:t xml:space="preserve"> </w:t>
      </w:r>
      <w:proofErr w:type="spellStart"/>
      <w:r>
        <w:rPr>
          <w:i/>
          <w:sz w:val="22"/>
        </w:rPr>
        <w:t>nettside</w:t>
      </w:r>
      <w:proofErr w:type="spellEnd"/>
      <w:r>
        <w:rPr>
          <w:sz w:val="22"/>
        </w:rPr>
        <w:t xml:space="preserve">, Url: </w:t>
      </w:r>
      <w:ins w:id="1367" w:author="Christopher Karlsten" w:date="2022-10-24T17:26:00Z">
        <w:r w:rsidR="009C57A7">
          <w:rPr>
            <w:sz w:val="22"/>
          </w:rPr>
          <w:fldChar w:fldCharType="begin"/>
        </w:r>
        <w:r w:rsidR="009C57A7">
          <w:rPr>
            <w:sz w:val="22"/>
          </w:rPr>
          <w:instrText xml:space="preserve"> HYPERLINK "</w:instrText>
        </w:r>
      </w:ins>
      <w:r w:rsidR="009C57A7">
        <w:rPr>
          <w:sz w:val="22"/>
        </w:rPr>
        <w:instrText>https://www.gjeldsregisteret.com/pages/nokkeltall</w:instrText>
      </w:r>
      <w:ins w:id="1368" w:author="Christopher Karlsten" w:date="2022-10-24T17:26:00Z">
        <w:r w:rsidR="009C57A7">
          <w:rPr>
            <w:sz w:val="22"/>
          </w:rPr>
          <w:instrText xml:space="preserve">" </w:instrText>
        </w:r>
        <w:r w:rsidR="009C57A7">
          <w:rPr>
            <w:sz w:val="22"/>
          </w:rPr>
          <w:fldChar w:fldCharType="separate"/>
        </w:r>
      </w:ins>
      <w:r w:rsidR="009C57A7" w:rsidRPr="00FB2711">
        <w:rPr>
          <w:rStyle w:val="Hyperlink"/>
          <w:sz w:val="22"/>
        </w:rPr>
        <w:t>https://www.gjeldsregisteret.com/pages/nokkeltall</w:t>
      </w:r>
      <w:ins w:id="1369" w:author="Christopher Karlsten" w:date="2022-10-24T17:26:00Z">
        <w:r w:rsidR="009C57A7">
          <w:rPr>
            <w:sz w:val="22"/>
          </w:rPr>
          <w:fldChar w:fldCharType="end"/>
        </w:r>
        <w:r w:rsidR="009C57A7">
          <w:rPr>
            <w:sz w:val="22"/>
          </w:rPr>
          <w:t xml:space="preserve"> </w:t>
        </w:r>
      </w:ins>
      <w:r>
        <w:rPr>
          <w:sz w:val="22"/>
        </w:rPr>
        <w:t>.</w:t>
      </w:r>
    </w:p>
    <w:p w14:paraId="7D396497" w14:textId="77777777" w:rsidR="006719BC" w:rsidRDefault="001B5807">
      <w:pPr>
        <w:tabs>
          <w:tab w:val="right" w:pos="8929"/>
        </w:tabs>
        <w:spacing w:after="18" w:line="254" w:lineRule="auto"/>
        <w:ind w:left="-15" w:right="-15" w:firstLine="0"/>
        <w:jc w:val="left"/>
      </w:pPr>
      <w:r>
        <w:rPr>
          <w:sz w:val="22"/>
        </w:rPr>
        <w:t xml:space="preserve">Hagedorn, Marcus, </w:t>
      </w:r>
      <w:proofErr w:type="spellStart"/>
      <w:r>
        <w:rPr>
          <w:sz w:val="22"/>
        </w:rPr>
        <w:t>Iourii</w:t>
      </w:r>
      <w:proofErr w:type="spellEnd"/>
      <w:r>
        <w:rPr>
          <w:sz w:val="22"/>
        </w:rPr>
        <w:t xml:space="preserve"> </w:t>
      </w:r>
      <w:proofErr w:type="spellStart"/>
      <w:r>
        <w:rPr>
          <w:sz w:val="22"/>
        </w:rPr>
        <w:t>Manovskii</w:t>
      </w:r>
      <w:proofErr w:type="spellEnd"/>
      <w:r>
        <w:rPr>
          <w:sz w:val="22"/>
        </w:rPr>
        <w:t xml:space="preserve">, and Kurt </w:t>
      </w:r>
      <w:proofErr w:type="spellStart"/>
      <w:r>
        <w:rPr>
          <w:sz w:val="22"/>
        </w:rPr>
        <w:t>Mitman</w:t>
      </w:r>
      <w:proofErr w:type="spellEnd"/>
      <w:r>
        <w:rPr>
          <w:sz w:val="22"/>
        </w:rPr>
        <w:t xml:space="preserve"> (2019):</w:t>
      </w:r>
      <w:r>
        <w:rPr>
          <w:sz w:val="22"/>
        </w:rPr>
        <w:tab/>
        <w:t>“The fiscal</w:t>
      </w:r>
    </w:p>
    <w:p w14:paraId="1DD4EA58" w14:textId="77777777" w:rsidR="006719BC" w:rsidRDefault="001B5807">
      <w:pPr>
        <w:spacing w:after="212" w:line="255" w:lineRule="auto"/>
        <w:ind w:left="234" w:right="0" w:firstLine="0"/>
      </w:pPr>
      <w:r>
        <w:rPr>
          <w:sz w:val="22"/>
        </w:rPr>
        <w:t>multiplier,” Working paper, National Bureau of Economic Research.</w:t>
      </w:r>
    </w:p>
    <w:p w14:paraId="0C2F049E" w14:textId="77777777" w:rsidR="006719BC" w:rsidRDefault="001B5807">
      <w:pPr>
        <w:spacing w:after="212" w:line="255" w:lineRule="auto"/>
        <w:ind w:left="229" w:right="0" w:hanging="244"/>
      </w:pPr>
      <w:r>
        <w:rPr>
          <w:sz w:val="22"/>
        </w:rPr>
        <w:t xml:space="preserve">Kaplan, Greg, and Giovanni L </w:t>
      </w:r>
      <w:proofErr w:type="spellStart"/>
      <w:r>
        <w:rPr>
          <w:sz w:val="22"/>
        </w:rPr>
        <w:t>Violante</w:t>
      </w:r>
      <w:proofErr w:type="spellEnd"/>
      <w:r>
        <w:rPr>
          <w:sz w:val="22"/>
        </w:rPr>
        <w:t xml:space="preserve"> (2014): “A model of the consumption response to fiscal stimulus payments,” </w:t>
      </w:r>
      <w:proofErr w:type="spellStart"/>
      <w:r>
        <w:rPr>
          <w:i/>
          <w:sz w:val="22"/>
        </w:rPr>
        <w:t>Econometrica</w:t>
      </w:r>
      <w:proofErr w:type="spellEnd"/>
      <w:r>
        <w:rPr>
          <w:sz w:val="22"/>
        </w:rPr>
        <w:t>, 82(4), 1199–1239.</w:t>
      </w:r>
    </w:p>
    <w:p w14:paraId="02D0E24A" w14:textId="77777777" w:rsidR="006719BC" w:rsidRDefault="001B5807">
      <w:pPr>
        <w:spacing w:after="212" w:line="255" w:lineRule="auto"/>
        <w:ind w:left="229" w:right="0" w:hanging="244"/>
      </w:pPr>
      <w:r>
        <w:rPr>
          <w:noProof/>
          <w:sz w:val="22"/>
        </w:rPr>
        <mc:AlternateContent>
          <mc:Choice Requires="wpg">
            <w:drawing>
              <wp:inline distT="0" distB="0" distL="0" distR="0" wp14:anchorId="2ED693E7" wp14:editId="78F4D6BD">
                <wp:extent cx="453047" cy="6325"/>
                <wp:effectExtent l="0" t="0" r="0" b="0"/>
                <wp:docPr id="61544" name="Group 61544"/>
                <wp:cNvGraphicFramePr/>
                <a:graphic xmlns:a="http://schemas.openxmlformats.org/drawingml/2006/main">
                  <a:graphicData uri="http://schemas.microsoft.com/office/word/2010/wordprocessingGroup">
                    <wpg:wgp>
                      <wpg:cNvGrpSpPr/>
                      <wpg:grpSpPr>
                        <a:xfrm>
                          <a:off x="0" y="0"/>
                          <a:ext cx="453047" cy="6325"/>
                          <a:chOff x="0" y="0"/>
                          <a:chExt cx="453047" cy="6325"/>
                        </a:xfrm>
                      </wpg:grpSpPr>
                      <wps:wsp>
                        <wps:cNvPr id="5195" name="Shape 5195"/>
                        <wps:cNvSpPr/>
                        <wps:spPr>
                          <a:xfrm>
                            <a:off x="0" y="0"/>
                            <a:ext cx="453047" cy="0"/>
                          </a:xfrm>
                          <a:custGeom>
                            <a:avLst/>
                            <a:gdLst/>
                            <a:ahLst/>
                            <a:cxnLst/>
                            <a:rect l="0" t="0" r="0" b="0"/>
                            <a:pathLst>
                              <a:path w="453047">
                                <a:moveTo>
                                  <a:pt x="0" y="0"/>
                                </a:moveTo>
                                <a:lnTo>
                                  <a:pt x="45304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544" style="width:35.673pt;height:0.498pt;mso-position-horizontal-relative:char;mso-position-vertical-relative:line" coordsize="4530,63">
                <v:shape id="Shape 5195" style="position:absolute;width:4530;height:0;left:0;top:0;" coordsize="453047,0" path="m0,0l453047,0">
                  <v:stroke weight="0.498pt" endcap="flat" joinstyle="miter" miterlimit="10" on="true" color="#000000"/>
                  <v:fill on="false" color="#000000" opacity="0"/>
                </v:shape>
              </v:group>
            </w:pict>
          </mc:Fallback>
        </mc:AlternateContent>
      </w:r>
      <w:r>
        <w:rPr>
          <w:sz w:val="22"/>
        </w:rPr>
        <w:t xml:space="preserve"> (2022): “The Marginal Propensity to Consume in Heterogeneous Agent Models,” Working Paper 30013, National Bureau of Economic Research.</w:t>
      </w:r>
    </w:p>
    <w:p w14:paraId="2285EFE6" w14:textId="77777777" w:rsidR="006719BC" w:rsidRDefault="001B5807">
      <w:pPr>
        <w:spacing w:after="212" w:line="255" w:lineRule="auto"/>
        <w:ind w:left="229" w:right="0" w:hanging="244"/>
      </w:pPr>
      <w:proofErr w:type="spellStart"/>
      <w:r>
        <w:rPr>
          <w:sz w:val="22"/>
        </w:rPr>
        <w:t>Kekre</w:t>
      </w:r>
      <w:proofErr w:type="spellEnd"/>
      <w:r>
        <w:rPr>
          <w:sz w:val="22"/>
        </w:rPr>
        <w:t>, Rohan (2022): “Unemployment insurance in macroeconomic stabilization,” Working paper, National Bureau of Economic Research.</w:t>
      </w:r>
    </w:p>
    <w:p w14:paraId="07511B2F" w14:textId="77777777" w:rsidR="006719BC" w:rsidRDefault="001B5807">
      <w:pPr>
        <w:spacing w:after="207" w:line="254" w:lineRule="auto"/>
        <w:ind w:left="219" w:right="-15" w:hanging="234"/>
        <w:jc w:val="left"/>
      </w:pPr>
      <w:proofErr w:type="spellStart"/>
      <w:r>
        <w:rPr>
          <w:sz w:val="22"/>
        </w:rPr>
        <w:t>Kravik</w:t>
      </w:r>
      <w:proofErr w:type="spellEnd"/>
      <w:r>
        <w:rPr>
          <w:sz w:val="22"/>
        </w:rPr>
        <w:t xml:space="preserve">, </w:t>
      </w:r>
      <w:proofErr w:type="spellStart"/>
      <w:r>
        <w:rPr>
          <w:sz w:val="22"/>
        </w:rPr>
        <w:t>Erling</w:t>
      </w:r>
      <w:proofErr w:type="spellEnd"/>
      <w:r>
        <w:rPr>
          <w:sz w:val="22"/>
        </w:rPr>
        <w:t xml:space="preserve"> </w:t>
      </w:r>
      <w:proofErr w:type="spellStart"/>
      <w:r>
        <w:rPr>
          <w:sz w:val="22"/>
        </w:rPr>
        <w:t>Motzfeldt</w:t>
      </w:r>
      <w:proofErr w:type="spellEnd"/>
      <w:r>
        <w:rPr>
          <w:sz w:val="22"/>
        </w:rPr>
        <w:t xml:space="preserve">, and Yassin </w:t>
      </w:r>
      <w:proofErr w:type="spellStart"/>
      <w:r>
        <w:rPr>
          <w:sz w:val="22"/>
        </w:rPr>
        <w:t>Mimir</w:t>
      </w:r>
      <w:proofErr w:type="spellEnd"/>
      <w:r>
        <w:rPr>
          <w:sz w:val="22"/>
        </w:rPr>
        <w:t xml:space="preserve"> (2019): “Navigating with NEMO,” </w:t>
      </w:r>
      <w:proofErr w:type="spellStart"/>
      <w:r>
        <w:rPr>
          <w:i/>
          <w:sz w:val="22"/>
        </w:rPr>
        <w:t>Norges</w:t>
      </w:r>
      <w:proofErr w:type="spellEnd"/>
      <w:r>
        <w:rPr>
          <w:i/>
          <w:sz w:val="22"/>
        </w:rPr>
        <w:t xml:space="preserve"> Bank Staff Memo</w:t>
      </w:r>
      <w:r>
        <w:rPr>
          <w:sz w:val="22"/>
        </w:rPr>
        <w:t>, 5.</w:t>
      </w:r>
    </w:p>
    <w:p w14:paraId="4D8C8F46" w14:textId="77777777" w:rsidR="006719BC" w:rsidRDefault="001B5807">
      <w:pPr>
        <w:spacing w:after="212" w:line="255" w:lineRule="auto"/>
        <w:ind w:left="229" w:right="0" w:hanging="244"/>
      </w:pPr>
      <w:r>
        <w:rPr>
          <w:sz w:val="22"/>
        </w:rPr>
        <w:t xml:space="preserve">Krueger, Dirk, Kurt </w:t>
      </w:r>
      <w:proofErr w:type="spellStart"/>
      <w:r>
        <w:rPr>
          <w:sz w:val="22"/>
        </w:rPr>
        <w:t>Mitman</w:t>
      </w:r>
      <w:proofErr w:type="spellEnd"/>
      <w:r>
        <w:rPr>
          <w:sz w:val="22"/>
        </w:rPr>
        <w:t xml:space="preserve">, and Fabrizio Perri (2016): “Macroeconomics and household heterogeneity,” in </w:t>
      </w:r>
      <w:r>
        <w:rPr>
          <w:i/>
          <w:sz w:val="22"/>
        </w:rPr>
        <w:t>Handbook of Macroeconomics</w:t>
      </w:r>
      <w:r>
        <w:rPr>
          <w:sz w:val="22"/>
        </w:rPr>
        <w:t>, vol. 2, pp. 843–921. Elsevier.</w:t>
      </w:r>
    </w:p>
    <w:p w14:paraId="246148EC" w14:textId="77777777" w:rsidR="006719BC" w:rsidRDefault="001B5807">
      <w:pPr>
        <w:spacing w:after="212" w:line="255" w:lineRule="auto"/>
        <w:ind w:left="229" w:right="0" w:hanging="244"/>
      </w:pPr>
      <w:proofErr w:type="spellStart"/>
      <w:r>
        <w:rPr>
          <w:sz w:val="22"/>
        </w:rPr>
        <w:t>Laibson</w:t>
      </w:r>
      <w:proofErr w:type="spellEnd"/>
      <w:r>
        <w:rPr>
          <w:sz w:val="22"/>
        </w:rPr>
        <w:t xml:space="preserve">, David, Peter </w:t>
      </w:r>
      <w:proofErr w:type="spellStart"/>
      <w:r>
        <w:rPr>
          <w:sz w:val="22"/>
        </w:rPr>
        <w:t>Maxted</w:t>
      </w:r>
      <w:proofErr w:type="spellEnd"/>
      <w:r>
        <w:rPr>
          <w:sz w:val="22"/>
        </w:rPr>
        <w:t>, and Benjamin Moll (2022): “A Simple Mapping from MPCs to MPXs,” Discussion paper, National Bureau of Economic Research.</w:t>
      </w:r>
    </w:p>
    <w:p w14:paraId="43374D11" w14:textId="77777777" w:rsidR="006719BC" w:rsidRDefault="001B5807">
      <w:pPr>
        <w:spacing w:after="246" w:line="255" w:lineRule="auto"/>
        <w:ind w:left="-15" w:right="0" w:firstLine="0"/>
      </w:pPr>
      <w:r>
        <w:rPr>
          <w:sz w:val="22"/>
        </w:rPr>
        <w:t xml:space="preserve">Lucas, Robert (1987): </w:t>
      </w:r>
      <w:r>
        <w:rPr>
          <w:i/>
          <w:sz w:val="22"/>
        </w:rPr>
        <w:t>Models of Business Cycles</w:t>
      </w:r>
      <w:r>
        <w:rPr>
          <w:sz w:val="22"/>
        </w:rPr>
        <w:t>. Oxford: Blackwell.</w:t>
      </w:r>
    </w:p>
    <w:p w14:paraId="3B945C05" w14:textId="77777777" w:rsidR="006719BC" w:rsidRDefault="001B5807">
      <w:pPr>
        <w:spacing w:after="212" w:line="255" w:lineRule="auto"/>
        <w:ind w:left="229" w:right="0" w:hanging="244"/>
      </w:pPr>
      <w:r>
        <w:rPr>
          <w:sz w:val="22"/>
        </w:rPr>
        <w:t xml:space="preserve">OECD (2020): “Net replacement rate in unemployment,” </w:t>
      </w:r>
      <w:r>
        <w:rPr>
          <w:i/>
          <w:sz w:val="22"/>
        </w:rPr>
        <w:t>OECD statistics "Social Protection and Well-being"</w:t>
      </w:r>
      <w:r>
        <w:rPr>
          <w:sz w:val="22"/>
        </w:rPr>
        <w:t>, Url: https://stats.oecd.org/Index.aspx?DataSetCode=NRR.</w:t>
      </w:r>
    </w:p>
    <w:p w14:paraId="459AF34C" w14:textId="77777777" w:rsidR="006719BC" w:rsidRDefault="001B5807">
      <w:pPr>
        <w:spacing w:after="212" w:line="255" w:lineRule="auto"/>
        <w:ind w:left="229" w:right="0" w:hanging="244"/>
      </w:pPr>
      <w:proofErr w:type="spellStart"/>
      <w:r>
        <w:rPr>
          <w:sz w:val="22"/>
        </w:rPr>
        <w:t>Olafsson</w:t>
      </w:r>
      <w:proofErr w:type="spellEnd"/>
      <w:r>
        <w:rPr>
          <w:sz w:val="22"/>
        </w:rPr>
        <w:t xml:space="preserve">, Arna, and Michaela </w:t>
      </w:r>
      <w:proofErr w:type="spellStart"/>
      <w:r>
        <w:rPr>
          <w:sz w:val="22"/>
        </w:rPr>
        <w:t>Pagel</w:t>
      </w:r>
      <w:proofErr w:type="spellEnd"/>
      <w:r>
        <w:rPr>
          <w:sz w:val="22"/>
        </w:rPr>
        <w:t xml:space="preserve"> (2018): “The liquid hand-to-mouth: Evidence from personal finance management software,” </w:t>
      </w:r>
      <w:r>
        <w:rPr>
          <w:i/>
          <w:sz w:val="22"/>
        </w:rPr>
        <w:t>The Review of Financial Studies</w:t>
      </w:r>
      <w:r>
        <w:rPr>
          <w:sz w:val="22"/>
        </w:rPr>
        <w:t>, 31(11), 4398–4446.</w:t>
      </w:r>
    </w:p>
    <w:p w14:paraId="64748F63" w14:textId="77777777" w:rsidR="006719BC" w:rsidRDefault="001B5807">
      <w:pPr>
        <w:spacing w:after="18" w:line="254" w:lineRule="auto"/>
        <w:ind w:left="-5" w:right="-15"/>
        <w:jc w:val="left"/>
      </w:pPr>
      <w:r>
        <w:rPr>
          <w:sz w:val="22"/>
        </w:rPr>
        <w:t xml:space="preserve">Parker, Jonathan A, Nicholas S </w:t>
      </w:r>
      <w:proofErr w:type="spellStart"/>
      <w:r>
        <w:rPr>
          <w:sz w:val="22"/>
        </w:rPr>
        <w:t>Souleles</w:t>
      </w:r>
      <w:proofErr w:type="spellEnd"/>
      <w:r>
        <w:rPr>
          <w:sz w:val="22"/>
        </w:rPr>
        <w:t>, David S Johnson, and Robert</w:t>
      </w:r>
    </w:p>
    <w:p w14:paraId="66ADAE91" w14:textId="77777777" w:rsidR="006719BC" w:rsidRDefault="001B5807">
      <w:pPr>
        <w:spacing w:after="212" w:line="255" w:lineRule="auto"/>
        <w:ind w:left="234" w:right="0" w:firstLine="0"/>
      </w:pPr>
      <w:r>
        <w:rPr>
          <w:sz w:val="22"/>
        </w:rPr>
        <w:t xml:space="preserve">McClelland (2013): “Consumer spending and the economic stimulus payments of 2008,” </w:t>
      </w:r>
      <w:r>
        <w:rPr>
          <w:i/>
          <w:sz w:val="22"/>
        </w:rPr>
        <w:t>American Economic Review</w:t>
      </w:r>
      <w:r>
        <w:rPr>
          <w:sz w:val="22"/>
        </w:rPr>
        <w:t>, 103(6), 2530–53.</w:t>
      </w:r>
    </w:p>
    <w:p w14:paraId="300ED634" w14:textId="77777777" w:rsidR="006719BC" w:rsidRDefault="001B5807">
      <w:pPr>
        <w:spacing w:after="212" w:line="255" w:lineRule="auto"/>
        <w:ind w:left="229" w:right="0" w:hanging="244"/>
      </w:pPr>
      <w:r>
        <w:rPr>
          <w:sz w:val="22"/>
        </w:rPr>
        <w:lastRenderedPageBreak/>
        <w:t xml:space="preserve">Ramey, Valerie A, and Sarah </w:t>
      </w:r>
      <w:proofErr w:type="spellStart"/>
      <w:r>
        <w:rPr>
          <w:sz w:val="22"/>
        </w:rPr>
        <w:t>Zubairy</w:t>
      </w:r>
      <w:proofErr w:type="spellEnd"/>
      <w:r>
        <w:rPr>
          <w:sz w:val="22"/>
        </w:rPr>
        <w:t xml:space="preserve"> (2018): “Government spending multipliers in good times and in bad: evidence from US historical data,” </w:t>
      </w:r>
      <w:r>
        <w:rPr>
          <w:i/>
          <w:sz w:val="22"/>
        </w:rPr>
        <w:t>Journal of political economy</w:t>
      </w:r>
      <w:r>
        <w:rPr>
          <w:sz w:val="22"/>
        </w:rPr>
        <w:t>, 126(2), 850–901.</w:t>
      </w:r>
    </w:p>
    <w:p w14:paraId="443C6773" w14:textId="77777777" w:rsidR="006719BC" w:rsidRDefault="001B5807">
      <w:pPr>
        <w:spacing w:after="212" w:line="255" w:lineRule="auto"/>
        <w:ind w:left="229" w:right="0" w:hanging="244"/>
      </w:pPr>
      <w:r>
        <w:rPr>
          <w:sz w:val="22"/>
        </w:rPr>
        <w:t xml:space="preserve">Rothstein, Jesse, and Robert G Valletta (2017): “Scraping by: Income and program participation after the loss of extended unemployment benefits,” </w:t>
      </w:r>
      <w:r>
        <w:rPr>
          <w:i/>
          <w:sz w:val="22"/>
        </w:rPr>
        <w:t>Journal of Policy Analysis and Management</w:t>
      </w:r>
      <w:r>
        <w:rPr>
          <w:sz w:val="22"/>
        </w:rPr>
        <w:t>, 36(4), 880–908.</w:t>
      </w:r>
    </w:p>
    <w:p w14:paraId="5C598975" w14:textId="77777777" w:rsidR="006719BC" w:rsidRDefault="001B5807">
      <w:pPr>
        <w:spacing w:after="212" w:line="255" w:lineRule="auto"/>
        <w:ind w:left="229" w:right="0" w:hanging="244"/>
      </w:pPr>
      <w:r>
        <w:rPr>
          <w:sz w:val="22"/>
        </w:rPr>
        <w:t xml:space="preserve">Skiba, Paige Marta, and Jeremy </w:t>
      </w:r>
      <w:proofErr w:type="spellStart"/>
      <w:r>
        <w:rPr>
          <w:sz w:val="22"/>
        </w:rPr>
        <w:t>Tobacman</w:t>
      </w:r>
      <w:proofErr w:type="spellEnd"/>
      <w:r>
        <w:rPr>
          <w:sz w:val="22"/>
        </w:rPr>
        <w:t xml:space="preserve"> (2008): “Payday loans, uncertainty and discounting: Explaining patterns of borrowing, repayment, and default,” </w:t>
      </w:r>
      <w:r>
        <w:rPr>
          <w:i/>
          <w:sz w:val="22"/>
        </w:rPr>
        <w:t>Vanderbilt Law and Economics Research Paper</w:t>
      </w:r>
      <w:r>
        <w:rPr>
          <w:sz w:val="22"/>
        </w:rPr>
        <w:t>, (08-33).</w:t>
      </w:r>
    </w:p>
    <w:sectPr w:rsidR="006719BC">
      <w:headerReference w:type="even" r:id="rId64"/>
      <w:headerReference w:type="default" r:id="rId65"/>
      <w:footerReference w:type="even" r:id="rId66"/>
      <w:footerReference w:type="default" r:id="rId67"/>
      <w:headerReference w:type="first" r:id="rId68"/>
      <w:footerReference w:type="first" r:id="rId69"/>
      <w:pgSz w:w="11906" w:h="16838"/>
      <w:pgMar w:top="1403" w:right="1488" w:bottom="2951" w:left="1488" w:header="716" w:footer="175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2" w:author="Christopher Karlsten" w:date="2022-10-14T11:59:00Z" w:initials="CK">
    <w:p w14:paraId="7B9CDEAA" w14:textId="44F4F65C" w:rsidR="00CA77DC" w:rsidRDefault="00CA77DC">
      <w:pPr>
        <w:pStyle w:val="CommentText"/>
      </w:pPr>
      <w:r>
        <w:rPr>
          <w:rStyle w:val="CommentReference"/>
        </w:rPr>
        <w:annotationRef/>
      </w:r>
      <w:r>
        <w:t>Suggest adding “fact” or something similar to help clarify what “this” refers to.</w:t>
      </w:r>
      <w:r w:rsidR="003F271F">
        <w:t xml:space="preserve">  Some similar suggestions have been proposed later in the paper.</w:t>
      </w:r>
    </w:p>
  </w:comment>
  <w:comment w:id="138" w:author="Christopher Karlsten [2]" w:date="2022-11-03T15:40:00Z" w:initials="CK">
    <w:p w14:paraId="1984AD62" w14:textId="3D86431F" w:rsidR="003418C0" w:rsidRDefault="003418C0">
      <w:pPr>
        <w:pStyle w:val="CommentText"/>
      </w:pPr>
      <w:r>
        <w:rPr>
          <w:rStyle w:val="CommentReference"/>
        </w:rPr>
        <w:annotationRef/>
      </w:r>
      <w:r>
        <w:t>At the bottom of the previous page, “section” is lowercased.  Suggest adopting the approach your journal prefers and using it consistently throughout the paper.  Pls. see also the lowercase “section” at the end of the next paragraph.</w:t>
      </w:r>
    </w:p>
  </w:comment>
  <w:comment w:id="139" w:author="Christopher Karlsten" w:date="2022-10-17T14:32:00Z" w:initials="CK">
    <w:p w14:paraId="7BF72789" w14:textId="5D0219A8" w:rsidR="008D5B33" w:rsidRDefault="008D5B33">
      <w:pPr>
        <w:pStyle w:val="CommentText"/>
      </w:pPr>
      <w:r>
        <w:rPr>
          <w:rStyle w:val="CommentReference"/>
        </w:rPr>
        <w:annotationRef/>
      </w:r>
      <w:r>
        <w:t>In recommended usage, “impact” is reserved for reference to physical collision.  Would “effect” be a workable alternative here?</w:t>
      </w:r>
      <w:r w:rsidR="00F2612E">
        <w:t xml:space="preserve">  Some similar suggestions </w:t>
      </w:r>
      <w:r w:rsidR="009875F7">
        <w:t>have been</w:t>
      </w:r>
      <w:r w:rsidR="00F2612E">
        <w:t xml:space="preserve"> proposed later in the paper.</w:t>
      </w:r>
    </w:p>
  </w:comment>
  <w:comment w:id="143" w:author="Christopher Karlsten" w:date="2022-10-17T14:38:00Z" w:initials="CK">
    <w:p w14:paraId="1D6F6B11" w14:textId="7230B932" w:rsidR="008D5B33" w:rsidRDefault="008D5B33">
      <w:pPr>
        <w:pStyle w:val="CommentText"/>
      </w:pPr>
      <w:r>
        <w:rPr>
          <w:rStyle w:val="CommentReference"/>
        </w:rPr>
        <w:annotationRef/>
      </w:r>
      <w:r>
        <w:t>Perhaps define “MIT shocks” for readers who may be unfamiliar with the term?</w:t>
      </w:r>
    </w:p>
  </w:comment>
  <w:comment w:id="176" w:author="Christopher Karlsten" w:date="2022-10-17T15:04:00Z" w:initials="CK">
    <w:p w14:paraId="21272BFA" w14:textId="40E8F295" w:rsidR="009C54CA" w:rsidRDefault="009C54CA">
      <w:pPr>
        <w:pStyle w:val="CommentText"/>
      </w:pPr>
      <w:r>
        <w:rPr>
          <w:rStyle w:val="CommentReference"/>
        </w:rPr>
        <w:annotationRef/>
      </w:r>
      <w:r>
        <w:t>Suggest adding “disadvantage” or something similar to help clarify what “this” refers to.</w:t>
      </w:r>
    </w:p>
  </w:comment>
  <w:comment w:id="185" w:author="Christopher Karlsten" w:date="2022-10-17T15:05:00Z" w:initials="CK">
    <w:p w14:paraId="76B53486" w14:textId="0EB0FDB0" w:rsidR="009C54CA" w:rsidRDefault="009C54CA">
      <w:pPr>
        <w:pStyle w:val="CommentText"/>
      </w:pPr>
      <w:r>
        <w:rPr>
          <w:rStyle w:val="CommentReference"/>
        </w:rPr>
        <w:annotationRef/>
      </w:r>
      <w:r>
        <w:t>Suggest changing the slash to “and” or “or” for greater clarity.</w:t>
      </w:r>
    </w:p>
  </w:comment>
  <w:comment w:id="187" w:author="Christopher Karlsten" w:date="2022-10-17T15:09:00Z" w:initials="CK">
    <w:p w14:paraId="29850EA9" w14:textId="77777777" w:rsidR="009C54CA" w:rsidRDefault="009C54CA" w:rsidP="009C54CA">
      <w:pPr>
        <w:pStyle w:val="CommentText"/>
      </w:pPr>
      <w:r>
        <w:rPr>
          <w:rStyle w:val="CommentReference"/>
        </w:rPr>
        <w:annotationRef/>
      </w:r>
      <w:r>
        <w:rPr>
          <w:rStyle w:val="CommentReference"/>
        </w:rPr>
        <w:annotationRef/>
      </w:r>
      <w:r>
        <w:t xml:space="preserve">Suggest changing “compared to” to “compared with.”  As recommended by EE’s online style guide, </w:t>
      </w:r>
      <w:r w:rsidRPr="007860A7">
        <w:rPr>
          <w:i/>
        </w:rPr>
        <w:t>Writing Matters</w:t>
      </w:r>
      <w:r>
        <w:rPr>
          <w:i/>
        </w:rPr>
        <w:t xml:space="preserve"> </w:t>
      </w:r>
      <w:r>
        <w:t>(</w:t>
      </w:r>
      <w:hyperlink r:id="rId1" w:anchor="word-usage-guide-section-C" w:history="1">
        <w:r w:rsidRPr="009C54CA">
          <w:rPr>
            <w:rStyle w:val="Hyperlink"/>
            <w:color w:val="2F5496" w:themeColor="accent1" w:themeShade="BF"/>
            <w:u w:val="none"/>
          </w:rPr>
          <w:t>https://ee.web.rsma.frb.gov/wm/writing-matters-guide/word-usage-guide#word-usage-guide-section-C</w:t>
        </w:r>
      </w:hyperlink>
      <w:r>
        <w:t>)</w:t>
      </w:r>
      <w:r w:rsidRPr="007860A7">
        <w:rPr>
          <w:i/>
        </w:rPr>
        <w:t>,</w:t>
      </w:r>
      <w:r>
        <w:t xml:space="preserve"> “compared with” is used “in examining the resemblances and differences between things that are essentially similar,” and “compared to” is used “in examining the resemblances and differences between things of essentially different orders.”</w:t>
      </w:r>
    </w:p>
    <w:p w14:paraId="70903BE3" w14:textId="77777777" w:rsidR="009C54CA" w:rsidRDefault="009C54CA" w:rsidP="009C54CA">
      <w:pPr>
        <w:pStyle w:val="CommentText"/>
      </w:pPr>
    </w:p>
    <w:p w14:paraId="68567324" w14:textId="77777777" w:rsidR="009C54CA" w:rsidRDefault="009C54CA" w:rsidP="009C54CA">
      <w:pPr>
        <w:pStyle w:val="CommentText"/>
        <w:rPr>
          <w:rFonts w:cs="Segoe UI"/>
          <w:color w:val="333333"/>
        </w:rPr>
      </w:pPr>
      <w:r>
        <w:rPr>
          <w:rFonts w:ascii="Segoe UI" w:hAnsi="Segoe UI" w:cs="Segoe UI"/>
          <w:color w:val="333333"/>
        </w:rPr>
        <w:t xml:space="preserve">     </w:t>
      </w:r>
      <w:r w:rsidRPr="007860A7">
        <w:rPr>
          <w:rFonts w:cs="Segoe UI"/>
          <w:color w:val="333333"/>
        </w:rPr>
        <w:t>Production of steel did well in June compared with such production in May.</w:t>
      </w:r>
    </w:p>
    <w:p w14:paraId="578C19B2" w14:textId="77777777" w:rsidR="009C54CA" w:rsidRDefault="009C54CA" w:rsidP="009C54CA">
      <w:pPr>
        <w:pStyle w:val="CommentText"/>
        <w:rPr>
          <w:rFonts w:cs="Segoe UI"/>
          <w:color w:val="333333"/>
        </w:rPr>
      </w:pPr>
    </w:p>
    <w:p w14:paraId="21A72355" w14:textId="3BECA6B9" w:rsidR="009C54CA" w:rsidRDefault="009C54CA" w:rsidP="009C54CA">
      <w:pPr>
        <w:pStyle w:val="CommentText"/>
      </w:pPr>
      <w:r>
        <w:rPr>
          <w:rFonts w:cs="Segoe UI"/>
          <w:color w:val="333333"/>
        </w:rPr>
        <w:t xml:space="preserve">      </w:t>
      </w:r>
      <w:r w:rsidRPr="007860A7">
        <w:rPr>
          <w:rFonts w:cs="Segoe UI"/>
          <w:color w:val="333333"/>
        </w:rPr>
        <w:t>In one favorite metaphor, Arthur Okun compar</w:t>
      </w:r>
      <w:r>
        <w:rPr>
          <w:rFonts w:cs="Segoe UI"/>
          <w:color w:val="333333"/>
        </w:rPr>
        <w:t>ed the economy to an automobile.</w:t>
      </w:r>
    </w:p>
  </w:comment>
  <w:comment w:id="195" w:author="Christopher Karlsten" w:date="2022-10-17T15:13:00Z" w:initials="CK">
    <w:p w14:paraId="39D7B471" w14:textId="2FA94021" w:rsidR="003734B6" w:rsidRDefault="003734B6" w:rsidP="003734B6">
      <w:pPr>
        <w:pStyle w:val="CommentText"/>
      </w:pPr>
      <w:r>
        <w:rPr>
          <w:rStyle w:val="CommentReference"/>
        </w:rPr>
        <w:annotationRef/>
      </w:r>
      <w:r>
        <w:rPr>
          <w:rStyle w:val="CommentReference"/>
        </w:rPr>
        <w:annotationRef/>
      </w:r>
      <w:r>
        <w:t>Suggest changing the slash to “and” or “or” for greater clarity.</w:t>
      </w:r>
    </w:p>
  </w:comment>
  <w:comment w:id="208" w:author="Christopher Karlsten" w:date="2022-10-17T15:17:00Z" w:initials="CK">
    <w:p w14:paraId="3A663F00" w14:textId="397B880F" w:rsidR="003734B6" w:rsidRDefault="003734B6">
      <w:pPr>
        <w:pStyle w:val="CommentText"/>
      </w:pPr>
      <w:r>
        <w:rPr>
          <w:rStyle w:val="CommentReference"/>
        </w:rPr>
        <w:annotationRef/>
      </w:r>
      <w:r>
        <w:t>Suggest using the complete abbreviation (“COVID-19”) at this first mention of the term in the paper.  Subsequently, “COVID” or “COVID-19” could be used.</w:t>
      </w:r>
    </w:p>
  </w:comment>
  <w:comment w:id="213" w:author="Christopher Karlsten" w:date="2022-10-22T19:12:00Z" w:initials="CK">
    <w:p w14:paraId="1133D474" w14:textId="58E83DC6" w:rsidR="004807AE" w:rsidRDefault="004807AE">
      <w:pPr>
        <w:pStyle w:val="CommentText"/>
      </w:pPr>
      <w:r>
        <w:rPr>
          <w:rStyle w:val="CommentReference"/>
        </w:rPr>
        <w:annotationRef/>
      </w:r>
      <w:r>
        <w:t>This heading is the only one at this level, whereas the convention is to have at least two headings at the same level.  Suggest adding a</w:t>
      </w:r>
      <w:r w:rsidR="009875F7">
        <w:t xml:space="preserve"> </w:t>
      </w:r>
      <w:r>
        <w:t xml:space="preserve">“companion heading” to this one. </w:t>
      </w:r>
    </w:p>
  </w:comment>
  <w:comment w:id="216" w:author="Christopher Karlsten" w:date="2022-10-17T16:31:00Z" w:initials="CK">
    <w:p w14:paraId="37275E70" w14:textId="4B4D34B6" w:rsidR="00D04927" w:rsidRDefault="00D04927">
      <w:pPr>
        <w:pStyle w:val="CommentText"/>
      </w:pPr>
      <w:r>
        <w:rPr>
          <w:rStyle w:val="CommentReference"/>
        </w:rPr>
        <w:annotationRef/>
      </w:r>
      <w:r>
        <w:t>“MPC” is defined on p. 1, so just the abbreviation would be used here.</w:t>
      </w:r>
    </w:p>
  </w:comment>
  <w:comment w:id="221" w:author="Christopher Karlsten" w:date="2022-10-17T16:45:00Z" w:initials="CK">
    <w:p w14:paraId="132F8117" w14:textId="295D6030" w:rsidR="000F2B7A" w:rsidRDefault="000F2B7A">
      <w:pPr>
        <w:pStyle w:val="CommentText"/>
      </w:pPr>
      <w:r>
        <w:rPr>
          <w:rStyle w:val="CommentReference"/>
        </w:rPr>
        <w:annotationRef/>
      </w:r>
      <w:r>
        <w:t>“HA” is defined on p. 1, so suggest using just the abbreviation here.</w:t>
      </w:r>
    </w:p>
  </w:comment>
  <w:comment w:id="229" w:author="Christopher Karlsten [2]" w:date="2022-11-03T16:19:00Z" w:initials="CK">
    <w:p w14:paraId="7E58940F" w14:textId="579693BF" w:rsidR="0045571A" w:rsidRDefault="0045571A" w:rsidP="0045571A">
      <w:pPr>
        <w:pStyle w:val="CommentText"/>
      </w:pPr>
      <w:r>
        <w:rPr>
          <w:rStyle w:val="CommentReference"/>
        </w:rPr>
        <w:annotationRef/>
      </w:r>
      <w:r>
        <w:rPr>
          <w:rStyle w:val="CommentReference"/>
        </w:rPr>
        <w:annotationRef/>
      </w:r>
      <w:r>
        <w:rPr>
          <w:rStyle w:val="CommentReference"/>
        </w:rPr>
        <w:annotationRef/>
      </w:r>
      <w:r>
        <w:t xml:space="preserve">Suggest changing “above” to “earlier” or something similar, given that, in the typeset article, the description might </w:t>
      </w:r>
      <w:r>
        <w:t>actually be below or across from this text reference (in a page spread).</w:t>
      </w:r>
    </w:p>
    <w:p w14:paraId="01A008BF" w14:textId="2735103E" w:rsidR="0045571A" w:rsidRDefault="0045571A">
      <w:pPr>
        <w:pStyle w:val="CommentText"/>
      </w:pPr>
    </w:p>
  </w:comment>
  <w:comment w:id="241" w:author="Christopher Karlsten" w:date="2022-10-17T17:03:00Z" w:initials="CK">
    <w:p w14:paraId="6CB3D762" w14:textId="32556166" w:rsidR="007E057B" w:rsidRDefault="007E057B">
      <w:pPr>
        <w:pStyle w:val="CommentText"/>
      </w:pPr>
      <w:r>
        <w:rPr>
          <w:rStyle w:val="CommentReference"/>
        </w:rPr>
        <w:annotationRef/>
      </w:r>
      <w:r>
        <w:t>Suggest adding “work” or something similar to help clarify what “that” refers to.</w:t>
      </w:r>
    </w:p>
  </w:comment>
  <w:comment w:id="245" w:author="Christopher Karlsten [2]" w:date="2022-11-03T16:32:00Z" w:initials="CK">
    <w:p w14:paraId="0C5563E9" w14:textId="3CA70E98" w:rsidR="0033748F" w:rsidRDefault="0033748F">
      <w:pPr>
        <w:pStyle w:val="CommentText"/>
      </w:pPr>
      <w:r>
        <w:rPr>
          <w:rStyle w:val="CommentReference"/>
        </w:rPr>
        <w:annotationRef/>
      </w:r>
      <w:r>
        <w:t>Suggest omitting the quotation marks, as they were used at the first mention of the term on p. 4.  Subsequently, they would be omitted or used in every instance, but the former option is more commonly seen in Board materials.  That said, pls. follow the style your journal prefers.</w:t>
      </w:r>
    </w:p>
  </w:comment>
  <w:comment w:id="288" w:author="Christopher Karlsten" w:date="2022-10-17T17:25:00Z" w:initials="CK">
    <w:p w14:paraId="4D0C7564" w14:textId="612CEBC6" w:rsidR="00F2612E" w:rsidRDefault="00F2612E">
      <w:pPr>
        <w:pStyle w:val="CommentText"/>
      </w:pPr>
      <w:r>
        <w:rPr>
          <w:rStyle w:val="CommentReference"/>
        </w:rPr>
        <w:annotationRef/>
      </w:r>
      <w:r>
        <w:t>Suggest adding “extension” or something similar to help clarify what “this” refers to.</w:t>
      </w:r>
    </w:p>
  </w:comment>
  <w:comment w:id="306" w:author="Christopher Karlsten [2]" w:date="2022-11-04T10:34:00Z" w:initials="CK">
    <w:p w14:paraId="535D2976" w14:textId="5ECF1177" w:rsidR="00894D89" w:rsidRDefault="00894D89">
      <w:pPr>
        <w:pStyle w:val="CommentText"/>
      </w:pPr>
      <w:r>
        <w:rPr>
          <w:rStyle w:val="CommentReference"/>
        </w:rPr>
        <w:annotationRef/>
      </w:r>
      <w:r>
        <w:t>Edit suggest for agreement with the singular “consumer.”</w:t>
      </w:r>
    </w:p>
  </w:comment>
  <w:comment w:id="322" w:author="Christopher Karlsten" w:date="2022-10-22T19:08:00Z" w:initials="CK">
    <w:p w14:paraId="517BA8C3" w14:textId="7564CC5D" w:rsidR="00562A3B" w:rsidRDefault="00562A3B">
      <w:pPr>
        <w:pStyle w:val="CommentText"/>
      </w:pPr>
      <w:r>
        <w:rPr>
          <w:rStyle w:val="CommentReference"/>
        </w:rPr>
        <w:annotationRef/>
      </w:r>
      <w:r>
        <w:t>In note 8, in the third line, suggest adding “finding” or something similar to help clarify what “this” refers to.</w:t>
      </w:r>
    </w:p>
  </w:comment>
  <w:comment w:id="339" w:author="Christopher Karlsten" w:date="2022-10-22T19:10:00Z" w:initials="CK">
    <w:p w14:paraId="7AAB0E66" w14:textId="469AD4AA" w:rsidR="00562A3B" w:rsidRDefault="00562A3B">
      <w:pPr>
        <w:pStyle w:val="CommentText"/>
      </w:pPr>
      <w:r>
        <w:rPr>
          <w:rStyle w:val="CommentReference"/>
        </w:rPr>
        <w:annotationRef/>
      </w:r>
      <w:r>
        <w:t xml:space="preserve">In note 9, suggest adding </w:t>
      </w:r>
      <w:r w:rsidR="004807AE">
        <w:t>some text to convert the phrase to a complete sentence.</w:t>
      </w:r>
    </w:p>
  </w:comment>
  <w:comment w:id="350" w:author="Christopher Karlsten [2]" w:date="2022-11-04T11:04:00Z" w:initials="CK">
    <w:p w14:paraId="2A3115E8" w14:textId="34FDF041" w:rsidR="00122056" w:rsidRDefault="00122056">
      <w:pPr>
        <w:pStyle w:val="CommentText"/>
      </w:pPr>
      <w:r>
        <w:rPr>
          <w:rStyle w:val="CommentReference"/>
        </w:rPr>
        <w:annotationRef/>
      </w:r>
      <w:r>
        <w:t xml:space="preserve">This comma can be deleted if the following text is part of the </w:t>
      </w:r>
      <w:r w:rsidR="009875F7">
        <w:t xml:space="preserve">previous </w:t>
      </w:r>
      <w:r>
        <w:t xml:space="preserve">“that” clause (“so </w:t>
      </w:r>
      <w:r w:rsidRPr="009875F7">
        <w:rPr>
          <w:u w:val="single"/>
        </w:rPr>
        <w:t>that</w:t>
      </w:r>
      <w:r>
        <w:t xml:space="preserve"> unemployment rema</w:t>
      </w:r>
      <w:r w:rsidR="009875F7">
        <w:t>i</w:t>
      </w:r>
      <w:r>
        <w:t xml:space="preserve">ns </w:t>
      </w:r>
      <w:r w:rsidR="00D2000E">
        <w:t xml:space="preserve">at the new high level </w:t>
      </w:r>
      <w:r>
        <w:t>. . .”)</w:t>
      </w:r>
      <w:r w:rsidR="00D2000E">
        <w:t>.  But if the following text is an independent clause</w:t>
      </w:r>
      <w:r w:rsidR="009875F7">
        <w:t xml:space="preserve"> (and meant to stand on its own)</w:t>
      </w:r>
      <w:r w:rsidR="00D2000E">
        <w:t>, the comma would be retained.</w:t>
      </w:r>
    </w:p>
  </w:comment>
  <w:comment w:id="351" w:author="Christopher Karlsten" w:date="2022-10-22T19:18:00Z" w:initials="CK">
    <w:p w14:paraId="720646AC" w14:textId="714DF2F9" w:rsidR="00F2753F" w:rsidRDefault="00F2753F">
      <w:pPr>
        <w:pStyle w:val="CommentText"/>
      </w:pPr>
      <w:r>
        <w:rPr>
          <w:rStyle w:val="CommentReference"/>
        </w:rPr>
        <w:annotationRef/>
      </w:r>
      <w:r>
        <w:t xml:space="preserve">“Suggest adding “length” or something </w:t>
      </w:r>
      <w:r>
        <w:t>similar to help clarify what “this” refers to.</w:t>
      </w:r>
    </w:p>
  </w:comment>
  <w:comment w:id="356" w:author="Christopher Karlsten" w:date="2022-10-22T19:20:00Z" w:initials="CK">
    <w:p w14:paraId="2EB69848" w14:textId="0600CD85" w:rsidR="00F2753F" w:rsidRDefault="00F2753F">
      <w:pPr>
        <w:pStyle w:val="CommentText"/>
      </w:pPr>
      <w:r>
        <w:rPr>
          <w:rStyle w:val="CommentReference"/>
        </w:rPr>
        <w:annotationRef/>
      </w:r>
      <w:r>
        <w:t>Should “tends” be changed to “trends”?</w:t>
      </w:r>
    </w:p>
  </w:comment>
  <w:comment w:id="391" w:author="Christopher Karlsten [2]" w:date="2022-11-04T11:22:00Z" w:initials="CK">
    <w:p w14:paraId="266DFB42" w14:textId="6161D166" w:rsidR="00481A1D" w:rsidRDefault="00481A1D">
      <w:pPr>
        <w:pStyle w:val="CommentText"/>
      </w:pPr>
      <w:r>
        <w:rPr>
          <w:rStyle w:val="CommentReference"/>
        </w:rPr>
        <w:annotationRef/>
      </w:r>
      <w:r>
        <w:t>This phrase also appears at the end of the previous paragraph.  Perhaps change the wording slightly to something like “that is our chief [</w:t>
      </w:r>
      <w:r w:rsidRPr="00481A1D">
        <w:rPr>
          <w:u w:val="single"/>
        </w:rPr>
        <w:t>or</w:t>
      </w:r>
      <w:r>
        <w:t xml:space="preserve"> principal] concern”?</w:t>
      </w:r>
    </w:p>
  </w:comment>
  <w:comment w:id="461" w:author="Christopher Karlsten" w:date="2022-10-24T17:42:00Z" w:initials="CK">
    <w:p w14:paraId="56336EBE" w14:textId="4B272C1F" w:rsidR="00FB6EF1" w:rsidRDefault="00FB6EF1">
      <w:pPr>
        <w:pStyle w:val="CommentText"/>
      </w:pPr>
      <w:r>
        <w:rPr>
          <w:rStyle w:val="CommentReference"/>
        </w:rPr>
        <w:annotationRef/>
      </w:r>
      <w:r>
        <w:t>In note 13, in the second line, suggest changing “determine” (also used earlier in the sentence) to “calculate”</w:t>
      </w:r>
      <w:r w:rsidR="00F80516">
        <w:t xml:space="preserve"> or something similar.</w:t>
      </w:r>
    </w:p>
    <w:p w14:paraId="04953091" w14:textId="6CCE05C4" w:rsidR="004D212E" w:rsidRDefault="004D212E">
      <w:pPr>
        <w:pStyle w:val="CommentText"/>
      </w:pPr>
      <w:r>
        <w:t xml:space="preserve">     Also, in the final line of the note, pls. confirm that the reference to footnote 7 is correct.  </w:t>
      </w:r>
      <w:r w:rsidR="00F80516">
        <w:t>Should</w:t>
      </w:r>
      <w:r>
        <w:t xml:space="preserve"> a different footnote be referenced?</w:t>
      </w:r>
    </w:p>
  </w:comment>
  <w:comment w:id="476" w:author="Christopher Karlsten" w:date="2022-10-27T10:40:00Z" w:initials="CK">
    <w:p w14:paraId="0C834440" w14:textId="7F068BA8" w:rsidR="004B2419" w:rsidRDefault="004B2419">
      <w:pPr>
        <w:pStyle w:val="CommentText"/>
      </w:pPr>
      <w:r>
        <w:rPr>
          <w:rStyle w:val="CommentReference"/>
        </w:rPr>
        <w:annotationRef/>
      </w:r>
      <w:r>
        <w:t>Edits suggested to address the dangling phrase “Using the calibrated model.”</w:t>
      </w:r>
    </w:p>
  </w:comment>
  <w:comment w:id="490" w:author="Christopher Karlsten" w:date="2022-10-27T10:48:00Z" w:initials="CK">
    <w:p w14:paraId="2F4F1B54" w14:textId="2D30CF6E" w:rsidR="004B2419" w:rsidRDefault="004B2419">
      <w:pPr>
        <w:pStyle w:val="CommentText"/>
      </w:pPr>
      <w:r>
        <w:rPr>
          <w:rStyle w:val="CommentReference"/>
        </w:rPr>
        <w:annotationRef/>
      </w:r>
      <w:r>
        <w:t>“SCF” is defined on p. 11, so just the abbreviation would be used here.</w:t>
      </w:r>
    </w:p>
  </w:comment>
  <w:comment w:id="504" w:author="Christopher Karlsten" w:date="2022-10-27T10:54:00Z" w:initials="CK">
    <w:p w14:paraId="14581CB2" w14:textId="7E80F342" w:rsidR="00DC1EBC" w:rsidRDefault="00DC1EBC">
      <w:pPr>
        <w:pStyle w:val="CommentText"/>
      </w:pPr>
      <w:r>
        <w:rPr>
          <w:rStyle w:val="CommentReference"/>
        </w:rPr>
        <w:annotationRef/>
      </w:r>
      <w:r>
        <w:t>Suggest adding “information” or something similar to help clarify what “this” refers to.</w:t>
      </w:r>
    </w:p>
  </w:comment>
  <w:comment w:id="545" w:author="Christopher Karlsten [2]" w:date="2022-10-28T15:22:00Z" w:initials="CK">
    <w:p w14:paraId="25A9D6F7" w14:textId="1889132F" w:rsidR="00055DC0" w:rsidRDefault="00055DC0" w:rsidP="00055DC0">
      <w:pPr>
        <w:pStyle w:val="CommentText"/>
        <w:ind w:left="0" w:firstLine="0"/>
      </w:pPr>
      <w:r>
        <w:rPr>
          <w:rStyle w:val="CommentReference"/>
        </w:rPr>
        <w:annotationRef/>
      </w:r>
      <w:r>
        <w:t xml:space="preserve">Suggest adding “estimation” or something similar to help clarify what “this” refers to.  A similar suggestion has been proposed </w:t>
      </w:r>
      <w:r w:rsidR="00DA7EA1">
        <w:t>for</w:t>
      </w:r>
      <w:r>
        <w:t xml:space="preserve"> the sentence after the next one.</w:t>
      </w:r>
    </w:p>
  </w:comment>
  <w:comment w:id="550" w:author="Christopher Karlsten [2]" w:date="2022-10-28T15:33:00Z" w:initials="CK">
    <w:p w14:paraId="2814E4E1" w14:textId="1B2C95AF" w:rsidR="00605B81" w:rsidRDefault="00605B81">
      <w:pPr>
        <w:pStyle w:val="CommentText"/>
      </w:pPr>
      <w:r>
        <w:rPr>
          <w:rStyle w:val="CommentReference"/>
        </w:rPr>
        <w:annotationRef/>
      </w:r>
      <w:r>
        <w:t>Should “households” be changed to “household heads”?</w:t>
      </w:r>
    </w:p>
  </w:comment>
  <w:comment w:id="581" w:author="Christopher Karlsten [2]" w:date="2022-10-28T17:05:00Z" w:initials="CK">
    <w:p w14:paraId="29252138" w14:textId="38544482" w:rsidR="00C819D6" w:rsidRDefault="00C819D6">
      <w:pPr>
        <w:pStyle w:val="CommentText"/>
      </w:pPr>
      <w:r>
        <w:rPr>
          <w:rStyle w:val="CommentReference"/>
        </w:rPr>
        <w:annotationRef/>
      </w:r>
      <w:r>
        <w:t>In note 15, in the third line, suggest adding “findings” or something similar to help clarify what “this” refers to.</w:t>
      </w:r>
    </w:p>
  </w:comment>
  <w:comment w:id="592" w:author="Christopher Karlsten [2]" w:date="2022-10-28T16:43:00Z" w:initials="CK">
    <w:p w14:paraId="3D82A9BC" w14:textId="65BD6BF2" w:rsidR="00DA7EA1" w:rsidRDefault="00DA7EA1" w:rsidP="00DA7EA1">
      <w:pPr>
        <w:pStyle w:val="CommentText"/>
        <w:jc w:val="center"/>
      </w:pPr>
      <w:r>
        <w:rPr>
          <w:rStyle w:val="CommentReference"/>
        </w:rPr>
        <w:annotationRef/>
      </w:r>
      <w:r>
        <w:t xml:space="preserve">Suggest adding “length of time” to help clarify what “This” refers to.  Similar suggestions have been proposed for the second </w:t>
      </w:r>
      <w:r w:rsidR="00231B23">
        <w:t xml:space="preserve">and final </w:t>
      </w:r>
      <w:r>
        <w:t>sentence</w:t>
      </w:r>
      <w:r w:rsidR="00231B23">
        <w:t>s</w:t>
      </w:r>
      <w:r>
        <w:t xml:space="preserve"> of the next paragraph.</w:t>
      </w:r>
    </w:p>
  </w:comment>
  <w:comment w:id="644" w:author="Christopher Karlsten [2]" w:date="2022-10-28T16:57:00Z" w:initials="CK">
    <w:p w14:paraId="4320E1A0" w14:textId="3E715DDE" w:rsidR="00BC2F35" w:rsidRDefault="00BC2F35">
      <w:pPr>
        <w:pStyle w:val="CommentText"/>
      </w:pPr>
      <w:r>
        <w:rPr>
          <w:rStyle w:val="CommentReference"/>
        </w:rPr>
        <w:annotationRef/>
      </w:r>
      <w:r>
        <w:t>Should “</w:t>
      </w:r>
      <w:r w:rsidR="00FB2A3A">
        <w:t>estimate</w:t>
      </w:r>
      <w:r>
        <w:t>” be added here?</w:t>
      </w:r>
    </w:p>
  </w:comment>
  <w:comment w:id="700" w:author="Christopher Karlsten [2]" w:date="2022-10-28T17:18:00Z" w:initials="CK">
    <w:p w14:paraId="6A0F5BF8" w14:textId="678735C0" w:rsidR="00285DCB" w:rsidRDefault="00285DCB">
      <w:pPr>
        <w:pStyle w:val="CommentText"/>
      </w:pPr>
      <w:r>
        <w:rPr>
          <w:rStyle w:val="CommentReference"/>
        </w:rPr>
        <w:annotationRef/>
      </w:r>
      <w:r>
        <w:t>Suggest adding “value” or something similar to help clari</w:t>
      </w:r>
      <w:r w:rsidR="007A5CFF">
        <w:t>f</w:t>
      </w:r>
      <w:r>
        <w:t>y what “this” refers to.</w:t>
      </w:r>
    </w:p>
  </w:comment>
  <w:comment w:id="749" w:author="Christopher Karlsten [2]" w:date="2022-10-28T17:40:00Z" w:initials="CK">
    <w:p w14:paraId="4031341F" w14:textId="3B3AA819" w:rsidR="00A043C7" w:rsidRDefault="00A043C7">
      <w:pPr>
        <w:pStyle w:val="CommentText"/>
      </w:pPr>
      <w:r>
        <w:rPr>
          <w:rStyle w:val="CommentReference"/>
        </w:rPr>
        <w:annotationRef/>
      </w:r>
      <w:r>
        <w:t>Suggest changing “above” to “greater than” to avoid “below 1 percent above”</w:t>
      </w:r>
    </w:p>
  </w:comment>
  <w:comment w:id="764" w:author="Christopher Karlsten [2]" w:date="2022-10-28T17:47:00Z" w:initials="CK">
    <w:p w14:paraId="3C597CF8" w14:textId="28310A94" w:rsidR="00B42EAB" w:rsidRDefault="00B42EAB">
      <w:pPr>
        <w:pStyle w:val="CommentText"/>
      </w:pPr>
      <w:r>
        <w:rPr>
          <w:rStyle w:val="CommentReference"/>
        </w:rPr>
        <w:annotationRef/>
      </w:r>
      <w:r>
        <w:t>“UI” is defined on p. 1, so just the abbreviation would be used here.</w:t>
      </w:r>
    </w:p>
  </w:comment>
  <w:comment w:id="823" w:author="Christopher Karlsten" w:date="2022-10-29T18:00:00Z" w:initials="CK">
    <w:p w14:paraId="23BCE01E" w14:textId="74A26B9D" w:rsidR="00504B5E" w:rsidRDefault="00504B5E">
      <w:pPr>
        <w:pStyle w:val="CommentText"/>
      </w:pPr>
      <w:r>
        <w:rPr>
          <w:rStyle w:val="CommentReference"/>
        </w:rPr>
        <w:annotationRef/>
      </w:r>
      <w:r>
        <w:t>Suggest inserting “addition” or something similar to help clarify what “this” refers to.</w:t>
      </w:r>
    </w:p>
  </w:comment>
  <w:comment w:id="840" w:author="Christopher Karlsten" w:date="2022-10-29T18:08:00Z" w:initials="CK">
    <w:p w14:paraId="2A900481" w14:textId="6485DF4D" w:rsidR="00B37C24" w:rsidRDefault="00B37C24">
      <w:pPr>
        <w:pStyle w:val="CommentText"/>
      </w:pPr>
      <w:r>
        <w:rPr>
          <w:rStyle w:val="CommentReference"/>
        </w:rPr>
        <w:annotationRef/>
      </w:r>
      <w:r>
        <w:t xml:space="preserve">Suggest adding “result” or something similar to help clarify what “This” refers to. </w:t>
      </w:r>
    </w:p>
  </w:comment>
  <w:comment w:id="850" w:author="Christopher Karlsten [2]" w:date="2022-11-05T12:11:00Z" w:initials="CK">
    <w:p w14:paraId="3AFC434F" w14:textId="208A9438" w:rsidR="00076EA9" w:rsidRDefault="00076EA9">
      <w:pPr>
        <w:pStyle w:val="CommentText"/>
      </w:pPr>
      <w:r>
        <w:rPr>
          <w:rStyle w:val="CommentReference"/>
        </w:rPr>
        <w:annotationRef/>
      </w:r>
      <w:r>
        <w:t>Edits suggested to help make the language gender neutral.</w:t>
      </w:r>
    </w:p>
  </w:comment>
  <w:comment w:id="871" w:author="Christopher Karlsten" w:date="2022-10-29T18:15:00Z" w:initials="CK">
    <w:p w14:paraId="743419F7" w14:textId="123F0F50" w:rsidR="002C05BA" w:rsidRDefault="002C05BA">
      <w:pPr>
        <w:pStyle w:val="CommentText"/>
      </w:pPr>
      <w:r>
        <w:rPr>
          <w:rStyle w:val="CommentReference"/>
        </w:rPr>
        <w:annotationRef/>
      </w:r>
      <w:r>
        <w:t>Suggest adding a comma after the equation, given the following “where” clause.</w:t>
      </w:r>
    </w:p>
  </w:comment>
  <w:comment w:id="878" w:author="Christopher Karlsten [2]" w:date="2022-11-05T12:28:00Z" w:initials="CK">
    <w:p w14:paraId="31FF1B27" w14:textId="05ABCAAE" w:rsidR="0051750D" w:rsidRDefault="0051750D">
      <w:pPr>
        <w:pStyle w:val="CommentText"/>
      </w:pPr>
      <w:r>
        <w:rPr>
          <w:rStyle w:val="CommentReference"/>
        </w:rPr>
        <w:annotationRef/>
      </w:r>
      <w:r>
        <w:t>Edits suggested to avoid pairing a singular noun (“consumer”) with a plural pronoun (“their”).</w:t>
      </w:r>
    </w:p>
  </w:comment>
  <w:comment w:id="882" w:author="Christopher Karlsten" w:date="2022-10-29T18:24:00Z" w:initials="CK">
    <w:p w14:paraId="7F9CCBE7" w14:textId="31AE1823" w:rsidR="003E5B7A" w:rsidRDefault="003E5B7A">
      <w:pPr>
        <w:pStyle w:val="CommentText"/>
      </w:pPr>
      <w:r>
        <w:rPr>
          <w:rStyle w:val="CommentReference"/>
        </w:rPr>
        <w:annotationRef/>
      </w:r>
      <w:r>
        <w:t>In note 20, should some additional text be added?</w:t>
      </w:r>
    </w:p>
  </w:comment>
  <w:comment w:id="883" w:author="Christopher Karlsten" w:date="2022-10-29T18:30:00Z" w:initials="CK">
    <w:p w14:paraId="7F391E02" w14:textId="1BC0918E" w:rsidR="00731928" w:rsidRDefault="00731928">
      <w:pPr>
        <w:pStyle w:val="CommentText"/>
      </w:pPr>
      <w:r>
        <w:rPr>
          <w:rStyle w:val="CommentReference"/>
        </w:rPr>
        <w:annotationRef/>
      </w:r>
      <w:r>
        <w:t xml:space="preserve">In note 21, </w:t>
      </w:r>
      <w:r w:rsidR="0051750D">
        <w:t xml:space="preserve">in the final sentence, </w:t>
      </w:r>
      <w:r>
        <w:t>some light edits have been suggested to help clarify the subject of the clause that follows “in fact.”</w:t>
      </w:r>
      <w:r w:rsidR="0051750D">
        <w:t xml:space="preserve">  Pls. confirm that the</w:t>
      </w:r>
      <w:r w:rsidR="003E040E">
        <w:t xml:space="preserve"> proposed edits preserve the intended meaning.</w:t>
      </w:r>
    </w:p>
  </w:comment>
  <w:comment w:id="892" w:author="Christopher Karlsten" w:date="2022-10-29T18:21:00Z" w:initials="CK">
    <w:p w14:paraId="7E9B3EA3" w14:textId="2790996E" w:rsidR="00C9272C" w:rsidRDefault="00C9272C">
      <w:pPr>
        <w:pStyle w:val="CommentText"/>
      </w:pPr>
      <w:r>
        <w:rPr>
          <w:rStyle w:val="CommentReference"/>
        </w:rPr>
        <w:annotationRef/>
      </w:r>
      <w:r>
        <w:t>Suggest adding “step” or something similar to help clarify what “This” refers to.</w:t>
      </w:r>
    </w:p>
  </w:comment>
  <w:comment w:id="895" w:author="Christopher Karlsten" w:date="2022-10-29T18:22:00Z" w:initials="CK">
    <w:p w14:paraId="447933FA" w14:textId="1C2D7DD7" w:rsidR="00C9272C" w:rsidRDefault="00C9272C">
      <w:pPr>
        <w:pStyle w:val="CommentText"/>
      </w:pPr>
      <w:r>
        <w:rPr>
          <w:rStyle w:val="CommentReference"/>
        </w:rPr>
        <w:annotationRef/>
      </w:r>
      <w:r>
        <w:t>Suggest adding a period at the end of the equation.</w:t>
      </w:r>
    </w:p>
  </w:comment>
  <w:comment w:id="952" w:author="Christopher Karlsten" w:date="2022-10-29T18:49:00Z" w:initials="CK">
    <w:p w14:paraId="4AB7C384" w14:textId="37A18147" w:rsidR="0010713F" w:rsidRDefault="0010713F">
      <w:pPr>
        <w:pStyle w:val="CommentText"/>
      </w:pPr>
      <w:r>
        <w:rPr>
          <w:rStyle w:val="CommentReference"/>
        </w:rPr>
        <w:annotationRef/>
      </w:r>
      <w:r>
        <w:t>Suggest adding “benefit” or something similar to help clarify what “this” refers to.</w:t>
      </w:r>
    </w:p>
  </w:comment>
  <w:comment w:id="983" w:author="Christopher Karlsten [2]" w:date="2022-11-07T17:12:00Z" w:initials="CK">
    <w:p w14:paraId="03A6CD8A" w14:textId="543AA929" w:rsidR="00391F75" w:rsidRDefault="00391F75">
      <w:pPr>
        <w:pStyle w:val="CommentText"/>
      </w:pPr>
      <w:r>
        <w:rPr>
          <w:rStyle w:val="CommentReference"/>
        </w:rPr>
        <w:annotationRef/>
      </w:r>
      <w:r>
        <w:t>Edit suggested to help make the language gender neutral.</w:t>
      </w:r>
    </w:p>
  </w:comment>
  <w:comment w:id="1072" w:author="Christopher Karlsten [2]" w:date="2022-11-03T15:22:00Z" w:initials="CK">
    <w:p w14:paraId="48E9327E" w14:textId="40B4D798" w:rsidR="0065544F" w:rsidRDefault="0065544F">
      <w:pPr>
        <w:pStyle w:val="CommentText"/>
      </w:pPr>
      <w:r>
        <w:rPr>
          <w:rStyle w:val="CommentReference"/>
        </w:rPr>
        <w:annotationRef/>
      </w:r>
      <w:r>
        <w:t>Edit suggested for consistency with a proposed edit to the heading in the table of contents.</w:t>
      </w:r>
    </w:p>
  </w:comment>
  <w:comment w:id="1086" w:author="Christopher Karlsten" w:date="2022-10-29T19:18:00Z" w:initials="CK">
    <w:p w14:paraId="42669EAE" w14:textId="3FD00C23" w:rsidR="0075770E" w:rsidRDefault="0075770E">
      <w:pPr>
        <w:pStyle w:val="CommentText"/>
      </w:pPr>
      <w:r>
        <w:rPr>
          <w:rStyle w:val="CommentReference"/>
        </w:rPr>
        <w:annotationRef/>
      </w:r>
      <w:r>
        <w:t>Suggest adding “result” to help clarify what “This” refers to.</w:t>
      </w:r>
    </w:p>
  </w:comment>
  <w:comment w:id="1088" w:author="Christopher Karlsten [2]" w:date="2022-11-06T12:21:00Z" w:initials="CK">
    <w:p w14:paraId="138B01E2" w14:textId="2BFDB79F" w:rsidR="00813F99" w:rsidRDefault="00813F99">
      <w:pPr>
        <w:pStyle w:val="CommentText"/>
      </w:pPr>
      <w:r>
        <w:rPr>
          <w:rStyle w:val="CommentReference"/>
        </w:rPr>
        <w:annotationRef/>
      </w:r>
      <w:r>
        <w:t>In note 24, the text refers to 1.01 as “the baseline as reported in table 3.”  But the table seems to contain no value of 1.01, although I may be reading the table incorrectly.  Pls. check.</w:t>
      </w:r>
    </w:p>
  </w:comment>
  <w:comment w:id="1136" w:author="Christopher Karlsten" w:date="2022-10-30T15:23:00Z" w:initials="CK">
    <w:p w14:paraId="5C4FB382" w14:textId="2CAF63C7" w:rsidR="000C0507" w:rsidRDefault="000C0507">
      <w:pPr>
        <w:pStyle w:val="CommentText"/>
      </w:pPr>
      <w:r>
        <w:rPr>
          <w:rStyle w:val="CommentReference"/>
        </w:rPr>
        <w:annotationRef/>
      </w:r>
      <w:r>
        <w:t>Pls. check this part of the sentence.  Could one or more words be missing?</w:t>
      </w:r>
    </w:p>
  </w:comment>
  <w:comment w:id="1137" w:author="Christopher Karlsten [2]" w:date="2022-11-06T12:44:00Z" w:initials="CK">
    <w:p w14:paraId="3A8CADCE" w14:textId="4B6250FC" w:rsidR="00991ECA" w:rsidRDefault="00991ECA">
      <w:pPr>
        <w:pStyle w:val="CommentText"/>
      </w:pPr>
      <w:r>
        <w:rPr>
          <w:rStyle w:val="CommentReference"/>
        </w:rPr>
        <w:annotationRef/>
      </w:r>
      <w:r>
        <w:t>In note 25, in the third line, suggest adding “result” or something similar to help clarify what “this” refers to.</w:t>
      </w:r>
    </w:p>
  </w:comment>
  <w:comment w:id="1176" w:author="Christopher Karlsten" w:date="2022-10-30T15:29:00Z" w:initials="CK">
    <w:p w14:paraId="52272AF0" w14:textId="04585AEE" w:rsidR="0002330D" w:rsidRDefault="0002330D">
      <w:pPr>
        <w:pStyle w:val="CommentText"/>
      </w:pPr>
      <w:r>
        <w:rPr>
          <w:rStyle w:val="CommentReference"/>
        </w:rPr>
        <w:annotationRef/>
      </w:r>
      <w:r>
        <w:t xml:space="preserve">Suggest replacing “on the other hand,” which is typically preceded by a sentence containing “on the one hand,” with “that said” </w:t>
      </w:r>
      <w:r w:rsidR="00FE3C41">
        <w:t xml:space="preserve">(or “however”) </w:t>
      </w:r>
      <w:r>
        <w:t>and placing the latter phrase at the start of the sentence.</w:t>
      </w:r>
    </w:p>
  </w:comment>
  <w:comment w:id="1179" w:author="Christopher Karlsten" w:date="2022-10-30T15:39:00Z" w:initials="CK">
    <w:p w14:paraId="48CDCF5A" w14:textId="16EEF8F4" w:rsidR="0002330D" w:rsidRDefault="0002330D">
      <w:pPr>
        <w:pStyle w:val="CommentText"/>
      </w:pPr>
      <w:r>
        <w:rPr>
          <w:rStyle w:val="CommentReference"/>
        </w:rPr>
        <w:annotationRef/>
      </w:r>
      <w:r>
        <w:t xml:space="preserve">“GIC” is defined on p. 18, so just the abbreviation would be used here.  </w:t>
      </w:r>
    </w:p>
  </w:comment>
  <w:comment w:id="1290" w:author="Christopher Karlsten" w:date="2022-10-31T18:15:00Z" w:initials="CK">
    <w:p w14:paraId="50B8E049" w14:textId="71BC915F" w:rsidR="00943085" w:rsidRDefault="00943085">
      <w:pPr>
        <w:pStyle w:val="CommentText"/>
      </w:pPr>
      <w:r>
        <w:rPr>
          <w:rStyle w:val="CommentReference"/>
        </w:rPr>
        <w:annotationRef/>
      </w:r>
      <w:r>
        <w:t>Suggest adding “outcome” or something similar to help clarify what “This” refers to.  Another option might be “result,” “finding,” or “observation.”</w:t>
      </w:r>
    </w:p>
  </w:comment>
  <w:comment w:id="1338" w:author="Christopher Karlsten [2]" w:date="2022-11-07T16:06:00Z" w:initials="CK">
    <w:p w14:paraId="13CD3753" w14:textId="36CA9571" w:rsidR="00C930B9" w:rsidRDefault="00C930B9">
      <w:pPr>
        <w:pStyle w:val="CommentText"/>
      </w:pPr>
      <w:r>
        <w:rPr>
          <w:rStyle w:val="CommentReference"/>
        </w:rPr>
        <w:annotationRef/>
      </w:r>
      <w:r>
        <w:t>Suggest changing “development” to “creation,” “rise,” or something similar, given the “developments” earlier in the sentence.</w:t>
      </w:r>
    </w:p>
  </w:comment>
  <w:comment w:id="1348" w:author="Christopher Karlsten" w:date="2022-10-31T18:35:00Z" w:initials="CK">
    <w:p w14:paraId="5EC52E7B" w14:textId="033E95A6" w:rsidR="009E4FBA" w:rsidRDefault="009E4FBA">
      <w:pPr>
        <w:pStyle w:val="CommentText"/>
      </w:pPr>
      <w:r>
        <w:rPr>
          <w:rStyle w:val="CommentReference"/>
        </w:rPr>
        <w:annotationRef/>
      </w:r>
      <w:r>
        <w:t>Edits suggested for slightly greater specificity.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9CDEAA" w15:done="0"/>
  <w15:commentEx w15:paraId="1984AD62" w15:done="0"/>
  <w15:commentEx w15:paraId="7BF72789" w15:done="0"/>
  <w15:commentEx w15:paraId="1D6F6B11" w15:done="0"/>
  <w15:commentEx w15:paraId="21272BFA" w15:done="0"/>
  <w15:commentEx w15:paraId="76B53486" w15:done="0"/>
  <w15:commentEx w15:paraId="21A72355" w15:done="0"/>
  <w15:commentEx w15:paraId="39D7B471" w15:done="0"/>
  <w15:commentEx w15:paraId="3A663F00" w15:done="0"/>
  <w15:commentEx w15:paraId="1133D474" w15:done="0"/>
  <w15:commentEx w15:paraId="37275E70" w15:done="0"/>
  <w15:commentEx w15:paraId="132F8117" w15:done="0"/>
  <w15:commentEx w15:paraId="01A008BF" w15:done="0"/>
  <w15:commentEx w15:paraId="6CB3D762" w15:done="0"/>
  <w15:commentEx w15:paraId="0C5563E9" w15:done="0"/>
  <w15:commentEx w15:paraId="4D0C7564" w15:done="0"/>
  <w15:commentEx w15:paraId="535D2976" w15:done="0"/>
  <w15:commentEx w15:paraId="517BA8C3" w15:done="0"/>
  <w15:commentEx w15:paraId="7AAB0E66" w15:done="0"/>
  <w15:commentEx w15:paraId="2A3115E8" w15:done="0"/>
  <w15:commentEx w15:paraId="720646AC" w15:done="0"/>
  <w15:commentEx w15:paraId="2EB69848" w15:done="0"/>
  <w15:commentEx w15:paraId="266DFB42" w15:done="0"/>
  <w15:commentEx w15:paraId="04953091" w15:done="0"/>
  <w15:commentEx w15:paraId="0C834440" w15:done="0"/>
  <w15:commentEx w15:paraId="2F4F1B54" w15:done="0"/>
  <w15:commentEx w15:paraId="14581CB2" w15:done="0"/>
  <w15:commentEx w15:paraId="25A9D6F7" w15:done="0"/>
  <w15:commentEx w15:paraId="2814E4E1" w15:done="0"/>
  <w15:commentEx w15:paraId="29252138" w15:done="0"/>
  <w15:commentEx w15:paraId="3D82A9BC" w15:done="0"/>
  <w15:commentEx w15:paraId="4320E1A0" w15:done="0"/>
  <w15:commentEx w15:paraId="6A0F5BF8" w15:done="0"/>
  <w15:commentEx w15:paraId="4031341F" w15:done="0"/>
  <w15:commentEx w15:paraId="3C597CF8" w15:done="0"/>
  <w15:commentEx w15:paraId="23BCE01E" w15:done="0"/>
  <w15:commentEx w15:paraId="2A900481" w15:done="0"/>
  <w15:commentEx w15:paraId="3AFC434F" w15:done="0"/>
  <w15:commentEx w15:paraId="743419F7" w15:done="0"/>
  <w15:commentEx w15:paraId="31FF1B27" w15:done="0"/>
  <w15:commentEx w15:paraId="7F9CCBE7" w15:done="0"/>
  <w15:commentEx w15:paraId="7F391E02" w15:done="0"/>
  <w15:commentEx w15:paraId="7E9B3EA3" w15:done="0"/>
  <w15:commentEx w15:paraId="447933FA" w15:done="0"/>
  <w15:commentEx w15:paraId="4AB7C384" w15:done="0"/>
  <w15:commentEx w15:paraId="03A6CD8A" w15:done="0"/>
  <w15:commentEx w15:paraId="48E9327E" w15:done="0"/>
  <w15:commentEx w15:paraId="42669EAE" w15:done="0"/>
  <w15:commentEx w15:paraId="138B01E2" w15:done="0"/>
  <w15:commentEx w15:paraId="5C4FB382" w15:done="0"/>
  <w15:commentEx w15:paraId="3A8CADCE" w15:done="0"/>
  <w15:commentEx w15:paraId="52272AF0" w15:done="0"/>
  <w15:commentEx w15:paraId="48CDCF5A" w15:done="0"/>
  <w15:commentEx w15:paraId="50B8E049" w15:done="0"/>
  <w15:commentEx w15:paraId="13CD3753" w15:done="0"/>
  <w15:commentEx w15:paraId="5EC52E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3CDB3" w16cex:dateUtc="2022-10-14T15:59:00Z"/>
  <w16cex:commentExtensible w16cex:durableId="270E5F80" w16cex:dateUtc="2022-11-03T19:40:00Z"/>
  <w16cex:commentExtensible w16cex:durableId="26F7E5EB" w16cex:dateUtc="2022-10-17T18:32:00Z"/>
  <w16cex:commentExtensible w16cex:durableId="26F7E781" w16cex:dateUtc="2022-10-17T18:38:00Z"/>
  <w16cex:commentExtensible w16cex:durableId="26F7ED6A" w16cex:dateUtc="2022-10-17T19:04:00Z"/>
  <w16cex:commentExtensible w16cex:durableId="26F7EDB7" w16cex:dateUtc="2022-10-17T19:05:00Z"/>
  <w16cex:commentExtensible w16cex:durableId="26F7EEB9" w16cex:dateUtc="2022-10-17T19:09:00Z"/>
  <w16cex:commentExtensible w16cex:durableId="26F7EF82" w16cex:dateUtc="2022-10-17T19:13:00Z"/>
  <w16cex:commentExtensible w16cex:durableId="26F7F081" w16cex:dateUtc="2022-10-17T19:17:00Z"/>
  <w16cex:commentExtensible w16cex:durableId="26FEBF37" w16cex:dateUtc="2022-10-22T23:12:00Z"/>
  <w16cex:commentExtensible w16cex:durableId="26F801DF" w16cex:dateUtc="2022-10-17T20:31:00Z"/>
  <w16cex:commentExtensible w16cex:durableId="26F80531" w16cex:dateUtc="2022-10-17T20:45:00Z"/>
  <w16cex:commentExtensible w16cex:durableId="270E6898" w16cex:dateUtc="2022-11-03T20:19:00Z"/>
  <w16cex:commentExtensible w16cex:durableId="26F80979" w16cex:dateUtc="2022-10-17T21:03:00Z"/>
  <w16cex:commentExtensible w16cex:durableId="270E6B98" w16cex:dateUtc="2022-11-03T20:32:00Z"/>
  <w16cex:commentExtensible w16cex:durableId="26F80EA6" w16cex:dateUtc="2022-10-17T21:25:00Z"/>
  <w16cex:commentExtensible w16cex:durableId="270F692C" w16cex:dateUtc="2022-11-04T14:34:00Z"/>
  <w16cex:commentExtensible w16cex:durableId="26FEBE11" w16cex:dateUtc="2022-10-22T23:08:00Z"/>
  <w16cex:commentExtensible w16cex:durableId="26FEBEAD" w16cex:dateUtc="2022-10-22T23:10:00Z"/>
  <w16cex:commentExtensible w16cex:durableId="270F7021" w16cex:dateUtc="2022-11-04T15:04:00Z"/>
  <w16cex:commentExtensible w16cex:durableId="26FEC07E" w16cex:dateUtc="2022-10-22T23:18:00Z"/>
  <w16cex:commentExtensible w16cex:durableId="26FEC0EE" w16cex:dateUtc="2022-10-22T23:20:00Z"/>
  <w16cex:commentExtensible w16cex:durableId="270F7474" w16cex:dateUtc="2022-11-04T15:22:00Z"/>
  <w16cex:commentExtensible w16cex:durableId="27014D15" w16cex:dateUtc="2022-10-24T21:42:00Z"/>
  <w16cex:commentExtensible w16cex:durableId="2704DEB2" w16cex:dateUtc="2022-10-27T14:40:00Z"/>
  <w16cex:commentExtensible w16cex:durableId="2704E095" w16cex:dateUtc="2022-10-27T14:48:00Z"/>
  <w16cex:commentExtensible w16cex:durableId="2704E1CC" w16cex:dateUtc="2022-10-27T14:54:00Z"/>
  <w16cex:commentExtensible w16cex:durableId="27067247" w16cex:dateUtc="2022-10-28T19:22:00Z"/>
  <w16cex:commentExtensible w16cex:durableId="270674B2" w16cex:dateUtc="2022-10-28T19:33:00Z"/>
  <w16cex:commentExtensible w16cex:durableId="27068A69" w16cex:dateUtc="2022-10-28T21:05:00Z"/>
  <w16cex:commentExtensible w16cex:durableId="27068549" w16cex:dateUtc="2022-10-28T20:43:00Z"/>
  <w16cex:commentExtensible w16cex:durableId="27068891" w16cex:dateUtc="2022-10-28T20:57:00Z"/>
  <w16cex:commentExtensible w16cex:durableId="27068D69" w16cex:dateUtc="2022-10-28T21:18:00Z"/>
  <w16cex:commentExtensible w16cex:durableId="27069271" w16cex:dateUtc="2022-10-28T21:40:00Z"/>
  <w16cex:commentExtensible w16cex:durableId="27069414" w16cex:dateUtc="2022-10-28T21:47:00Z"/>
  <w16cex:commentExtensible w16cex:durableId="2707E8D6" w16cex:dateUtc="2022-10-29T22:00:00Z"/>
  <w16cex:commentExtensible w16cex:durableId="2707EA8B" w16cex:dateUtc="2022-10-29T22:08:00Z"/>
  <w16cex:commentExtensible w16cex:durableId="2710D158" w16cex:dateUtc="2022-11-05T16:11:00Z"/>
  <w16cex:commentExtensible w16cex:durableId="2707EC2D" w16cex:dateUtc="2022-10-29T22:15:00Z"/>
  <w16cex:commentExtensible w16cex:durableId="2710D563" w16cex:dateUtc="2022-11-05T16:28:00Z"/>
  <w16cex:commentExtensible w16cex:durableId="2707EE68" w16cex:dateUtc="2022-10-29T22:24:00Z"/>
  <w16cex:commentExtensible w16cex:durableId="2707EFB7" w16cex:dateUtc="2022-10-29T22:30:00Z"/>
  <w16cex:commentExtensible w16cex:durableId="2707EDBF" w16cex:dateUtc="2022-10-29T22:21:00Z"/>
  <w16cex:commentExtensible w16cex:durableId="2707EE00" w16cex:dateUtc="2022-10-29T22:22:00Z"/>
  <w16cex:commentExtensible w16cex:durableId="2707F444" w16cex:dateUtc="2022-10-29T22:49:00Z"/>
  <w16cex:commentExtensible w16cex:durableId="2713BB08" w16cex:dateUtc="2022-11-07T22:12:00Z"/>
  <w16cex:commentExtensible w16cex:durableId="270E5B3A" w16cex:dateUtc="2022-11-03T19:22:00Z"/>
  <w16cex:commentExtensible w16cex:durableId="2707FB23" w16cex:dateUtc="2022-10-29T23:18:00Z"/>
  <w16cex:commentExtensible w16cex:durableId="27122558" w16cex:dateUtc="2022-11-06T17:21:00Z"/>
  <w16cex:commentExtensible w16cex:durableId="27091582" w16cex:dateUtc="2022-10-30T19:23:00Z"/>
  <w16cex:commentExtensible w16cex:durableId="27122A97" w16cex:dateUtc="2022-11-06T17:44:00Z"/>
  <w16cex:commentExtensible w16cex:durableId="270916E0" w16cex:dateUtc="2022-10-30T19:29:00Z"/>
  <w16cex:commentExtensible w16cex:durableId="27091920" w16cex:dateUtc="2022-10-30T19:39:00Z"/>
  <w16cex:commentExtensible w16cex:durableId="270A8F53" w16cex:dateUtc="2022-10-31T22:15:00Z"/>
  <w16cex:commentExtensible w16cex:durableId="2713AB8E" w16cex:dateUtc="2022-11-07T21:06:00Z"/>
  <w16cex:commentExtensible w16cex:durableId="270A93D8" w16cex:dateUtc="2022-10-31T2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9CDEAA" w16cid:durableId="26F3CDB3"/>
  <w16cid:commentId w16cid:paraId="1984AD62" w16cid:durableId="270E5F80"/>
  <w16cid:commentId w16cid:paraId="7BF72789" w16cid:durableId="26F7E5EB"/>
  <w16cid:commentId w16cid:paraId="1D6F6B11" w16cid:durableId="26F7E781"/>
  <w16cid:commentId w16cid:paraId="21272BFA" w16cid:durableId="26F7ED6A"/>
  <w16cid:commentId w16cid:paraId="76B53486" w16cid:durableId="26F7EDB7"/>
  <w16cid:commentId w16cid:paraId="21A72355" w16cid:durableId="26F7EEB9"/>
  <w16cid:commentId w16cid:paraId="39D7B471" w16cid:durableId="26F7EF82"/>
  <w16cid:commentId w16cid:paraId="3A663F00" w16cid:durableId="26F7F081"/>
  <w16cid:commentId w16cid:paraId="1133D474" w16cid:durableId="26FEBF37"/>
  <w16cid:commentId w16cid:paraId="37275E70" w16cid:durableId="26F801DF"/>
  <w16cid:commentId w16cid:paraId="132F8117" w16cid:durableId="26F80531"/>
  <w16cid:commentId w16cid:paraId="01A008BF" w16cid:durableId="270E6898"/>
  <w16cid:commentId w16cid:paraId="6CB3D762" w16cid:durableId="26F80979"/>
  <w16cid:commentId w16cid:paraId="0C5563E9" w16cid:durableId="270E6B98"/>
  <w16cid:commentId w16cid:paraId="4D0C7564" w16cid:durableId="26F80EA6"/>
  <w16cid:commentId w16cid:paraId="535D2976" w16cid:durableId="270F692C"/>
  <w16cid:commentId w16cid:paraId="517BA8C3" w16cid:durableId="26FEBE11"/>
  <w16cid:commentId w16cid:paraId="7AAB0E66" w16cid:durableId="26FEBEAD"/>
  <w16cid:commentId w16cid:paraId="2A3115E8" w16cid:durableId="270F7021"/>
  <w16cid:commentId w16cid:paraId="720646AC" w16cid:durableId="26FEC07E"/>
  <w16cid:commentId w16cid:paraId="2EB69848" w16cid:durableId="26FEC0EE"/>
  <w16cid:commentId w16cid:paraId="266DFB42" w16cid:durableId="270F7474"/>
  <w16cid:commentId w16cid:paraId="04953091" w16cid:durableId="27014D15"/>
  <w16cid:commentId w16cid:paraId="0C834440" w16cid:durableId="2704DEB2"/>
  <w16cid:commentId w16cid:paraId="2F4F1B54" w16cid:durableId="2704E095"/>
  <w16cid:commentId w16cid:paraId="14581CB2" w16cid:durableId="2704E1CC"/>
  <w16cid:commentId w16cid:paraId="25A9D6F7" w16cid:durableId="27067247"/>
  <w16cid:commentId w16cid:paraId="2814E4E1" w16cid:durableId="270674B2"/>
  <w16cid:commentId w16cid:paraId="29252138" w16cid:durableId="27068A69"/>
  <w16cid:commentId w16cid:paraId="3D82A9BC" w16cid:durableId="27068549"/>
  <w16cid:commentId w16cid:paraId="4320E1A0" w16cid:durableId="27068891"/>
  <w16cid:commentId w16cid:paraId="6A0F5BF8" w16cid:durableId="27068D69"/>
  <w16cid:commentId w16cid:paraId="4031341F" w16cid:durableId="27069271"/>
  <w16cid:commentId w16cid:paraId="3C597CF8" w16cid:durableId="27069414"/>
  <w16cid:commentId w16cid:paraId="23BCE01E" w16cid:durableId="2707E8D6"/>
  <w16cid:commentId w16cid:paraId="2A900481" w16cid:durableId="2707EA8B"/>
  <w16cid:commentId w16cid:paraId="3AFC434F" w16cid:durableId="2710D158"/>
  <w16cid:commentId w16cid:paraId="743419F7" w16cid:durableId="2707EC2D"/>
  <w16cid:commentId w16cid:paraId="31FF1B27" w16cid:durableId="2710D563"/>
  <w16cid:commentId w16cid:paraId="7F9CCBE7" w16cid:durableId="2707EE68"/>
  <w16cid:commentId w16cid:paraId="7F391E02" w16cid:durableId="2707EFB7"/>
  <w16cid:commentId w16cid:paraId="7E9B3EA3" w16cid:durableId="2707EDBF"/>
  <w16cid:commentId w16cid:paraId="447933FA" w16cid:durableId="2707EE00"/>
  <w16cid:commentId w16cid:paraId="4AB7C384" w16cid:durableId="2707F444"/>
  <w16cid:commentId w16cid:paraId="03A6CD8A" w16cid:durableId="2713BB08"/>
  <w16cid:commentId w16cid:paraId="48E9327E" w16cid:durableId="270E5B3A"/>
  <w16cid:commentId w16cid:paraId="42669EAE" w16cid:durableId="2707FB23"/>
  <w16cid:commentId w16cid:paraId="138B01E2" w16cid:durableId="27122558"/>
  <w16cid:commentId w16cid:paraId="5C4FB382" w16cid:durableId="27091582"/>
  <w16cid:commentId w16cid:paraId="3A8CADCE" w16cid:durableId="27122A97"/>
  <w16cid:commentId w16cid:paraId="52272AF0" w16cid:durableId="270916E0"/>
  <w16cid:commentId w16cid:paraId="48CDCF5A" w16cid:durableId="27091920"/>
  <w16cid:commentId w16cid:paraId="50B8E049" w16cid:durableId="270A8F53"/>
  <w16cid:commentId w16cid:paraId="13CD3753" w16cid:durableId="2713AB8E"/>
  <w16cid:commentId w16cid:paraId="5EC52E7B" w16cid:durableId="270A9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4BF90" w14:textId="77777777" w:rsidR="00344D8A" w:rsidRDefault="001B5807">
      <w:pPr>
        <w:spacing w:after="0" w:line="240" w:lineRule="auto"/>
      </w:pPr>
      <w:r>
        <w:separator/>
      </w:r>
    </w:p>
  </w:endnote>
  <w:endnote w:type="continuationSeparator" w:id="0">
    <w:p w14:paraId="393BAD9A" w14:textId="77777777" w:rsidR="00344D8A" w:rsidRDefault="001B5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E7C24" w14:textId="77777777" w:rsidR="006719BC" w:rsidRDefault="006719BC">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2FCC1"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53E9"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E0D5F"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5B21" w14:textId="77777777" w:rsidR="006719BC" w:rsidRDefault="001B5807">
    <w:pPr>
      <w:spacing w:after="0" w:line="259" w:lineRule="auto"/>
      <w:ind w:left="0" w:right="303" w:firstLine="0"/>
      <w:jc w:val="center"/>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74A9" w14:textId="77777777" w:rsidR="006719BC" w:rsidRDefault="001B5807">
    <w:pPr>
      <w:spacing w:after="0" w:line="259" w:lineRule="auto"/>
      <w:ind w:left="0" w:right="303" w:firstLine="0"/>
      <w:jc w:val="center"/>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5F14" w14:textId="77777777" w:rsidR="006719BC" w:rsidRDefault="001B5807">
    <w:pPr>
      <w:spacing w:after="0" w:line="259" w:lineRule="auto"/>
      <w:ind w:left="0" w:right="303" w:firstLine="0"/>
      <w:jc w:val="center"/>
    </w:pP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CC77D"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5FBBB"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238B7"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78157" w14:textId="77777777" w:rsidR="006719BC" w:rsidRDefault="006719B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15E6A" w14:textId="77777777" w:rsidR="006719BC" w:rsidRDefault="006719B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A5F47"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9AFE"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96F6" w14:textId="77777777" w:rsidR="006719BC" w:rsidRDefault="001B5807">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0D15B" w14:textId="77777777" w:rsidR="006719BC" w:rsidRDefault="001B5807">
    <w:pPr>
      <w:spacing w:after="0" w:line="259" w:lineRule="auto"/>
      <w:ind w:left="0" w:right="261"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94F43" w14:textId="77777777" w:rsidR="006719BC" w:rsidRDefault="001B5807">
    <w:pPr>
      <w:spacing w:after="0" w:line="259" w:lineRule="auto"/>
      <w:ind w:left="0" w:right="261"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37448" w14:textId="77777777" w:rsidR="006719BC" w:rsidRDefault="006719B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EF7FC" w14:textId="77777777" w:rsidR="006719BC" w:rsidRDefault="001B5807">
      <w:pPr>
        <w:spacing w:after="8" w:line="249" w:lineRule="auto"/>
        <w:ind w:left="0" w:right="0" w:firstLine="234"/>
      </w:pPr>
      <w:r>
        <w:separator/>
      </w:r>
    </w:p>
  </w:footnote>
  <w:footnote w:type="continuationSeparator" w:id="0">
    <w:p w14:paraId="52007F90" w14:textId="77777777" w:rsidR="006719BC" w:rsidRDefault="001B5807">
      <w:pPr>
        <w:spacing w:after="8" w:line="249" w:lineRule="auto"/>
        <w:ind w:left="0" w:right="0" w:firstLine="234"/>
      </w:pPr>
      <w:r>
        <w:continuationSeparator/>
      </w:r>
    </w:p>
  </w:footnote>
  <w:footnote w:id="1">
    <w:p w14:paraId="2B9EDBCE" w14:textId="48128F53" w:rsidR="006719BC" w:rsidRDefault="001B5807">
      <w:pPr>
        <w:pStyle w:val="footnotedescription"/>
        <w:spacing w:after="8" w:line="249" w:lineRule="auto"/>
        <w:ind w:firstLine="234"/>
      </w:pPr>
      <w:r>
        <w:rPr>
          <w:rStyle w:val="footnotemark"/>
        </w:rPr>
        <w:footnoteRef/>
      </w:r>
      <w:r>
        <w:t xml:space="preserve"> Carrol: Department of Economics, Johns Hopkins University, </w:t>
      </w:r>
      <w:r>
        <w:rPr>
          <w:color w:val="4C0000"/>
        </w:rPr>
        <w:t>ccarroll@jhu.edu</w:t>
      </w:r>
      <w:r>
        <w:t xml:space="preserve">, </w:t>
      </w:r>
      <w:hyperlink r:id="rId1">
        <w:r>
          <w:rPr>
            <w:color w:val="4C0000"/>
          </w:rPr>
          <w:t>https://www.econ2.jhu.edu/people/ccarroll</w:t>
        </w:r>
      </w:hyperlink>
      <w:del w:id="0" w:author="Christopher Karlsten" w:date="2022-10-14T11:30:00Z">
        <w:r w:rsidR="00BB06E0" w:rsidDel="00DB4C8B">
          <w:fldChar w:fldCharType="begin"/>
        </w:r>
        <w:r w:rsidR="00BB06E0" w:rsidDel="00DB4C8B">
          <w:delInstrText xml:space="preserve"> HYPERLINK "https://www.econ2.jhu.edu/people/ccarroll" \h </w:delInstrText>
        </w:r>
        <w:r w:rsidR="00BB06E0" w:rsidDel="00DB4C8B">
          <w:fldChar w:fldCharType="separate"/>
        </w:r>
        <w:r w:rsidDel="00DB4C8B">
          <w:delText xml:space="preserve">, </w:delText>
        </w:r>
        <w:r w:rsidR="00BB06E0" w:rsidDel="00DB4C8B">
          <w:fldChar w:fldCharType="end"/>
        </w:r>
      </w:del>
      <w:ins w:id="1" w:author="Christopher Karlsten" w:date="2022-10-14T11:30:00Z">
        <w:r w:rsidR="00DB4C8B">
          <w:t xml:space="preserve">; </w:t>
        </w:r>
      </w:ins>
      <w:r>
        <w:t>and National Bureau of Economic Research.</w:t>
      </w:r>
    </w:p>
  </w:footnote>
  <w:footnote w:id="2">
    <w:p w14:paraId="086348E1" w14:textId="5B3B056A" w:rsidR="006719BC" w:rsidRDefault="001B5807">
      <w:pPr>
        <w:pStyle w:val="footnotedescription"/>
        <w:spacing w:after="21"/>
        <w:ind w:firstLine="0"/>
        <w:jc w:val="left"/>
      </w:pPr>
      <w:r>
        <w:rPr>
          <w:rStyle w:val="footnotemark"/>
        </w:rPr>
        <w:footnoteRef/>
      </w:r>
      <w:r>
        <w:t xml:space="preserve"> Crawley: Federal Reserve Board, </w:t>
      </w:r>
      <w:r>
        <w:rPr>
          <w:color w:val="4C0000"/>
        </w:rPr>
        <w:t>edmund.s.crawley@frb.gov</w:t>
      </w:r>
      <w:ins w:id="2" w:author="Christopher Karlsten" w:date="2022-10-14T11:31:00Z">
        <w:r w:rsidR="00DB4C8B">
          <w:rPr>
            <w:color w:val="4C0000"/>
          </w:rPr>
          <w:t>.</w:t>
        </w:r>
      </w:ins>
    </w:p>
  </w:footnote>
  <w:footnote w:id="3">
    <w:p w14:paraId="63EF8773" w14:textId="024B9957" w:rsidR="006719BC" w:rsidRDefault="001B5807">
      <w:pPr>
        <w:pStyle w:val="footnotedescription"/>
        <w:spacing w:after="20"/>
        <w:ind w:firstLine="0"/>
        <w:jc w:val="left"/>
      </w:pPr>
      <w:r>
        <w:rPr>
          <w:rStyle w:val="footnotemark"/>
        </w:rPr>
        <w:footnoteRef/>
      </w:r>
      <w:r>
        <w:t xml:space="preserve"> </w:t>
      </w:r>
      <w:proofErr w:type="spellStart"/>
      <w:r>
        <w:t>Frankovic</w:t>
      </w:r>
      <w:proofErr w:type="spellEnd"/>
      <w:r>
        <w:t xml:space="preserve">: Deutsche Bundesbank, </w:t>
      </w:r>
      <w:r>
        <w:rPr>
          <w:color w:val="4C0000"/>
        </w:rPr>
        <w:t>ivan.frankovic@bundesbank.de</w:t>
      </w:r>
      <w:ins w:id="3" w:author="Christopher Karlsten" w:date="2022-10-14T11:31:00Z">
        <w:r w:rsidR="00DB4C8B">
          <w:rPr>
            <w:color w:val="4C0000"/>
          </w:rPr>
          <w:t>.</w:t>
        </w:r>
      </w:ins>
    </w:p>
  </w:footnote>
  <w:footnote w:id="4">
    <w:p w14:paraId="772C2AF4" w14:textId="29464C50" w:rsidR="006719BC" w:rsidRDefault="001B5807">
      <w:pPr>
        <w:pStyle w:val="footnotedescription"/>
        <w:ind w:firstLine="0"/>
        <w:jc w:val="left"/>
      </w:pPr>
      <w:r>
        <w:rPr>
          <w:rStyle w:val="footnotemark"/>
        </w:rPr>
        <w:footnoteRef/>
      </w:r>
      <w:r>
        <w:t xml:space="preserve"> Tretvoll: Statistics Norway, </w:t>
      </w:r>
      <w:r>
        <w:rPr>
          <w:color w:val="4C0000"/>
        </w:rPr>
        <w:t>Hakon.Tretvoll@ssb.no</w:t>
      </w:r>
      <w:ins w:id="4" w:author="Christopher Karlsten" w:date="2022-10-14T11:31:00Z">
        <w:r w:rsidR="00DB4C8B">
          <w:rPr>
            <w:color w:val="4C0000"/>
          </w:rPr>
          <w:t>.</w:t>
        </w:r>
      </w:ins>
    </w:p>
  </w:footnote>
  <w:footnote w:id="5">
    <w:p w14:paraId="7478CD38" w14:textId="6D6144F4" w:rsidR="006719BC" w:rsidRDefault="001B5807">
      <w:pPr>
        <w:pStyle w:val="footnotedescription"/>
        <w:spacing w:after="26"/>
        <w:ind w:left="338" w:firstLine="0"/>
        <w:jc w:val="left"/>
      </w:pPr>
      <w:r>
        <w:rPr>
          <w:rStyle w:val="footnotemark"/>
        </w:rPr>
        <w:footnoteRef/>
      </w:r>
      <w:r>
        <w:t xml:space="preserve"> </w:t>
      </w:r>
      <w:ins w:id="51" w:author="Christopher Karlsten" w:date="2022-10-14T11:54:00Z">
        <w:r w:rsidR="00CA77DC">
          <w:t xml:space="preserve">See </w:t>
        </w:r>
      </w:ins>
      <w:r>
        <w:rPr>
          <w:color w:val="19184C"/>
        </w:rPr>
        <w:t xml:space="preserve">Parker, </w:t>
      </w:r>
      <w:proofErr w:type="spellStart"/>
      <w:r>
        <w:rPr>
          <w:color w:val="19184C"/>
        </w:rPr>
        <w:t>Souleles</w:t>
      </w:r>
      <w:proofErr w:type="spellEnd"/>
      <w:r>
        <w:rPr>
          <w:color w:val="19184C"/>
        </w:rPr>
        <w:t xml:space="preserve">, Johnson, and McClelland </w:t>
      </w:r>
      <w:r>
        <w:t>(</w:t>
      </w:r>
      <w:r>
        <w:rPr>
          <w:color w:val="19184C"/>
        </w:rPr>
        <w:t>2013</w:t>
      </w:r>
      <w:r>
        <w:t>)</w:t>
      </w:r>
      <w:ins w:id="52" w:author="Christopher Karlsten" w:date="2022-10-14T12:06:00Z">
        <w:r w:rsidR="00D06E22">
          <w:t>;</w:t>
        </w:r>
      </w:ins>
      <w:del w:id="53" w:author="Christopher Karlsten" w:date="2022-10-14T12:06:00Z">
        <w:r w:rsidDel="00D06E22">
          <w:delText>,</w:delText>
        </w:r>
      </w:del>
      <w:r>
        <w:t xml:space="preserve"> </w:t>
      </w:r>
      <w:r>
        <w:rPr>
          <w:color w:val="19184C"/>
        </w:rPr>
        <w:t xml:space="preserve">Ganong and Noel </w:t>
      </w:r>
      <w:r>
        <w:t>(</w:t>
      </w:r>
      <w:r>
        <w:rPr>
          <w:color w:val="19184C"/>
        </w:rPr>
        <w:t>2019</w:t>
      </w:r>
      <w:r>
        <w:t>)</w:t>
      </w:r>
      <w:ins w:id="54" w:author="Christopher Karlsten" w:date="2022-10-14T12:06:00Z">
        <w:r w:rsidR="00D06E22">
          <w:t>; and</w:t>
        </w:r>
      </w:ins>
      <w:del w:id="55" w:author="Christopher Karlsten" w:date="2022-10-14T12:06:00Z">
        <w:r w:rsidDel="00D06E22">
          <w:delText>,</w:delText>
        </w:r>
      </w:del>
      <w:r>
        <w:t xml:space="preserve"> </w:t>
      </w:r>
      <w:proofErr w:type="spellStart"/>
      <w:r>
        <w:rPr>
          <w:color w:val="19184C"/>
        </w:rPr>
        <w:t>Olafsson</w:t>
      </w:r>
      <w:proofErr w:type="spellEnd"/>
      <w:r>
        <w:rPr>
          <w:color w:val="19184C"/>
        </w:rPr>
        <w:t xml:space="preserve"> and </w:t>
      </w:r>
      <w:proofErr w:type="spellStart"/>
      <w:r>
        <w:rPr>
          <w:color w:val="19184C"/>
        </w:rPr>
        <w:t>Pagel</w:t>
      </w:r>
      <w:proofErr w:type="spellEnd"/>
      <w:r>
        <w:rPr>
          <w:color w:val="19184C"/>
        </w:rPr>
        <w:t xml:space="preserve"> </w:t>
      </w:r>
      <w:r>
        <w:t>(</w:t>
      </w:r>
      <w:r>
        <w:rPr>
          <w:color w:val="19184C"/>
        </w:rPr>
        <w:t>2018</w:t>
      </w:r>
      <w:r>
        <w:t>).</w:t>
      </w:r>
    </w:p>
  </w:footnote>
  <w:footnote w:id="6">
    <w:p w14:paraId="5965E3D7" w14:textId="00C56CC8" w:rsidR="006719BC" w:rsidRDefault="001B5807">
      <w:pPr>
        <w:pStyle w:val="footnotedescription"/>
        <w:spacing w:after="17" w:line="294" w:lineRule="auto"/>
        <w:ind w:firstLine="338"/>
      </w:pPr>
      <w:r>
        <w:rPr>
          <w:rStyle w:val="footnotemark"/>
        </w:rPr>
        <w:footnoteRef/>
      </w:r>
      <w:r>
        <w:t xml:space="preserve"> A popular explanation for this first-period excess spending is that it may reflect spending on </w:t>
      </w:r>
      <w:ins w:id="65" w:author="Christopher Karlsten" w:date="2022-10-14T12:07:00Z">
        <w:r w:rsidR="00D06E22">
          <w:t>“</w:t>
        </w:r>
      </w:ins>
      <w:del w:id="66" w:author="Christopher Karlsten" w:date="2022-10-14T12:07:00Z">
        <w:r w:rsidDel="00D06E22">
          <w:delText>‘</w:delText>
        </w:r>
      </w:del>
      <w:r>
        <w:t>small durables</w:t>
      </w:r>
      <w:del w:id="67" w:author="Christopher Karlsten" w:date="2022-10-14T12:07:00Z">
        <w:r w:rsidDel="00D06E22">
          <w:delText>’</w:delText>
        </w:r>
      </w:del>
      <w:ins w:id="68" w:author="Christopher Karlsten" w:date="2022-10-14T12:07:00Z">
        <w:r w:rsidR="00D06E22">
          <w:t>”</w:t>
        </w:r>
      </w:ins>
      <w:r>
        <w:t xml:space="preserve"> rather than pure nondurables (cf. </w:t>
      </w:r>
      <w:proofErr w:type="spellStart"/>
      <w:r>
        <w:rPr>
          <w:color w:val="19184C"/>
        </w:rPr>
        <w:t>Laibson</w:t>
      </w:r>
      <w:proofErr w:type="spellEnd"/>
      <w:r>
        <w:rPr>
          <w:color w:val="19184C"/>
        </w:rPr>
        <w:t xml:space="preserve">, </w:t>
      </w:r>
      <w:proofErr w:type="spellStart"/>
      <w:r>
        <w:rPr>
          <w:color w:val="19184C"/>
        </w:rPr>
        <w:t>Maxted</w:t>
      </w:r>
      <w:proofErr w:type="spellEnd"/>
      <w:r>
        <w:rPr>
          <w:color w:val="19184C"/>
        </w:rPr>
        <w:t>, and Moll</w:t>
      </w:r>
      <w:ins w:id="69" w:author="Christopher Karlsten" w:date="2022-10-14T12:07:00Z">
        <w:r w:rsidR="00D06E22">
          <w:rPr>
            <w:color w:val="19184C"/>
          </w:rPr>
          <w:t>,</w:t>
        </w:r>
      </w:ins>
      <w:r>
        <w:rPr>
          <w:color w:val="19184C"/>
        </w:rPr>
        <w:t xml:space="preserve"> </w:t>
      </w:r>
      <w:del w:id="70" w:author="Christopher Karlsten" w:date="2022-10-14T12:08:00Z">
        <w:r w:rsidDel="00D06E22">
          <w:delText>(</w:delText>
        </w:r>
      </w:del>
      <w:r>
        <w:rPr>
          <w:color w:val="19184C"/>
        </w:rPr>
        <w:t>2022</w:t>
      </w:r>
      <w:del w:id="71" w:author="Christopher Karlsten" w:date="2022-10-14T12:08:00Z">
        <w:r w:rsidDel="00D06E22">
          <w:delText>)</w:delText>
        </w:r>
      </w:del>
      <w:r>
        <w:t>).</w:t>
      </w:r>
    </w:p>
  </w:footnote>
  <w:footnote w:id="7">
    <w:p w14:paraId="34E28ABE" w14:textId="782B6547" w:rsidR="006719BC" w:rsidRDefault="001B5807">
      <w:pPr>
        <w:pStyle w:val="footnotedescription"/>
        <w:spacing w:line="251" w:lineRule="auto"/>
        <w:ind w:firstLine="338"/>
      </w:pPr>
      <w:r>
        <w:rPr>
          <w:rStyle w:val="footnotemark"/>
        </w:rPr>
        <w:footnoteRef/>
      </w:r>
      <w:r>
        <w:t xml:space="preserve"> The splurge is also consistent with evidence, from </w:t>
      </w:r>
      <w:r>
        <w:rPr>
          <w:color w:val="19184C"/>
        </w:rPr>
        <w:t xml:space="preserve">Ganong and Noel </w:t>
      </w:r>
      <w:r>
        <w:t>(</w:t>
      </w:r>
      <w:r>
        <w:rPr>
          <w:color w:val="19184C"/>
        </w:rPr>
        <w:t>2019</w:t>
      </w:r>
      <w:r>
        <w:t xml:space="preserve">), that spending drops sharply following the large and predictable drop in income </w:t>
      </w:r>
      <w:del w:id="91" w:author="Christopher Karlsten" w:date="2022-10-14T12:09:00Z">
        <w:r w:rsidDel="00D06E22">
          <w:delText xml:space="preserve">following </w:delText>
        </w:r>
      </w:del>
      <w:ins w:id="92" w:author="Christopher Karlsten" w:date="2022-10-14T12:09:00Z">
        <w:r w:rsidR="00D06E22">
          <w:t xml:space="preserve">after </w:t>
        </w:r>
      </w:ins>
      <w:r>
        <w:t>the exhaustion of unemployment benefits.</w:t>
      </w:r>
    </w:p>
  </w:footnote>
  <w:footnote w:id="8">
    <w:p w14:paraId="71F17A7B" w14:textId="03AC56C9" w:rsidR="006719BC" w:rsidRDefault="001B5807">
      <w:pPr>
        <w:pStyle w:val="footnotedescription"/>
        <w:spacing w:after="8" w:line="268" w:lineRule="auto"/>
        <w:ind w:right="142" w:firstLine="338"/>
      </w:pPr>
      <w:r>
        <w:rPr>
          <w:rStyle w:val="footnotemark"/>
        </w:rPr>
        <w:footnoteRef/>
      </w:r>
      <w:r>
        <w:t xml:space="preserve"> We model the rate of growth for permanent income for each education group and keep this rate unchanged during periods of unemployment. There is evidence</w:t>
      </w:r>
      <w:del w:id="323" w:author="Christopher Karlsten" w:date="2022-10-17T11:33:00Z">
        <w:r w:rsidDel="0010436A">
          <w:delText>,</w:delText>
        </w:r>
      </w:del>
      <w:r>
        <w:t xml:space="preserve"> </w:t>
      </w:r>
      <w:ins w:id="324" w:author="Christopher Karlsten" w:date="2022-10-17T11:33:00Z">
        <w:r w:rsidR="0010436A">
          <w:t>(</w:t>
        </w:r>
      </w:ins>
      <w:ins w:id="325" w:author="Christopher Karlsten" w:date="2022-10-17T11:35:00Z">
        <w:r w:rsidR="0010436A">
          <w:t>for example</w:t>
        </w:r>
      </w:ins>
      <w:del w:id="326" w:author="Christopher Karlsten" w:date="2022-10-17T11:35:00Z">
        <w:r w:rsidDel="0010436A">
          <w:delText>e.g.</w:delText>
        </w:r>
      </w:del>
      <w:ins w:id="327" w:author="Christopher Karlsten" w:date="2022-10-17T11:33:00Z">
        <w:r w:rsidR="0010436A">
          <w:t>,</w:t>
        </w:r>
      </w:ins>
      <w:r>
        <w:t xml:space="preserve"> in </w:t>
      </w:r>
      <w:r>
        <w:rPr>
          <w:color w:val="19184C"/>
        </w:rPr>
        <w:t>Davis and Wachter</w:t>
      </w:r>
      <w:ins w:id="328" w:author="Christopher Karlsten" w:date="2022-10-17T11:33:00Z">
        <w:r w:rsidR="0010436A">
          <w:rPr>
            <w:color w:val="19184C"/>
          </w:rPr>
          <w:t>,</w:t>
        </w:r>
      </w:ins>
      <w:r>
        <w:rPr>
          <w:color w:val="19184C"/>
        </w:rPr>
        <w:t xml:space="preserve"> </w:t>
      </w:r>
      <w:del w:id="329" w:author="Christopher Karlsten" w:date="2022-10-17T11:33:00Z">
        <w:r w:rsidDel="0010436A">
          <w:delText>(</w:delText>
        </w:r>
      </w:del>
      <w:r>
        <w:rPr>
          <w:color w:val="19184C"/>
        </w:rPr>
        <w:t>2011</w:t>
      </w:r>
      <w:r>
        <w:t>)</w:t>
      </w:r>
      <w:del w:id="330" w:author="Christopher Karlsten" w:date="2022-10-17T11:33:00Z">
        <w:r w:rsidDel="0010436A">
          <w:delText>,</w:delText>
        </w:r>
      </w:del>
      <w:r>
        <w:t xml:space="preserve"> that unemployment, especially in a recession, leads to permanent income loss. This </w:t>
      </w:r>
      <w:ins w:id="331" w:author="Christopher Karlsten" w:date="2022-10-22T19:07:00Z">
        <w:r w:rsidR="00562A3B">
          <w:t xml:space="preserve">finding </w:t>
        </w:r>
      </w:ins>
      <w:r>
        <w:t xml:space="preserve">could be added to the model—see </w:t>
      </w:r>
      <w:r>
        <w:rPr>
          <w:color w:val="19184C"/>
        </w:rPr>
        <w:t xml:space="preserve">Carroll, Crawley, </w:t>
      </w:r>
      <w:proofErr w:type="spellStart"/>
      <w:r>
        <w:rPr>
          <w:color w:val="19184C"/>
        </w:rPr>
        <w:t>Slacalek</w:t>
      </w:r>
      <w:proofErr w:type="spellEnd"/>
      <w:r>
        <w:rPr>
          <w:color w:val="19184C"/>
        </w:rPr>
        <w:t xml:space="preserve">, and White </w:t>
      </w:r>
      <w:r>
        <w:t>(</w:t>
      </w:r>
      <w:r>
        <w:rPr>
          <w:color w:val="19184C"/>
        </w:rPr>
        <w:t>2020</w:t>
      </w:r>
      <w:r>
        <w:t>) for an example—but is not material to the evaluation of stimulus payments here</w:t>
      </w:r>
      <w:ins w:id="332" w:author="Christopher Karlsten" w:date="2022-10-22T19:07:00Z">
        <w:r w:rsidR="00562A3B">
          <w:t>,</w:t>
        </w:r>
      </w:ins>
      <w:r>
        <w:t xml:space="preserve"> so we have chosen to keep the model simple.</w:t>
      </w:r>
    </w:p>
  </w:footnote>
  <w:footnote w:id="9">
    <w:p w14:paraId="57F4AA42" w14:textId="07CDBBD2" w:rsidR="006719BC" w:rsidRDefault="001B5807">
      <w:pPr>
        <w:pStyle w:val="footnotedescription"/>
        <w:ind w:left="338" w:firstLine="0"/>
        <w:jc w:val="left"/>
      </w:pPr>
      <w:r>
        <w:rPr>
          <w:rStyle w:val="footnotemark"/>
        </w:rPr>
        <w:footnoteRef/>
      </w:r>
      <w:r>
        <w:t xml:space="preserve"> That is, </w:t>
      </w:r>
      <w:ins w:id="340" w:author="Christopher Karlsten" w:date="2022-10-22T19:10:00Z">
        <w:r w:rsidR="00562A3B">
          <w:t xml:space="preserve">this specification holds </w:t>
        </w:r>
      </w:ins>
      <w:proofErr w:type="gramStart"/>
      <w:r>
        <w:t>as long as</w:t>
      </w:r>
      <w:proofErr w:type="gramEnd"/>
      <w:r>
        <w:t xml:space="preserve"> we assume that there is at least one period of unemployment benefits.</w:t>
      </w:r>
    </w:p>
  </w:footnote>
  <w:footnote w:id="10">
    <w:p w14:paraId="60347D44" w14:textId="223D038E" w:rsidR="006719BC" w:rsidRDefault="001B5807">
      <w:pPr>
        <w:pStyle w:val="footnotedescription"/>
        <w:ind w:left="338" w:firstLine="0"/>
        <w:jc w:val="left"/>
      </w:pPr>
      <w:r>
        <w:rPr>
          <w:rStyle w:val="footnotemark"/>
        </w:rPr>
        <w:footnoteRef/>
      </w:r>
      <w:r>
        <w:t xml:space="preserve"> The belief that the payroll tax cut may be extended makes little difference to the results.</w:t>
      </w:r>
    </w:p>
  </w:footnote>
  <w:footnote w:id="11">
    <w:p w14:paraId="58B68AFE" w14:textId="264724E8" w:rsidR="006719BC" w:rsidRDefault="001B5807">
      <w:pPr>
        <w:pStyle w:val="footnotedescription"/>
        <w:spacing w:after="23" w:line="281" w:lineRule="auto"/>
        <w:ind w:right="142" w:firstLine="338"/>
      </w:pPr>
      <w:r>
        <w:rPr>
          <w:rStyle w:val="footnotemark"/>
        </w:rPr>
        <w:footnoteRef/>
      </w:r>
      <w:r>
        <w:t xml:space="preserve"> Data from the Norwegian tax registry contain</w:t>
      </w:r>
      <w:del w:id="440" w:author="Christopher Karlsten [2]" w:date="2022-11-04T11:36:00Z">
        <w:r w:rsidDel="00F82D29">
          <w:delText>s</w:delText>
        </w:r>
      </w:del>
      <w:r>
        <w:t xml:space="preserve"> information on liquid assets, but not liquid debt. Only total debt is reported, and </w:t>
      </w:r>
      <w:del w:id="441" w:author="Christopher Karlsten [2]" w:date="2022-11-04T11:36:00Z">
        <w:r w:rsidDel="00F82D29">
          <w:delText>this</w:delText>
        </w:r>
      </w:del>
      <w:ins w:id="442" w:author="Christopher Karlsten" w:date="2022-10-24T17:30:00Z">
        <w:r w:rsidR="00C76BDE">
          <w:t>it</w:t>
        </w:r>
      </w:ins>
      <w:r>
        <w:t xml:space="preserve"> is mainly mortgage debt. Therefore, we cannot construct liquid wealth as in</w:t>
      </w:r>
      <w:ins w:id="443" w:author="Christopher Karlsten" w:date="2022-10-24T17:31:00Z">
        <w:r w:rsidR="00C76BDE">
          <w:t>,</w:t>
        </w:r>
      </w:ins>
      <w:r>
        <w:t xml:space="preserve"> for example</w:t>
      </w:r>
      <w:ins w:id="444" w:author="Christopher Karlsten" w:date="2022-10-24T17:31:00Z">
        <w:r w:rsidR="00C76BDE">
          <w:t>,</w:t>
        </w:r>
      </w:ins>
      <w:r>
        <w:t xml:space="preserve"> </w:t>
      </w:r>
      <w:r>
        <w:rPr>
          <w:color w:val="19184C"/>
        </w:rPr>
        <w:t xml:space="preserve">Kaplan and </w:t>
      </w:r>
      <w:proofErr w:type="spellStart"/>
      <w:r>
        <w:rPr>
          <w:color w:val="19184C"/>
        </w:rPr>
        <w:t>Violante</w:t>
      </w:r>
      <w:proofErr w:type="spellEnd"/>
      <w:r>
        <w:rPr>
          <w:color w:val="19184C"/>
        </w:rPr>
        <w:t xml:space="preserve"> </w:t>
      </w:r>
      <w:r>
        <w:t>(</w:t>
      </w:r>
      <w:r>
        <w:rPr>
          <w:color w:val="19184C"/>
        </w:rPr>
        <w:t>2014</w:t>
      </w:r>
      <w:r>
        <w:t>).</w:t>
      </w:r>
    </w:p>
  </w:footnote>
  <w:footnote w:id="12">
    <w:p w14:paraId="6DFF24B0" w14:textId="083C31F1" w:rsidR="006719BC" w:rsidRDefault="001B5807">
      <w:pPr>
        <w:pStyle w:val="footnotedescription"/>
        <w:ind w:left="338" w:firstLine="0"/>
        <w:jc w:val="left"/>
      </w:pPr>
      <w:r>
        <w:rPr>
          <w:rStyle w:val="footnotemark"/>
        </w:rPr>
        <w:footnoteRef/>
      </w:r>
      <w:r>
        <w:t xml:space="preserve"> See section </w:t>
      </w:r>
      <w:r>
        <w:rPr>
          <w:color w:val="4C0000"/>
        </w:rPr>
        <w:t xml:space="preserve">3.2 </w:t>
      </w:r>
      <w:r>
        <w:t>for details.</w:t>
      </w:r>
    </w:p>
  </w:footnote>
  <w:footnote w:id="13">
    <w:p w14:paraId="702F5BC9" w14:textId="6DB8B634" w:rsidR="006719BC" w:rsidRDefault="001B5807">
      <w:pPr>
        <w:pStyle w:val="footnotedescription"/>
        <w:spacing w:after="53" w:line="249" w:lineRule="auto"/>
        <w:ind w:right="142" w:firstLine="338"/>
      </w:pPr>
      <w:r>
        <w:rPr>
          <w:rStyle w:val="footnotemark"/>
        </w:rPr>
        <w:footnoteRef/>
      </w:r>
      <w:r>
        <w:t xml:space="preserve"> Specifically, we determine the average volume-weighted interest rate on liquid debt, which consists of consumer loans, credit and payment card debt</w:t>
      </w:r>
      <w:ins w:id="462" w:author="Christopher Karlsten" w:date="2022-10-24T17:31:00Z">
        <w:r w:rsidR="00C76BDE">
          <w:t>,</w:t>
        </w:r>
      </w:ins>
      <w:r>
        <w:t xml:space="preserve"> and all other unsecured debt. To determine the borrowing limit on liquid debt</w:t>
      </w:r>
      <w:ins w:id="463" w:author="Christopher Karlsten" w:date="2022-10-24T17:31:00Z">
        <w:r w:rsidR="00C76BDE">
          <w:t>,</w:t>
        </w:r>
      </w:ins>
      <w:r>
        <w:t xml:space="preserve"> we </w:t>
      </w:r>
      <w:del w:id="464" w:author="Christopher Karlsten" w:date="2022-10-24T17:42:00Z">
        <w:r w:rsidDel="00FB6EF1">
          <w:delText xml:space="preserve">determine </w:delText>
        </w:r>
      </w:del>
      <w:ins w:id="465" w:author="Christopher Karlsten" w:date="2022-10-24T17:42:00Z">
        <w:r w:rsidR="00FB6EF1">
          <w:t xml:space="preserve">calculate </w:t>
        </w:r>
      </w:ins>
      <w:r>
        <w:t xml:space="preserve">the ratio </w:t>
      </w:r>
      <w:del w:id="466" w:author="Christopher Karlsten" w:date="2022-10-24T17:47:00Z">
        <w:r w:rsidDel="00FB6EF1">
          <w:delText xml:space="preserve">between </w:delText>
        </w:r>
      </w:del>
      <w:ins w:id="467" w:author="Christopher Karlsten" w:date="2022-10-24T17:47:00Z">
        <w:r w:rsidR="00FB6EF1">
          <w:t xml:space="preserve">of the </w:t>
        </w:r>
      </w:ins>
      <w:r>
        <w:t xml:space="preserve">total credit card limit </w:t>
      </w:r>
      <w:del w:id="468" w:author="Christopher Karlsten" w:date="2022-10-24T17:47:00Z">
        <w:r w:rsidDel="00FB6EF1">
          <w:delText>divided by</w:delText>
        </w:r>
      </w:del>
      <w:ins w:id="469" w:author="Christopher Karlsten" w:date="2022-10-24T17:47:00Z">
        <w:r w:rsidR="00FB6EF1">
          <w:t>to</w:t>
        </w:r>
      </w:ins>
      <w:r>
        <w:t xml:space="preserve"> total wage income in Norway. We use data from December 2019. Note that although these data let us pin down aggregate quantities, they do not solve the issue referred to in footnote </w:t>
      </w:r>
      <w:r>
        <w:rPr>
          <w:color w:val="4C0000"/>
        </w:rPr>
        <w:t>7</w:t>
      </w:r>
      <w:r>
        <w:t>, since we cannot link them to the tax registry at the individual level.</w:t>
      </w:r>
    </w:p>
  </w:footnote>
  <w:footnote w:id="14">
    <w:p w14:paraId="63E124EE" w14:textId="2CD3CA99" w:rsidR="006719BC" w:rsidRDefault="001B5807">
      <w:pPr>
        <w:pStyle w:val="footnotedescription"/>
        <w:spacing w:line="252" w:lineRule="auto"/>
      </w:pPr>
      <w:r>
        <w:rPr>
          <w:rStyle w:val="footnotemark"/>
        </w:rPr>
        <w:footnoteRef/>
      </w:r>
      <w:r>
        <w:t xml:space="preserve"> As shown in </w:t>
      </w:r>
      <w:r>
        <w:rPr>
          <w:color w:val="19184C"/>
        </w:rPr>
        <w:t xml:space="preserve">Crawley, Holm, and Tretvoll </w:t>
      </w:r>
      <w:r>
        <w:t>(</w:t>
      </w:r>
      <w:r>
        <w:rPr>
          <w:color w:val="19184C"/>
        </w:rPr>
        <w:t>2022</w:t>
      </w:r>
      <w:r>
        <w:t>), an income process of the form that we use here is more accurately estimated using moments in levels</w:t>
      </w:r>
      <w:ins w:id="471" w:author="Christopher Karlsten" w:date="2022-10-27T10:55:00Z">
        <w:r w:rsidR="00DC1EBC">
          <w:t>,</w:t>
        </w:r>
      </w:ins>
      <w:r>
        <w:t xml:space="preserve"> not differences. Hence, we take the numbers from column 3 of their </w:t>
      </w:r>
      <w:ins w:id="472" w:author="Christopher Karlsten" w:date="2022-10-27T10:56:00Z">
        <w:r w:rsidR="00DC1EBC">
          <w:t>t</w:t>
        </w:r>
      </w:ins>
      <w:del w:id="473" w:author="Christopher Karlsten" w:date="2022-10-27T10:56:00Z">
        <w:r w:rsidDel="00DC1EBC">
          <w:delText>T</w:delText>
        </w:r>
      </w:del>
      <w:r>
        <w:t>able 4.</w:t>
      </w:r>
    </w:p>
  </w:footnote>
  <w:footnote w:id="15">
    <w:p w14:paraId="4F52A27D" w14:textId="377989B1" w:rsidR="006719BC" w:rsidRDefault="001B5807">
      <w:pPr>
        <w:pStyle w:val="footnotedescription"/>
        <w:spacing w:after="20" w:line="251" w:lineRule="auto"/>
        <w:ind w:right="261"/>
      </w:pPr>
      <w:r>
        <w:rPr>
          <w:rStyle w:val="footnotemark"/>
        </w:rPr>
        <w:footnoteRef/>
      </w:r>
      <w:r>
        <w:t xml:space="preserve"> See the lines for their UI </w:t>
      </w:r>
      <w:proofErr w:type="spellStart"/>
      <w:r>
        <w:t>exhaustee</w:t>
      </w:r>
      <w:proofErr w:type="spellEnd"/>
      <w:r>
        <w:t xml:space="preserve"> sample including and excluding UI income. </w:t>
      </w:r>
      <w:r>
        <w:rPr>
          <w:color w:val="19184C"/>
        </w:rPr>
        <w:t xml:space="preserve">Rothstein and Valletta </w:t>
      </w:r>
      <w:r>
        <w:t>(</w:t>
      </w:r>
      <w:r>
        <w:rPr>
          <w:color w:val="19184C"/>
        </w:rPr>
        <w:t>2017</w:t>
      </w:r>
      <w:r>
        <w:t xml:space="preserve">) also point out that “UI benefits replace about 40 percent of the lost earnings on average” (page 894). For a household with two income earners with equal income, this </w:t>
      </w:r>
      <w:ins w:id="582" w:author="Christopher Karlsten [2]" w:date="2022-10-28T17:02:00Z">
        <w:r w:rsidR="00BC2F35">
          <w:t xml:space="preserve">finding </w:t>
        </w:r>
      </w:ins>
      <w:r>
        <w:t>would mean that income drops to 70 percent when one earner becomes unemployed and to 50 percent when benefits run out. In this paper</w:t>
      </w:r>
      <w:ins w:id="583" w:author="Christopher Karlsten [2]" w:date="2022-10-28T17:03:00Z">
        <w:r w:rsidR="00BC2F35">
          <w:t>,</w:t>
        </w:r>
      </w:ins>
      <w:r>
        <w:t xml:space="preserve"> we ignore several of the channels studied by </w:t>
      </w:r>
      <w:r>
        <w:rPr>
          <w:color w:val="19184C"/>
        </w:rPr>
        <w:t xml:space="preserve">Rothstein and Valletta </w:t>
      </w:r>
      <w:r>
        <w:t>(</w:t>
      </w:r>
      <w:r>
        <w:rPr>
          <w:color w:val="19184C"/>
        </w:rPr>
        <w:t>2017</w:t>
      </w:r>
      <w:r>
        <w:t>)</w:t>
      </w:r>
      <w:ins w:id="584" w:author="Christopher Karlsten [2]" w:date="2022-10-28T17:07:00Z">
        <w:r w:rsidR="00C819D6">
          <w:t>,</w:t>
        </w:r>
      </w:ins>
      <w:r>
        <w:t xml:space="preserve"> such as within</w:t>
      </w:r>
      <w:ins w:id="585" w:author="Christopher Karlsten [2]" w:date="2022-10-28T17:08:00Z">
        <w:r w:rsidR="00C819D6">
          <w:t>-</w:t>
        </w:r>
      </w:ins>
      <w:del w:id="586" w:author="Christopher Karlsten [2]" w:date="2022-10-28T17:08:00Z">
        <w:r w:rsidDel="00C819D6">
          <w:delText xml:space="preserve"> </w:delText>
        </w:r>
      </w:del>
      <w:r>
        <w:t>household insurance and other social programs that can provide income even after UI benefits have run out.</w:t>
      </w:r>
    </w:p>
  </w:footnote>
  <w:footnote w:id="16">
    <w:p w14:paraId="3030820F" w14:textId="36875DD4" w:rsidR="006719BC" w:rsidRDefault="001B5807">
      <w:pPr>
        <w:pStyle w:val="footnotedescription"/>
        <w:ind w:left="265" w:firstLine="0"/>
        <w:jc w:val="left"/>
      </w:pPr>
      <w:r>
        <w:rPr>
          <w:rStyle w:val="footnotemark"/>
        </w:rPr>
        <w:footnoteRef/>
      </w:r>
      <w:r>
        <w:t xml:space="preserve"> Source: Statista.com.</w:t>
      </w:r>
    </w:p>
  </w:footnote>
  <w:footnote w:id="17">
    <w:p w14:paraId="4FFA3B76" w14:textId="04A7AACC" w:rsidR="006719BC" w:rsidRDefault="001B5807">
      <w:pPr>
        <w:pStyle w:val="footnotedescription"/>
        <w:spacing w:after="30" w:line="281" w:lineRule="auto"/>
      </w:pPr>
      <w:r>
        <w:rPr>
          <w:rStyle w:val="footnotemark"/>
        </w:rPr>
        <w:footnoteRef/>
      </w:r>
      <w:r>
        <w:t xml:space="preserve"> The constraint is imposed by calculating a value of </w:t>
      </w:r>
      <w:r>
        <w:rPr>
          <w:rFonts w:ascii="Cambria" w:eastAsia="Cambria" w:hAnsi="Cambria" w:cs="Cambria"/>
          <w:i/>
        </w:rPr>
        <w:t xml:space="preserve">β </w:t>
      </w:r>
      <w:r>
        <w:t xml:space="preserve">where the GIC holds with equality and setting the upper bound for admissible discount factors to </w:t>
      </w:r>
      <w:r>
        <w:rPr>
          <w:rFonts w:ascii="Cambria" w:eastAsia="Cambria" w:hAnsi="Cambria" w:cs="Cambria"/>
        </w:rPr>
        <w:t>0</w:t>
      </w:r>
      <w:r>
        <w:rPr>
          <w:rFonts w:ascii="Cambria" w:eastAsia="Cambria" w:hAnsi="Cambria" w:cs="Cambria"/>
          <w:i/>
        </w:rPr>
        <w:t>.</w:t>
      </w:r>
      <w:r>
        <w:rPr>
          <w:rFonts w:ascii="Cambria" w:eastAsia="Cambria" w:hAnsi="Cambria" w:cs="Cambria"/>
        </w:rPr>
        <w:t>9975</w:t>
      </w:r>
      <w:ins w:id="710" w:author="Christopher Karlsten [2]" w:date="2022-11-05T10:56:00Z">
        <w:r w:rsidR="00506650">
          <w:rPr>
            <w:rFonts w:ascii="Cambria" w:eastAsia="Cambria" w:hAnsi="Cambria" w:cs="Cambria"/>
          </w:rPr>
          <w:t xml:space="preserve"> </w:t>
        </w:r>
      </w:ins>
      <w:r>
        <w:rPr>
          <w:rFonts w:ascii="Cambria" w:eastAsia="Cambria" w:hAnsi="Cambria" w:cs="Cambria"/>
        </w:rPr>
        <w:t xml:space="preserve">× </w:t>
      </w:r>
      <w:r>
        <w:t>that value.</w:t>
      </w:r>
    </w:p>
  </w:footnote>
  <w:footnote w:id="18">
    <w:p w14:paraId="4DC7F8AE" w14:textId="38972F0B" w:rsidR="006719BC" w:rsidRDefault="001B5807">
      <w:pPr>
        <w:pStyle w:val="footnotedescription"/>
        <w:ind w:right="261" w:firstLine="0"/>
        <w:jc w:val="right"/>
      </w:pPr>
      <w:r>
        <w:rPr>
          <w:rStyle w:val="footnotemark"/>
        </w:rPr>
        <w:footnoteRef/>
      </w:r>
      <w:r>
        <w:t xml:space="preserve"> See</w:t>
      </w:r>
      <w:ins w:id="711" w:author="Christopher Karlsten [2]" w:date="2022-10-28T17:23:00Z">
        <w:r w:rsidR="00982A96">
          <w:t>,</w:t>
        </w:r>
      </w:ins>
      <w:r>
        <w:t xml:space="preserve"> for example</w:t>
      </w:r>
      <w:ins w:id="712" w:author="Christopher Karlsten [2]" w:date="2022-10-28T17:23:00Z">
        <w:r w:rsidR="00982A96">
          <w:t>,</w:t>
        </w:r>
      </w:ins>
      <w:r>
        <w:t xml:space="preserve"> </w:t>
      </w:r>
      <w:r>
        <w:rPr>
          <w:color w:val="19184C"/>
        </w:rPr>
        <w:t xml:space="preserve">Skiba and </w:t>
      </w:r>
      <w:proofErr w:type="spellStart"/>
      <w:r>
        <w:rPr>
          <w:color w:val="19184C"/>
        </w:rPr>
        <w:t>Tobacman</w:t>
      </w:r>
      <w:proofErr w:type="spellEnd"/>
      <w:r>
        <w:rPr>
          <w:color w:val="19184C"/>
        </w:rPr>
        <w:t xml:space="preserve"> </w:t>
      </w:r>
      <w:r>
        <w:t>(</w:t>
      </w:r>
      <w:r>
        <w:rPr>
          <w:color w:val="19184C"/>
        </w:rPr>
        <w:t>2008</w:t>
      </w:r>
      <w:r>
        <w:t>)</w:t>
      </w:r>
      <w:ins w:id="713" w:author="Christopher Karlsten [2]" w:date="2022-10-28T17:23:00Z">
        <w:r w:rsidR="00982A96">
          <w:t>,</w:t>
        </w:r>
      </w:ins>
      <w:r>
        <w:t xml:space="preserve"> who estimate two-week discount rates of </w:t>
      </w:r>
      <w:r>
        <w:rPr>
          <w:rFonts w:ascii="Cambria" w:eastAsia="Cambria" w:hAnsi="Cambria" w:cs="Cambria"/>
        </w:rPr>
        <w:t xml:space="preserve">21 </w:t>
      </w:r>
      <w:r>
        <w:t>percent</w:t>
      </w:r>
      <w:ins w:id="714" w:author="Christopher Karlsten [2]" w:date="2022-10-28T17:24:00Z">
        <w:r w:rsidR="00982A96">
          <w:t>,</w:t>
        </w:r>
      </w:ins>
      <w:r>
        <w:t xml:space="preserve"> and </w:t>
      </w:r>
      <w:proofErr w:type="spellStart"/>
      <w:r>
        <w:rPr>
          <w:color w:val="19184C"/>
        </w:rPr>
        <w:t>Allcott</w:t>
      </w:r>
      <w:proofErr w:type="spellEnd"/>
      <w:r>
        <w:rPr>
          <w:color w:val="19184C"/>
        </w:rPr>
        <w:t>, Kim,</w:t>
      </w:r>
    </w:p>
  </w:footnote>
  <w:footnote w:id="19">
    <w:p w14:paraId="0B9C0ABF" w14:textId="07EC3372" w:rsidR="006719BC" w:rsidRDefault="001B5807">
      <w:pPr>
        <w:pStyle w:val="footnotedescription"/>
        <w:spacing w:line="251" w:lineRule="auto"/>
        <w:ind w:right="303"/>
      </w:pPr>
      <w:r>
        <w:rPr>
          <w:rStyle w:val="footnotemark"/>
        </w:rPr>
        <w:footnoteRef/>
      </w:r>
      <w:r>
        <w:t xml:space="preserve"> Again, consumption tends to first rise </w:t>
      </w:r>
      <w:del w:id="800" w:author="Christopher Karlsten [2]" w:date="2022-10-28T18:02:00Z">
        <w:r w:rsidDel="00957DC2">
          <w:delText>due to</w:delText>
        </w:r>
      </w:del>
      <w:ins w:id="801" w:author="Christopher Karlsten [2]" w:date="2022-10-28T18:02:00Z">
        <w:r w:rsidR="00957DC2">
          <w:t>because of</w:t>
        </w:r>
      </w:ins>
      <w:r>
        <w:t xml:space="preserve"> the build</w:t>
      </w:r>
      <w:del w:id="802" w:author="Christopher Karlsten [2]" w:date="2022-10-28T18:02:00Z">
        <w:r w:rsidDel="00957DC2">
          <w:delText>-</w:delText>
        </w:r>
      </w:del>
      <w:r>
        <w:t>up of precautionary savings, before falling again as the probability that the recession remains in place declines. This hump-shaped pattern feeds through to income, explaining the upward trend in income during the first two quarters.</w:t>
      </w:r>
    </w:p>
  </w:footnote>
  <w:footnote w:id="20">
    <w:p w14:paraId="7C550B90" w14:textId="77777777" w:rsidR="006719BC" w:rsidRDefault="001B5807">
      <w:pPr>
        <w:pStyle w:val="footnotedescription"/>
        <w:ind w:left="265" w:right="4400" w:firstLine="0"/>
        <w:jc w:val="left"/>
      </w:pPr>
      <w:r>
        <w:rPr>
          <w:rStyle w:val="footnotemark"/>
        </w:rPr>
        <w:footnoteRef/>
      </w:r>
      <w:r>
        <w:t xml:space="preserve"> Note that with log utility,</w:t>
      </w:r>
    </w:p>
  </w:footnote>
  <w:footnote w:id="21">
    <w:p w14:paraId="65A98CC5" w14:textId="1B20E3AD" w:rsidR="006719BC" w:rsidRDefault="001B5807">
      <w:pPr>
        <w:pStyle w:val="footnotedescription"/>
        <w:spacing w:after="28" w:line="242" w:lineRule="auto"/>
        <w:ind w:right="303"/>
      </w:pPr>
      <w:r>
        <w:rPr>
          <w:rStyle w:val="footnotemark"/>
        </w:rPr>
        <w:footnoteRef/>
      </w:r>
      <w:r>
        <w:t xml:space="preserve"> For the stimulus check and extended </w:t>
      </w:r>
      <w:del w:id="884" w:author="Christopher Karlsten" w:date="2022-10-29T18:25:00Z">
        <w:r w:rsidDel="003E5B7A">
          <w:delText>unemployment insurance</w:delText>
        </w:r>
      </w:del>
      <w:ins w:id="885" w:author="Christopher Karlsten" w:date="2022-10-29T18:25:00Z">
        <w:r w:rsidR="003E5B7A">
          <w:t>UI,</w:t>
        </w:r>
      </w:ins>
      <w:r>
        <w:t xml:space="preserve"> the payments made by the government are clearly defined and do not depend on aggregate demand effects. For the payroll tax cut, we define the payments as the difference between the take-home pay with and without the tax </w:t>
      </w:r>
      <w:proofErr w:type="gramStart"/>
      <w:r>
        <w:t>cut, but</w:t>
      </w:r>
      <w:proofErr w:type="gramEnd"/>
      <w:r>
        <w:t xml:space="preserve"> ignoring any aggregate demand effects. Aggregate demand effects would increase the value of the tax cut</w:t>
      </w:r>
      <w:del w:id="886" w:author="Christopher Karlsten [2]" w:date="2022-11-05T12:34:00Z">
        <w:r w:rsidDel="0051750D">
          <w:delText>,</w:delText>
        </w:r>
      </w:del>
      <w:r>
        <w:t xml:space="preserve"> because incomes would rise, but</w:t>
      </w:r>
      <w:ins w:id="887" w:author="Christopher Karlsten" w:date="2022-10-29T18:29:00Z">
        <w:r w:rsidR="00731928">
          <w:t>,</w:t>
        </w:r>
      </w:ins>
      <w:r>
        <w:t xml:space="preserve"> in fact</w:t>
      </w:r>
      <w:ins w:id="888" w:author="Christopher Karlsten" w:date="2022-10-29T18:29:00Z">
        <w:r w:rsidR="00731928">
          <w:t>, the effects would</w:t>
        </w:r>
      </w:ins>
      <w:r>
        <w:t xml:space="preserve"> increase rather than decrease the tax receipts of the government.</w:t>
      </w:r>
    </w:p>
  </w:footnote>
  <w:footnote w:id="22">
    <w:p w14:paraId="348A4C57" w14:textId="4ED287E5" w:rsidR="006719BC" w:rsidRDefault="001B5807">
      <w:pPr>
        <w:pStyle w:val="footnotedescription"/>
        <w:spacing w:after="6" w:line="269" w:lineRule="auto"/>
      </w:pPr>
      <w:r>
        <w:rPr>
          <w:rStyle w:val="footnotemark"/>
        </w:rPr>
        <w:footnoteRef/>
      </w:r>
      <w:r>
        <w:t xml:space="preserve"> Specifically, we reduce the size of the stimulus check from $1</w:t>
      </w:r>
      <w:ins w:id="899" w:author="Christopher Karlsten" w:date="2022-10-29T18:28:00Z">
        <w:r w:rsidR="00731928">
          <w:t>,</w:t>
        </w:r>
      </w:ins>
      <w:r>
        <w:t xml:space="preserve">200 to $80 per person, while the payroll tax cut is reduced from </w:t>
      </w:r>
      <w:del w:id="900" w:author="Christopher Karlsten" w:date="2022-10-29T18:32:00Z">
        <w:r w:rsidDel="00731928">
          <w:delText xml:space="preserve">a </w:delText>
        </w:r>
      </w:del>
      <w:r>
        <w:t>2 p</w:t>
      </w:r>
      <w:ins w:id="901" w:author="Christopher Karlsten" w:date="2022-10-29T18:32:00Z">
        <w:r w:rsidR="00731928">
          <w:t xml:space="preserve">ercentage </w:t>
        </w:r>
      </w:ins>
      <w:r>
        <w:t>p</w:t>
      </w:r>
      <w:ins w:id="902" w:author="Christopher Karlsten" w:date="2022-10-29T18:32:00Z">
        <w:r w:rsidR="00731928">
          <w:t>oints</w:t>
        </w:r>
      </w:ins>
      <w:r>
        <w:t xml:space="preserve"> to </w:t>
      </w:r>
      <w:del w:id="903" w:author="Christopher Karlsten" w:date="2022-10-29T18:32:00Z">
        <w:r w:rsidDel="00731928">
          <w:delText xml:space="preserve">a </w:delText>
        </w:r>
      </w:del>
      <w:r>
        <w:t>0.05 p</w:t>
      </w:r>
      <w:ins w:id="904" w:author="Christopher Karlsten" w:date="2022-10-29T18:33:00Z">
        <w:r w:rsidR="00731928">
          <w:t xml:space="preserve">ercentage </w:t>
        </w:r>
      </w:ins>
      <w:r>
        <w:t>p</w:t>
      </w:r>
      <w:ins w:id="905" w:author="Christopher Karlsten" w:date="2022-10-29T18:33:00Z">
        <w:r w:rsidR="00731928">
          <w:t>oint</w:t>
        </w:r>
      </w:ins>
      <w:del w:id="906" w:author="Christopher Karlsten" w:date="2022-10-29T18:33:00Z">
        <w:r w:rsidDel="00731928">
          <w:delText xml:space="preserve"> cu</w:delText>
        </w:r>
      </w:del>
      <w:del w:id="907" w:author="Christopher Karlsten" w:date="2022-10-29T18:32:00Z">
        <w:r w:rsidDel="00731928">
          <w:delText>t</w:delText>
        </w:r>
      </w:del>
      <w:r>
        <w:t>.</w:t>
      </w:r>
    </w:p>
  </w:footnote>
  <w:footnote w:id="23">
    <w:p w14:paraId="389F793A" w14:textId="311BA57A" w:rsidR="006719BC" w:rsidRDefault="001B5807">
      <w:pPr>
        <w:pStyle w:val="footnotedescription"/>
        <w:spacing w:line="245" w:lineRule="auto"/>
        <w:ind w:right="161"/>
        <w:jc w:val="left"/>
      </w:pPr>
      <w:r>
        <w:rPr>
          <w:rStyle w:val="footnotemark"/>
        </w:rPr>
        <w:footnoteRef/>
      </w:r>
      <w:r>
        <w:t xml:space="preserve"> The long-run multiplier for check stimulus is insensitive to the size of the check. The long-run multiplier for a</w:t>
      </w:r>
      <w:ins w:id="908" w:author="Christopher Karlsten" w:date="2022-10-29T18:34:00Z">
        <w:r w:rsidR="00493080">
          <w:t>n</w:t>
        </w:r>
      </w:ins>
      <w:r>
        <w:t xml:space="preserve"> $80 per</w:t>
      </w:r>
      <w:ins w:id="909" w:author="Christopher Karlsten" w:date="2022-10-29T18:34:00Z">
        <w:r w:rsidR="00493080">
          <w:t xml:space="preserve"> </w:t>
        </w:r>
      </w:ins>
      <w:del w:id="910" w:author="Christopher Karlsten" w:date="2022-10-29T18:34:00Z">
        <w:r w:rsidDel="00493080">
          <w:delText>-</w:delText>
        </w:r>
      </w:del>
      <w:r>
        <w:t>capita stimulus check is 1.343</w:t>
      </w:r>
      <w:ins w:id="911" w:author="Christopher Karlsten" w:date="2022-10-29T18:34:00Z">
        <w:r w:rsidR="00493080">
          <w:t>,</w:t>
        </w:r>
      </w:ins>
      <w:r>
        <w:t xml:space="preserve"> while it is 1.339 for a $1</w:t>
      </w:r>
      <w:ins w:id="912" w:author="Christopher Karlsten" w:date="2022-10-29T18:34:00Z">
        <w:r w:rsidR="00493080">
          <w:t>,</w:t>
        </w:r>
      </w:ins>
      <w:r>
        <w:t xml:space="preserve">200 check. Hence, the downscaling of the stimulus check does not alter the </w:t>
      </w:r>
      <w:ins w:id="913" w:author="Christopher Karlsten" w:date="2022-10-29T18:34:00Z">
        <w:r w:rsidR="00493080">
          <w:t>effe</w:t>
        </w:r>
      </w:ins>
      <w:del w:id="914" w:author="Christopher Karlsten" w:date="2022-10-29T18:34:00Z">
        <w:r w:rsidDel="00493080">
          <w:delText>impa</w:delText>
        </w:r>
      </w:del>
      <w:r>
        <w:t>ct on consumption per unit of policy expenditure. The same is true for the tax cut, where the change in the multiplier is almost zero.</w:t>
      </w:r>
    </w:p>
  </w:footnote>
  <w:footnote w:id="24">
    <w:p w14:paraId="58FA74D2" w14:textId="512D1C12" w:rsidR="006719BC" w:rsidRDefault="001B5807">
      <w:pPr>
        <w:pStyle w:val="footnotedescription"/>
        <w:spacing w:line="294" w:lineRule="auto"/>
        <w:ind w:right="151"/>
      </w:pPr>
      <w:r>
        <w:rPr>
          <w:rStyle w:val="footnotemark"/>
        </w:rPr>
        <w:footnoteRef/>
      </w:r>
      <w:r>
        <w:t xml:space="preserve"> The long-run multiplier of the policies increases by about 1</w:t>
      </w:r>
      <w:ins w:id="1089" w:author="Christopher Karlsten" w:date="2022-10-29T19:20:00Z">
        <w:r w:rsidR="0075770E">
          <w:t xml:space="preserve"> to </w:t>
        </w:r>
      </w:ins>
      <w:del w:id="1090" w:author="Christopher Karlsten" w:date="2022-10-29T19:20:00Z">
        <w:r w:rsidDel="0075770E">
          <w:delText>-</w:delText>
        </w:r>
      </w:del>
      <w:r>
        <w:t>1.5</w:t>
      </w:r>
      <w:ins w:id="1091" w:author="Christopher Karlsten" w:date="2022-10-29T19:20:00Z">
        <w:r w:rsidR="0075770E">
          <w:t xml:space="preserve"> percent </w:t>
        </w:r>
      </w:ins>
      <w:ins w:id="1092" w:author="Christopher Karlsten [2]" w:date="2022-11-06T12:18:00Z">
        <w:r w:rsidR="00730B70">
          <w:t>in</w:t>
        </w:r>
      </w:ins>
      <w:del w:id="1093" w:author="Christopher Karlsten" w:date="2022-10-29T19:20:00Z">
        <w:r w:rsidDel="0075770E">
          <w:delText>%</w:delText>
        </w:r>
      </w:del>
      <w:r>
        <w:t xml:space="preserve"> moving from an interest rate of 1.01 (the baseline as reported in table </w:t>
      </w:r>
      <w:r>
        <w:rPr>
          <w:color w:val="4C0000"/>
        </w:rPr>
        <w:t>3</w:t>
      </w:r>
      <w:r>
        <w:t>) to 1.015.</w:t>
      </w:r>
    </w:p>
  </w:footnote>
  <w:footnote w:id="25">
    <w:p w14:paraId="1B607276" w14:textId="1747DA41" w:rsidR="006719BC" w:rsidRDefault="001B5807">
      <w:pPr>
        <w:pStyle w:val="footnotedescription"/>
        <w:spacing w:line="277" w:lineRule="auto"/>
        <w:ind w:right="303"/>
      </w:pPr>
      <w:r>
        <w:rPr>
          <w:rStyle w:val="footnotemark"/>
        </w:rPr>
        <w:footnoteRef/>
      </w:r>
      <w:r>
        <w:t xml:space="preserve"> Note that</w:t>
      </w:r>
      <w:ins w:id="1138" w:author="Christopher Karlsten" w:date="2022-10-30T15:31:00Z">
        <w:r w:rsidR="0002330D">
          <w:t>,</w:t>
        </w:r>
      </w:ins>
      <w:r>
        <w:t xml:space="preserve"> as in the baseline case, the discount factor for the most patient type in the Dropout group is constrained by the GIC. When </w:t>
      </w:r>
      <w:r>
        <w:rPr>
          <w:rFonts w:ascii="Cambria" w:eastAsia="Cambria" w:hAnsi="Cambria" w:cs="Cambria"/>
          <w:i/>
        </w:rPr>
        <w:t xml:space="preserve">γ </w:t>
      </w:r>
      <w:r>
        <w:rPr>
          <w:rFonts w:ascii="Cambria" w:eastAsia="Cambria" w:hAnsi="Cambria" w:cs="Cambria"/>
        </w:rPr>
        <w:t>= 3</w:t>
      </w:r>
      <w:r>
        <w:rPr>
          <w:rFonts w:ascii="Cambria" w:eastAsia="Cambria" w:hAnsi="Cambria" w:cs="Cambria"/>
          <w:i/>
        </w:rPr>
        <w:t>.</w:t>
      </w:r>
      <w:r>
        <w:rPr>
          <w:rFonts w:ascii="Cambria" w:eastAsia="Cambria" w:hAnsi="Cambria" w:cs="Cambria"/>
        </w:rPr>
        <w:t>0</w:t>
      </w:r>
      <w:ins w:id="1139" w:author="Christopher Karlsten" w:date="2022-10-30T15:32:00Z">
        <w:r w:rsidR="0002330D">
          <w:rPr>
            <w:rFonts w:ascii="Cambria" w:eastAsia="Cambria" w:hAnsi="Cambria" w:cs="Cambria"/>
          </w:rPr>
          <w:t>,</w:t>
        </w:r>
      </w:ins>
      <w:r>
        <w:rPr>
          <w:rFonts w:ascii="Cambria" w:eastAsia="Cambria" w:hAnsi="Cambria" w:cs="Cambria"/>
        </w:rPr>
        <w:t xml:space="preserve"> </w:t>
      </w:r>
      <w:r>
        <w:t xml:space="preserve">a constraint is also binding for the least patient type in the Dropout group. The large value of </w:t>
      </w:r>
      <w:r>
        <w:rPr>
          <w:rFonts w:ascii="Cambria" w:eastAsia="Cambria" w:hAnsi="Cambria" w:cs="Cambria"/>
        </w:rPr>
        <w:t xml:space="preserve">∇ </w:t>
      </w:r>
      <w:r>
        <w:t xml:space="preserve">relative to </w:t>
      </w:r>
      <w:r>
        <w:rPr>
          <w:rFonts w:ascii="Cambria" w:eastAsia="Cambria" w:hAnsi="Cambria" w:cs="Cambria"/>
          <w:i/>
        </w:rPr>
        <w:t xml:space="preserve">β </w:t>
      </w:r>
      <w:r>
        <w:t>would imply a negative discount factor, and to prevent this</w:t>
      </w:r>
      <w:ins w:id="1140" w:author="Christopher Karlsten [2]" w:date="2022-11-06T12:43:00Z">
        <w:r w:rsidR="00991ECA">
          <w:t xml:space="preserve"> result</w:t>
        </w:r>
      </w:ins>
      <w:ins w:id="1141" w:author="Christopher Karlsten" w:date="2022-10-30T15:36:00Z">
        <w:r w:rsidR="0002330D">
          <w:t>,</w:t>
        </w:r>
      </w:ins>
      <w:r>
        <w:t xml:space="preserve"> we constrain the lowest discount factor to be </w:t>
      </w:r>
      <w:r>
        <w:rPr>
          <w:rFonts w:ascii="Cambria" w:eastAsia="Cambria" w:hAnsi="Cambria" w:cs="Cambria"/>
        </w:rPr>
        <w:t>0</w:t>
      </w:r>
      <w:r>
        <w:rPr>
          <w:rFonts w:ascii="Cambria" w:eastAsia="Cambria" w:hAnsi="Cambria" w:cs="Cambria"/>
          <w:i/>
        </w:rPr>
        <w:t>.</w:t>
      </w:r>
      <w:r>
        <w:rPr>
          <w:rFonts w:ascii="Cambria" w:eastAsia="Cambria" w:hAnsi="Cambria" w:cs="Cambria"/>
        </w:rPr>
        <w:t>01</w:t>
      </w:r>
      <w:r>
        <w:t>.</w:t>
      </w:r>
    </w:p>
  </w:footnote>
  <w:footnote w:id="26">
    <w:p w14:paraId="5E13C7FF" w14:textId="024498CC" w:rsidR="006719BC" w:rsidRDefault="001B5807">
      <w:pPr>
        <w:pStyle w:val="footnotedescription"/>
        <w:spacing w:after="41" w:line="264" w:lineRule="auto"/>
        <w:ind w:right="302"/>
      </w:pPr>
      <w:r>
        <w:rPr>
          <w:rStyle w:val="footnotemark"/>
        </w:rPr>
        <w:footnoteRef/>
      </w:r>
      <w:r>
        <w:t xml:space="preserve"> Mirroring the welfare results, the long-run mul</w:t>
      </w:r>
      <w:del w:id="1226" w:author="Christopher Karlsten" w:date="2022-10-31T17:40:00Z">
        <w:r w:rsidDel="00111D98">
          <w:delText>i</w:delText>
        </w:r>
      </w:del>
      <w:r>
        <w:t>t</w:t>
      </w:r>
      <w:ins w:id="1227" w:author="Christopher Karlsten" w:date="2022-10-31T17:40:00Z">
        <w:r w:rsidR="00111D98">
          <w:t>i</w:t>
        </w:r>
      </w:ins>
      <w:r>
        <w:t>pliers of the policies for the alternative risk</w:t>
      </w:r>
      <w:ins w:id="1228" w:author="Christopher Karlsten" w:date="2022-10-30T15:50:00Z">
        <w:r w:rsidR="009B1030">
          <w:t>-</w:t>
        </w:r>
      </w:ins>
      <w:del w:id="1229" w:author="Christopher Karlsten" w:date="2022-10-30T15:50:00Z">
        <w:r w:rsidDel="009B1030">
          <w:delText xml:space="preserve"> </w:delText>
        </w:r>
      </w:del>
      <w:r>
        <w:t>aversion values are very close to those for the baseline calibration. The largest difference amounts to only a 3</w:t>
      </w:r>
      <w:ins w:id="1230" w:author="Christopher Karlsten" w:date="2022-10-31T17:41:00Z">
        <w:r w:rsidR="00111D98">
          <w:t xml:space="preserve"> percent</w:t>
        </w:r>
      </w:ins>
      <w:del w:id="1231" w:author="Christopher Karlsten" w:date="2022-10-31T17:41:00Z">
        <w:r w:rsidDel="00111D98">
          <w:delText>%</w:delText>
        </w:r>
      </w:del>
      <w:r>
        <w:t xml:space="preserve"> increase in the multiplier for the UI extension policy in the </w:t>
      </w:r>
      <w:r>
        <w:rPr>
          <w:rFonts w:ascii="Cambria" w:eastAsia="Cambria" w:hAnsi="Cambria" w:cs="Cambria"/>
          <w:i/>
        </w:rPr>
        <w:t xml:space="preserve">γ </w:t>
      </w:r>
      <w:r>
        <w:rPr>
          <w:rFonts w:ascii="Cambria" w:eastAsia="Cambria" w:hAnsi="Cambria" w:cs="Cambria"/>
        </w:rPr>
        <w:t xml:space="preserve">= 1 </w:t>
      </w:r>
      <w:r>
        <w:t>case relative to the baseline.</w:t>
      </w:r>
    </w:p>
  </w:footnote>
  <w:footnote w:id="27">
    <w:p w14:paraId="37EC6524" w14:textId="0EE5796F" w:rsidR="006719BC" w:rsidRDefault="001B5807">
      <w:pPr>
        <w:pStyle w:val="footnotedescription"/>
        <w:spacing w:line="243" w:lineRule="auto"/>
        <w:ind w:right="303"/>
      </w:pPr>
      <w:r>
        <w:rPr>
          <w:rStyle w:val="footnotemark"/>
        </w:rPr>
        <w:footnoteRef/>
      </w:r>
      <w:r>
        <w:t xml:space="preserve"> In </w:t>
      </w:r>
      <w:r>
        <w:rPr>
          <w:color w:val="19184C"/>
        </w:rPr>
        <w:t xml:space="preserve">Den </w:t>
      </w:r>
      <w:proofErr w:type="spellStart"/>
      <w:r>
        <w:rPr>
          <w:color w:val="19184C"/>
        </w:rPr>
        <w:t>Haan</w:t>
      </w:r>
      <w:proofErr w:type="spellEnd"/>
      <w:r>
        <w:rPr>
          <w:color w:val="19184C"/>
        </w:rPr>
        <w:t xml:space="preserve">, Judd, and </w:t>
      </w:r>
      <w:proofErr w:type="spellStart"/>
      <w:r>
        <w:rPr>
          <w:color w:val="19184C"/>
        </w:rPr>
        <w:t>Juillard</w:t>
      </w:r>
      <w:proofErr w:type="spellEnd"/>
      <w:r>
        <w:rPr>
          <w:color w:val="19184C"/>
        </w:rPr>
        <w:t xml:space="preserve"> </w:t>
      </w:r>
      <w:r>
        <w:t>(</w:t>
      </w:r>
      <w:r>
        <w:rPr>
          <w:color w:val="19184C"/>
        </w:rPr>
        <w:t>2010</w:t>
      </w:r>
      <w:r>
        <w:t>), there is only one unemployment state and, hence, no sense in which benefits expire after a while. Therefore, this replacement rate applies for long-term unemployed</w:t>
      </w:r>
      <w:ins w:id="1240" w:author="Christopher Karlsten" w:date="2022-10-31T17:44:00Z">
        <w:r w:rsidR="00111D98">
          <w:t>,</w:t>
        </w:r>
      </w:ins>
      <w:r>
        <w:t xml:space="preserve"> as it does in our model, but in this paper</w:t>
      </w:r>
      <w:ins w:id="1241" w:author="Christopher Karlsten" w:date="2022-10-31T17:42:00Z">
        <w:r w:rsidR="00111D98">
          <w:t>,</w:t>
        </w:r>
      </w:ins>
      <w:r>
        <w:t xml:space="preserve"> there is also an intermediate state in which benefits are higher until they expire.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A5AC" w14:textId="77777777" w:rsidR="006719BC" w:rsidRDefault="006719BC">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BFB42" w14:textId="77777777" w:rsidR="006719BC" w:rsidRDefault="001B5807">
    <w:pPr>
      <w:spacing w:after="0" w:line="259" w:lineRule="auto"/>
      <w:ind w:left="-1488" w:right="1607" w:firstLine="0"/>
      <w:jc w:val="left"/>
    </w:pPr>
    <w:r>
      <w:rPr>
        <w:noProof/>
        <w:sz w:val="22"/>
      </w:rPr>
      <mc:AlternateContent>
        <mc:Choice Requires="wpg">
          <w:drawing>
            <wp:anchor distT="0" distB="0" distL="114300" distR="114300" simplePos="0" relativeHeight="251658240" behindDoc="0" locked="0" layoutInCell="1" allowOverlap="1" wp14:anchorId="5CEE5C0D" wp14:editId="3F4E4C6B">
              <wp:simplePos x="0" y="0"/>
              <wp:positionH relativeFrom="page">
                <wp:posOffset>2079012</wp:posOffset>
              </wp:positionH>
              <wp:positionV relativeFrom="page">
                <wp:posOffset>1253901</wp:posOffset>
              </wp:positionV>
              <wp:extent cx="3515563" cy="700251"/>
              <wp:effectExtent l="0" t="0" r="0" b="0"/>
              <wp:wrapSquare wrapText="bothSides"/>
              <wp:docPr id="61945" name="Group 61945"/>
              <wp:cNvGraphicFramePr/>
              <a:graphic xmlns:a="http://schemas.openxmlformats.org/drawingml/2006/main">
                <a:graphicData uri="http://schemas.microsoft.com/office/word/2010/wordprocessingGroup">
                  <wpg:wgp>
                    <wpg:cNvGrpSpPr/>
                    <wpg:grpSpPr>
                      <a:xfrm>
                        <a:off x="0" y="0"/>
                        <a:ext cx="3515563" cy="700251"/>
                        <a:chOff x="0" y="0"/>
                        <a:chExt cx="3515563" cy="700251"/>
                      </a:xfrm>
                    </wpg:grpSpPr>
                    <wps:wsp>
                      <wps:cNvPr id="61946" name="Shape 61946"/>
                      <wps:cNvSpPr/>
                      <wps:spPr>
                        <a:xfrm>
                          <a:off x="0" y="0"/>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61947" name="Shape 61947"/>
                      <wps:cNvSpPr/>
                      <wps:spPr>
                        <a:xfrm>
                          <a:off x="1730480" y="52502"/>
                          <a:ext cx="1732580" cy="647749"/>
                        </a:xfrm>
                        <a:custGeom>
                          <a:avLst/>
                          <a:gdLst/>
                          <a:ahLst/>
                          <a:cxnLst/>
                          <a:rect l="0" t="0" r="0" b="0"/>
                          <a:pathLst>
                            <a:path w="1732580" h="647749">
                              <a:moveTo>
                                <a:pt x="21001" y="0"/>
                              </a:moveTo>
                              <a:lnTo>
                                <a:pt x="1711579" y="0"/>
                              </a:lnTo>
                              <a:cubicBezTo>
                                <a:pt x="1725580" y="0"/>
                                <a:pt x="1732580" y="7000"/>
                                <a:pt x="1732580" y="21001"/>
                              </a:cubicBezTo>
                              <a:lnTo>
                                <a:pt x="1732580" y="626748"/>
                              </a:lnTo>
                              <a:cubicBezTo>
                                <a:pt x="1732580" y="640748"/>
                                <a:pt x="1725580" y="647749"/>
                                <a:pt x="1711579" y="647749"/>
                              </a:cubicBezTo>
                              <a:lnTo>
                                <a:pt x="21001" y="647749"/>
                              </a:lnTo>
                              <a:cubicBezTo>
                                <a:pt x="7000" y="647749"/>
                                <a:pt x="0" y="640748"/>
                                <a:pt x="0" y="626748"/>
                              </a:cubicBezTo>
                              <a:lnTo>
                                <a:pt x="0" y="21001"/>
                              </a:lnTo>
                              <a:cubicBezTo>
                                <a:pt x="0" y="7000"/>
                                <a:pt x="7000" y="0"/>
                                <a:pt x="21001" y="0"/>
                              </a:cubicBezTo>
                              <a:close/>
                            </a:path>
                          </a:pathLst>
                        </a:custGeom>
                        <a:ln w="10500" cap="flat">
                          <a:miter lim="127000"/>
                        </a:ln>
                      </wps:spPr>
                      <wps:style>
                        <a:lnRef idx="1">
                          <a:srgbClr val="CCCCCC">
                            <a:alpha val="80000"/>
                          </a:srgbClr>
                        </a:lnRef>
                        <a:fillRef idx="0">
                          <a:srgbClr val="FFFFFF">
                            <a:alpha val="80000"/>
                          </a:srgbClr>
                        </a:fillRef>
                        <a:effectRef idx="0">
                          <a:scrgbClr r="0" g="0" b="0"/>
                        </a:effectRef>
                        <a:fontRef idx="none"/>
                      </wps:style>
                      <wps:bodyPr/>
                    </wps:wsp>
                    <wps:wsp>
                      <wps:cNvPr id="61948" name="Rectangle 61948"/>
                      <wps:cNvSpPr/>
                      <wps:spPr>
                        <a:xfrm>
                          <a:off x="2066496" y="44771"/>
                          <a:ext cx="513936" cy="236858"/>
                        </a:xfrm>
                        <a:prstGeom prst="rect">
                          <a:avLst/>
                        </a:prstGeom>
                        <a:ln>
                          <a:noFill/>
                        </a:ln>
                      </wps:spPr>
                      <wps:txbx>
                        <w:txbxContent>
                          <w:p w14:paraId="1F826B40" w14:textId="77777777" w:rsidR="006719BC" w:rsidRDefault="001B5807">
                            <w:pPr>
                              <w:spacing w:after="160" w:line="259" w:lineRule="auto"/>
                              <w:ind w:left="0" w:right="0" w:firstLine="0"/>
                              <w:jc w:val="left"/>
                            </w:pPr>
                            <w:r>
                              <w:rPr>
                                <w:sz w:val="17"/>
                              </w:rPr>
                              <w:t>Income</w:t>
                            </w:r>
                          </w:p>
                        </w:txbxContent>
                      </wps:txbx>
                      <wps:bodyPr horzOverflow="overflow" vert="horz" lIns="0" tIns="0" rIns="0" bIns="0" rtlCol="0">
                        <a:noAutofit/>
                      </wps:bodyPr>
                    </wps:wsp>
                  </wpg:wgp>
                </a:graphicData>
              </a:graphic>
            </wp:anchor>
          </w:drawing>
        </mc:Choice>
        <mc:Fallback>
          <w:pict>
            <v:group w14:anchorId="5CEE5C0D" id="Group 61945" o:spid="_x0000_s1275" style="position:absolute;left:0;text-align:left;margin-left:163.7pt;margin-top:98.75pt;width:276.8pt;height:55.15pt;z-index:251658240;mso-position-horizontal-relative:page;mso-position-vertical-relative:page" coordsize="35155,7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">
              <v:shape id="Shape 61946" o:spid="_x0000_s1276" style="position:absolute;width:35155;height:0;visibility:visible;mso-wrap-style:square;v-text-anchor:top" coordsize="3515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" path="m,l3515563,e" filled="f" strokeweight=".23333mm">
                <v:stroke miterlimit="83231f" joinstyle="miter" endcap="square"/>
                <v:path arrowok="t" textboxrect="0,0,3515563,0"/>
              </v:shape>
              <v:shape id="Shape 61947" o:spid="_x0000_s1277" style="position:absolute;left:17304;top:525;width:17326;height:6477;visibility:visible;mso-wrap-style:square;v-text-anchor:top" coordsize="1732580,6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" path="m21001,l1711579,v14001,,21001,7000,21001,21001l1732580,626748v,14000,-7000,21001,-21001,21001l21001,647749c7000,647749,,640748,,626748l,21001c,7000,7000,,21001,xe" filled="f" strokecolor="#ccc" strokeweight=".29167mm">
                <v:stroke opacity="52428f" miterlimit="83231f" joinstyle="miter"/>
                <v:path arrowok="t" textboxrect="0,0,1732580,647749"/>
              </v:shape>
              <v:rect id="Rectangle 61948" o:spid="_x0000_s1278" style="position:absolute;left:20664;top:447;width:514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" filled="f" stroked="f">
                <v:textbox inset="0,0,0,0">
                  <w:txbxContent>
                    <w:p w14:paraId="1F826B40" w14:textId="77777777" w:rsidR="006719BC" w:rsidRDefault="001B5807">
                      <w:pPr>
                        <w:spacing w:after="160" w:line="259" w:lineRule="auto"/>
                        <w:ind w:left="0" w:right="0" w:firstLine="0"/>
                        <w:jc w:val="left"/>
                      </w:pPr>
                      <w:r>
                        <w:rPr>
                          <w:sz w:val="17"/>
                        </w:rPr>
                        <w:t>Income</w:t>
                      </w:r>
                    </w:p>
                  </w:txbxContent>
                </v:textbox>
              </v:rect>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FA14B" w14:textId="585AA118" w:rsidR="006719BC" w:rsidRDefault="001B5807">
    <w:pPr>
      <w:spacing w:after="0" w:line="259" w:lineRule="auto"/>
      <w:ind w:left="-1488" w:right="1607" w:firstLine="0"/>
      <w:jc w:val="left"/>
    </w:pPr>
    <w:r>
      <w:rPr>
        <w:noProof/>
        <w:sz w:val="22"/>
      </w:rPr>
      <mc:AlternateContent>
        <mc:Choice Requires="wps">
          <w:drawing>
            <wp:anchor distT="0" distB="0" distL="114300" distR="114300" simplePos="0" relativeHeight="251668480" behindDoc="0" locked="0" layoutInCell="0" allowOverlap="1" wp14:anchorId="27E303A4" wp14:editId="2AF70994">
              <wp:simplePos x="0" y="0"/>
              <wp:positionH relativeFrom="page">
                <wp:posOffset>0</wp:posOffset>
              </wp:positionH>
              <wp:positionV relativeFrom="page">
                <wp:posOffset>190500</wp:posOffset>
              </wp:positionV>
              <wp:extent cx="7560310" cy="273050"/>
              <wp:effectExtent l="0" t="0" r="0" b="12700"/>
              <wp:wrapNone/>
              <wp:docPr id="7" name="MSIPCM4a4e469e850bb09f47a0201b" descr="{&quot;HashCode&quot;:320688167,&quot;Height&quot;:841.0,&quot;Width&quot;:595.0,&quot;Placement&quot;:&quot;Header&quot;,&quot;Index&quot;:&quot;Primary&quot;,&quot;Section&quot;:6,&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38497BD" w14:textId="2F78410C"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7E303A4" id="_x0000_t202" coordsize="21600,21600" o:spt="202" path="m,l,21600r21600,l21600,xe">
              <v:stroke joinstyle="miter"/>
              <v:path gradientshapeok="t" o:connecttype="rect"/>
            </v:shapetype>
            <v:shape id="MSIPCM4a4e469e850bb09f47a0201b" o:spid="_x0000_s1279" type="#_x0000_t202" alt="{&quot;HashCode&quot;:320688167,&quot;Height&quot;:841.0,&quot;Width&quot;:595.0,&quot;Placement&quot;:&quot;Header&quot;,&quot;Index&quot;:&quot;Primary&quot;,&quot;Section&quot;:6,&quot;Top&quot;:0.0,&quot;Left&quot;:0.0}" style="position:absolute;left:0;text-align:left;margin-left:0;margin-top:15pt;width:595.3pt;height:21.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PmGwIAACw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" o:allowincell="f" filled="f" stroked="f" strokeweight=".5pt">
              <v:textbox inset="20pt,0,,0">
                <w:txbxContent>
                  <w:p w14:paraId="038497BD" w14:textId="2F78410C"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r>
      <w:rPr>
        <w:noProof/>
        <w:sz w:val="22"/>
      </w:rPr>
      <mc:AlternateContent>
        <mc:Choice Requires="wpg">
          <w:drawing>
            <wp:anchor distT="0" distB="0" distL="114300" distR="114300" simplePos="0" relativeHeight="251659264" behindDoc="0" locked="0" layoutInCell="1" allowOverlap="1" wp14:anchorId="39D67BB7" wp14:editId="7454E2F6">
              <wp:simplePos x="0" y="0"/>
              <wp:positionH relativeFrom="page">
                <wp:posOffset>2079012</wp:posOffset>
              </wp:positionH>
              <wp:positionV relativeFrom="page">
                <wp:posOffset>1253901</wp:posOffset>
              </wp:positionV>
              <wp:extent cx="3515563" cy="700251"/>
              <wp:effectExtent l="0" t="0" r="0" b="0"/>
              <wp:wrapSquare wrapText="bothSides"/>
              <wp:docPr id="61931" name="Group 61931"/>
              <wp:cNvGraphicFramePr/>
              <a:graphic xmlns:a="http://schemas.openxmlformats.org/drawingml/2006/main">
                <a:graphicData uri="http://schemas.microsoft.com/office/word/2010/wordprocessingGroup">
                  <wpg:wgp>
                    <wpg:cNvGrpSpPr/>
                    <wpg:grpSpPr>
                      <a:xfrm>
                        <a:off x="0" y="0"/>
                        <a:ext cx="3515563" cy="700251"/>
                        <a:chOff x="0" y="0"/>
                        <a:chExt cx="3515563" cy="700251"/>
                      </a:xfrm>
                    </wpg:grpSpPr>
                    <wps:wsp>
                      <wps:cNvPr id="61932" name="Shape 61932"/>
                      <wps:cNvSpPr/>
                      <wps:spPr>
                        <a:xfrm>
                          <a:off x="0" y="0"/>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61933" name="Shape 61933"/>
                      <wps:cNvSpPr/>
                      <wps:spPr>
                        <a:xfrm>
                          <a:off x="1730480" y="52502"/>
                          <a:ext cx="1732580" cy="647749"/>
                        </a:xfrm>
                        <a:custGeom>
                          <a:avLst/>
                          <a:gdLst/>
                          <a:ahLst/>
                          <a:cxnLst/>
                          <a:rect l="0" t="0" r="0" b="0"/>
                          <a:pathLst>
                            <a:path w="1732580" h="647749">
                              <a:moveTo>
                                <a:pt x="21001" y="0"/>
                              </a:moveTo>
                              <a:lnTo>
                                <a:pt x="1711579" y="0"/>
                              </a:lnTo>
                              <a:cubicBezTo>
                                <a:pt x="1725580" y="0"/>
                                <a:pt x="1732580" y="7000"/>
                                <a:pt x="1732580" y="21001"/>
                              </a:cubicBezTo>
                              <a:lnTo>
                                <a:pt x="1732580" y="626748"/>
                              </a:lnTo>
                              <a:cubicBezTo>
                                <a:pt x="1732580" y="640748"/>
                                <a:pt x="1725580" y="647749"/>
                                <a:pt x="1711579" y="647749"/>
                              </a:cubicBezTo>
                              <a:lnTo>
                                <a:pt x="21001" y="647749"/>
                              </a:lnTo>
                              <a:cubicBezTo>
                                <a:pt x="7000" y="647749"/>
                                <a:pt x="0" y="640748"/>
                                <a:pt x="0" y="626748"/>
                              </a:cubicBezTo>
                              <a:lnTo>
                                <a:pt x="0" y="21001"/>
                              </a:lnTo>
                              <a:cubicBezTo>
                                <a:pt x="0" y="7000"/>
                                <a:pt x="7000" y="0"/>
                                <a:pt x="21001" y="0"/>
                              </a:cubicBezTo>
                              <a:close/>
                            </a:path>
                          </a:pathLst>
                        </a:custGeom>
                        <a:ln w="10500" cap="flat">
                          <a:miter lim="127000"/>
                        </a:ln>
                      </wps:spPr>
                      <wps:style>
                        <a:lnRef idx="1">
                          <a:srgbClr val="CCCCCC">
                            <a:alpha val="80000"/>
                          </a:srgbClr>
                        </a:lnRef>
                        <a:fillRef idx="0">
                          <a:srgbClr val="FFFFFF">
                            <a:alpha val="80000"/>
                          </a:srgbClr>
                        </a:fillRef>
                        <a:effectRef idx="0">
                          <a:scrgbClr r="0" g="0" b="0"/>
                        </a:effectRef>
                        <a:fontRef idx="none"/>
                      </wps:style>
                      <wps:bodyPr/>
                    </wps:wsp>
                    <wps:wsp>
                      <wps:cNvPr id="61934" name="Rectangle 61934"/>
                      <wps:cNvSpPr/>
                      <wps:spPr>
                        <a:xfrm>
                          <a:off x="2066496" y="44771"/>
                          <a:ext cx="513936" cy="236858"/>
                        </a:xfrm>
                        <a:prstGeom prst="rect">
                          <a:avLst/>
                        </a:prstGeom>
                        <a:ln>
                          <a:noFill/>
                        </a:ln>
                      </wps:spPr>
                      <wps:txbx>
                        <w:txbxContent>
                          <w:p w14:paraId="1F90D47E" w14:textId="77777777" w:rsidR="006719BC" w:rsidRDefault="001B5807">
                            <w:pPr>
                              <w:spacing w:after="160" w:line="259" w:lineRule="auto"/>
                              <w:ind w:left="0" w:right="0" w:firstLine="0"/>
                              <w:jc w:val="left"/>
                            </w:pPr>
                            <w:r>
                              <w:rPr>
                                <w:sz w:val="17"/>
                              </w:rPr>
                              <w:t>Income</w:t>
                            </w:r>
                          </w:p>
                        </w:txbxContent>
                      </wps:txbx>
                      <wps:bodyPr horzOverflow="overflow" vert="horz" lIns="0" tIns="0" rIns="0" bIns="0" rtlCol="0">
                        <a:noAutofit/>
                      </wps:bodyPr>
                    </wps:wsp>
                  </wpg:wgp>
                </a:graphicData>
              </a:graphic>
            </wp:anchor>
          </w:drawing>
        </mc:Choice>
        <mc:Fallback>
          <w:pict>
            <v:group w14:anchorId="39D67BB7" id="Group 61931" o:spid="_x0000_s1280" style="position:absolute;left:0;text-align:left;margin-left:163.7pt;margin-top:98.75pt;width:276.8pt;height:55.15pt;z-index:251659264;mso-position-horizontal-relative:page;mso-position-vertical-relative:page" coordsize="35155,7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">
              <v:shape id="Shape 61932" o:spid="_x0000_s1281" style="position:absolute;width:35155;height:0;visibility:visible;mso-wrap-style:square;v-text-anchor:top" coordsize="3515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" path="m,l3515563,e" filled="f" strokeweight=".23333mm">
                <v:stroke miterlimit="83231f" joinstyle="miter" endcap="square"/>
                <v:path arrowok="t" textboxrect="0,0,3515563,0"/>
              </v:shape>
              <v:shape id="Shape 61933" o:spid="_x0000_s1282" style="position:absolute;left:17304;top:525;width:17326;height:6477;visibility:visible;mso-wrap-style:square;v-text-anchor:top" coordsize="1732580,6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" path="m21001,l1711579,v14001,,21001,7000,21001,21001l1732580,626748v,14000,-7000,21001,-21001,21001l21001,647749c7000,647749,,640748,,626748l,21001c,7000,7000,,21001,xe" filled="f" strokecolor="#ccc" strokeweight=".29167mm">
                <v:stroke opacity="52428f" miterlimit="83231f" joinstyle="miter"/>
                <v:path arrowok="t" textboxrect="0,0,1732580,647749"/>
              </v:shape>
              <v:rect id="Rectangle 61934" o:spid="_x0000_s1283" style="position:absolute;left:20664;top:447;width:514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" filled="f" stroked="f">
                <v:textbox inset="0,0,0,0">
                  <w:txbxContent>
                    <w:p w14:paraId="1F90D47E" w14:textId="77777777" w:rsidR="006719BC" w:rsidRDefault="001B5807">
                      <w:pPr>
                        <w:spacing w:after="160" w:line="259" w:lineRule="auto"/>
                        <w:ind w:left="0" w:right="0" w:firstLine="0"/>
                        <w:jc w:val="left"/>
                      </w:pPr>
                      <w:r>
                        <w:rPr>
                          <w:sz w:val="17"/>
                        </w:rPr>
                        <w:t>Income</w:t>
                      </w:r>
                    </w:p>
                  </w:txbxContent>
                </v:textbox>
              </v:rect>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7CBFB" w14:textId="797AE1EA" w:rsidR="006719BC" w:rsidRDefault="001B5807">
    <w:pPr>
      <w:spacing w:after="0" w:line="259" w:lineRule="auto"/>
      <w:ind w:left="-1488" w:right="1607" w:firstLine="0"/>
      <w:jc w:val="left"/>
    </w:pPr>
    <w:r>
      <w:rPr>
        <w:noProof/>
        <w:sz w:val="22"/>
      </w:rPr>
      <mc:AlternateContent>
        <mc:Choice Requires="wps">
          <w:drawing>
            <wp:anchor distT="0" distB="0" distL="114300" distR="114300" simplePos="1" relativeHeight="251669504" behindDoc="0" locked="0" layoutInCell="0" allowOverlap="1" wp14:anchorId="7A39D28E" wp14:editId="2555188E">
              <wp:simplePos x="0" y="190500"/>
              <wp:positionH relativeFrom="page">
                <wp:posOffset>0</wp:posOffset>
              </wp:positionH>
              <wp:positionV relativeFrom="page">
                <wp:posOffset>190500</wp:posOffset>
              </wp:positionV>
              <wp:extent cx="7560310" cy="273050"/>
              <wp:effectExtent l="0" t="0" r="0" b="12700"/>
              <wp:wrapNone/>
              <wp:docPr id="8" name="MSIPCM16b74e5d82cbc7f49dbf37ed" descr="{&quot;HashCode&quot;:320688167,&quot;Height&quot;:841.0,&quot;Width&quot;:595.0,&quot;Placement&quot;:&quot;Header&quot;,&quot;Index&quot;:&quot;FirstPage&quot;,&quot;Section&quot;:6,&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E7DE82E" w14:textId="0500FD9E"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A39D28E" id="_x0000_t202" coordsize="21600,21600" o:spt="202" path="m,l,21600r21600,l21600,xe">
              <v:stroke joinstyle="miter"/>
              <v:path gradientshapeok="t" o:connecttype="rect"/>
            </v:shapetype>
            <v:shape id="MSIPCM16b74e5d82cbc7f49dbf37ed" o:spid="_x0000_s1284" type="#_x0000_t202" alt="{&quot;HashCode&quot;:320688167,&quot;Height&quot;:841.0,&quot;Width&quot;:595.0,&quot;Placement&quot;:&quot;Header&quot;,&quot;Index&quot;:&quot;FirstPage&quot;,&quot;Section&quot;:6,&quot;Top&quot;:0.0,&quot;Left&quot;:0.0}" style="position:absolute;left:0;text-align:left;margin-left:0;margin-top:15pt;width:595.3pt;height:21.5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" o:allowincell="f" filled="f" stroked="f" strokeweight=".5pt">
              <v:textbox inset="20pt,0,,0">
                <w:txbxContent>
                  <w:p w14:paraId="0E7DE82E" w14:textId="0500FD9E"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r>
      <w:rPr>
        <w:noProof/>
        <w:sz w:val="22"/>
      </w:rPr>
      <mc:AlternateContent>
        <mc:Choice Requires="wpg">
          <w:drawing>
            <wp:anchor distT="0" distB="0" distL="114300" distR="114300" simplePos="0" relativeHeight="251660288" behindDoc="0" locked="0" layoutInCell="1" allowOverlap="1" wp14:anchorId="7793DC25" wp14:editId="7E715D1E">
              <wp:simplePos x="0" y="0"/>
              <wp:positionH relativeFrom="page">
                <wp:posOffset>2079012</wp:posOffset>
              </wp:positionH>
              <wp:positionV relativeFrom="page">
                <wp:posOffset>1253901</wp:posOffset>
              </wp:positionV>
              <wp:extent cx="3515563" cy="700251"/>
              <wp:effectExtent l="0" t="0" r="0" b="0"/>
              <wp:wrapSquare wrapText="bothSides"/>
              <wp:docPr id="61917" name="Group 61917"/>
              <wp:cNvGraphicFramePr/>
              <a:graphic xmlns:a="http://schemas.openxmlformats.org/drawingml/2006/main">
                <a:graphicData uri="http://schemas.microsoft.com/office/word/2010/wordprocessingGroup">
                  <wpg:wgp>
                    <wpg:cNvGrpSpPr/>
                    <wpg:grpSpPr>
                      <a:xfrm>
                        <a:off x="0" y="0"/>
                        <a:ext cx="3515563" cy="700251"/>
                        <a:chOff x="0" y="0"/>
                        <a:chExt cx="3515563" cy="700251"/>
                      </a:xfrm>
                    </wpg:grpSpPr>
                    <wps:wsp>
                      <wps:cNvPr id="61918" name="Shape 61918"/>
                      <wps:cNvSpPr/>
                      <wps:spPr>
                        <a:xfrm>
                          <a:off x="0" y="0"/>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s:wsp>
                      <wps:cNvPr id="61919" name="Shape 61919"/>
                      <wps:cNvSpPr/>
                      <wps:spPr>
                        <a:xfrm>
                          <a:off x="1730480" y="52502"/>
                          <a:ext cx="1732580" cy="647749"/>
                        </a:xfrm>
                        <a:custGeom>
                          <a:avLst/>
                          <a:gdLst/>
                          <a:ahLst/>
                          <a:cxnLst/>
                          <a:rect l="0" t="0" r="0" b="0"/>
                          <a:pathLst>
                            <a:path w="1732580" h="647749">
                              <a:moveTo>
                                <a:pt x="21001" y="0"/>
                              </a:moveTo>
                              <a:lnTo>
                                <a:pt x="1711579" y="0"/>
                              </a:lnTo>
                              <a:cubicBezTo>
                                <a:pt x="1725580" y="0"/>
                                <a:pt x="1732580" y="7000"/>
                                <a:pt x="1732580" y="21001"/>
                              </a:cubicBezTo>
                              <a:lnTo>
                                <a:pt x="1732580" y="626748"/>
                              </a:lnTo>
                              <a:cubicBezTo>
                                <a:pt x="1732580" y="640748"/>
                                <a:pt x="1725580" y="647749"/>
                                <a:pt x="1711579" y="647749"/>
                              </a:cubicBezTo>
                              <a:lnTo>
                                <a:pt x="21001" y="647749"/>
                              </a:lnTo>
                              <a:cubicBezTo>
                                <a:pt x="7000" y="647749"/>
                                <a:pt x="0" y="640748"/>
                                <a:pt x="0" y="626748"/>
                              </a:cubicBezTo>
                              <a:lnTo>
                                <a:pt x="0" y="21001"/>
                              </a:lnTo>
                              <a:cubicBezTo>
                                <a:pt x="0" y="7000"/>
                                <a:pt x="7000" y="0"/>
                                <a:pt x="21001" y="0"/>
                              </a:cubicBezTo>
                              <a:close/>
                            </a:path>
                          </a:pathLst>
                        </a:custGeom>
                        <a:ln w="10500" cap="flat">
                          <a:miter lim="127000"/>
                        </a:ln>
                      </wps:spPr>
                      <wps:style>
                        <a:lnRef idx="1">
                          <a:srgbClr val="CCCCCC">
                            <a:alpha val="80000"/>
                          </a:srgbClr>
                        </a:lnRef>
                        <a:fillRef idx="0">
                          <a:srgbClr val="FFFFFF">
                            <a:alpha val="80000"/>
                          </a:srgbClr>
                        </a:fillRef>
                        <a:effectRef idx="0">
                          <a:scrgbClr r="0" g="0" b="0"/>
                        </a:effectRef>
                        <a:fontRef idx="none"/>
                      </wps:style>
                      <wps:bodyPr/>
                    </wps:wsp>
                    <wps:wsp>
                      <wps:cNvPr id="61920" name="Rectangle 61920"/>
                      <wps:cNvSpPr/>
                      <wps:spPr>
                        <a:xfrm>
                          <a:off x="2066496" y="44771"/>
                          <a:ext cx="513936" cy="236858"/>
                        </a:xfrm>
                        <a:prstGeom prst="rect">
                          <a:avLst/>
                        </a:prstGeom>
                        <a:ln>
                          <a:noFill/>
                        </a:ln>
                      </wps:spPr>
                      <wps:txbx>
                        <w:txbxContent>
                          <w:p w14:paraId="06A02129" w14:textId="77777777" w:rsidR="006719BC" w:rsidRDefault="001B5807">
                            <w:pPr>
                              <w:spacing w:after="160" w:line="259" w:lineRule="auto"/>
                              <w:ind w:left="0" w:right="0" w:firstLine="0"/>
                              <w:jc w:val="left"/>
                            </w:pPr>
                            <w:r>
                              <w:rPr>
                                <w:sz w:val="17"/>
                              </w:rPr>
                              <w:t>Income</w:t>
                            </w:r>
                          </w:p>
                        </w:txbxContent>
                      </wps:txbx>
                      <wps:bodyPr horzOverflow="overflow" vert="horz" lIns="0" tIns="0" rIns="0" bIns="0" rtlCol="0">
                        <a:noAutofit/>
                      </wps:bodyPr>
                    </wps:wsp>
                  </wpg:wgp>
                </a:graphicData>
              </a:graphic>
            </wp:anchor>
          </w:drawing>
        </mc:Choice>
        <mc:Fallback>
          <w:pict>
            <v:group w14:anchorId="7793DC25" id="Group 61917" o:spid="_x0000_s1285" style="position:absolute;left:0;text-align:left;margin-left:163.7pt;margin-top:98.75pt;width:276.8pt;height:55.15pt;z-index:251660288;mso-position-horizontal-relative:page;mso-position-vertical-relative:page" coordsize="35155,7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">
              <v:shape id="Shape 61918" o:spid="_x0000_s1286" style="position:absolute;width:35155;height:0;visibility:visible;mso-wrap-style:square;v-text-anchor:top" coordsize="3515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" path="m,l3515563,e" filled="f" strokeweight=".23333mm">
                <v:stroke miterlimit="83231f" joinstyle="miter" endcap="square"/>
                <v:path arrowok="t" textboxrect="0,0,3515563,0"/>
              </v:shape>
              <v:shape id="Shape 61919" o:spid="_x0000_s1287" style="position:absolute;left:17304;top:525;width:17326;height:6477;visibility:visible;mso-wrap-style:square;v-text-anchor:top" coordsize="1732580,6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" path="m21001,l1711579,v14001,,21001,7000,21001,21001l1732580,626748v,14000,-7000,21001,-21001,21001l21001,647749c7000,647749,,640748,,626748l,21001c,7000,7000,,21001,xe" filled="f" strokecolor="#ccc" strokeweight=".29167mm">
                <v:stroke opacity="52428f" miterlimit="83231f" joinstyle="miter"/>
                <v:path arrowok="t" textboxrect="0,0,1732580,647749"/>
              </v:shape>
              <v:rect id="Rectangle 61920" o:spid="_x0000_s1288" style="position:absolute;left:20664;top:447;width:514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" filled="f" stroked="f">
                <v:textbox inset="0,0,0,0">
                  <w:txbxContent>
                    <w:p w14:paraId="06A02129" w14:textId="77777777" w:rsidR="006719BC" w:rsidRDefault="001B5807">
                      <w:pPr>
                        <w:spacing w:after="160" w:line="259" w:lineRule="auto"/>
                        <w:ind w:left="0" w:right="0" w:firstLine="0"/>
                        <w:jc w:val="left"/>
                      </w:pPr>
                      <w:r>
                        <w:rPr>
                          <w:sz w:val="17"/>
                        </w:rPr>
                        <w:t>Income</w:t>
                      </w:r>
                    </w:p>
                  </w:txbxContent>
                </v:textbox>
              </v:rect>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0930" w14:textId="77777777" w:rsidR="006719BC" w:rsidRDefault="006719BC">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B2E48" w14:textId="0FB21623" w:rsidR="006719BC" w:rsidRDefault="001B5807">
    <w:pPr>
      <w:spacing w:after="160" w:line="259" w:lineRule="auto"/>
      <w:ind w:left="0" w:right="0" w:firstLine="0"/>
      <w:jc w:val="left"/>
    </w:pPr>
    <w:r>
      <w:rPr>
        <w:noProof/>
      </w:rPr>
      <mc:AlternateContent>
        <mc:Choice Requires="wps">
          <w:drawing>
            <wp:anchor distT="0" distB="0" distL="114300" distR="114300" simplePos="0" relativeHeight="251670528" behindDoc="0" locked="0" layoutInCell="0" allowOverlap="1" wp14:anchorId="3E080253" wp14:editId="7A6DE150">
              <wp:simplePos x="0" y="0"/>
              <wp:positionH relativeFrom="page">
                <wp:posOffset>0</wp:posOffset>
              </wp:positionH>
              <wp:positionV relativeFrom="page">
                <wp:posOffset>190500</wp:posOffset>
              </wp:positionV>
              <wp:extent cx="7560310" cy="273050"/>
              <wp:effectExtent l="0" t="0" r="0" b="12700"/>
              <wp:wrapNone/>
              <wp:docPr id="9" name="MSIPCMea9b4a62bc3745bee9fc10a7" descr="{&quot;HashCode&quot;:320688167,&quot;Height&quot;:841.0,&quot;Width&quot;:595.0,&quot;Placement&quot;:&quot;Header&quot;,&quot;Index&quot;:&quot;Primary&quot;,&quot;Section&quot;:7,&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28205A1" w14:textId="0985756D"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3E080253" id="_x0000_t202" coordsize="21600,21600" o:spt="202" path="m,l,21600r21600,l21600,xe">
              <v:stroke joinstyle="miter"/>
              <v:path gradientshapeok="t" o:connecttype="rect"/>
            </v:shapetype>
            <v:shape id="MSIPCMea9b4a62bc3745bee9fc10a7" o:spid="_x0000_s1289" type="#_x0000_t202" alt="{&quot;HashCode&quot;:320688167,&quot;Height&quot;:841.0,&quot;Width&quot;:595.0,&quot;Placement&quot;:&quot;Header&quot;,&quot;Index&quot;:&quot;Primary&quot;,&quot;Section&quot;:7,&quot;Top&quot;:0.0,&quot;Left&quot;:0.0}" style="position:absolute;margin-left:0;margin-top:15pt;width:595.3pt;height:21.5pt;z-index:251670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" o:allowincell="f" filled="f" stroked="f" strokeweight=".5pt">
              <v:textbox inset="20pt,0,,0">
                <w:txbxContent>
                  <w:p w14:paraId="228205A1" w14:textId="0985756D"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69CCC" w14:textId="440AD7D5" w:rsidR="006719BC" w:rsidRDefault="001B5807">
    <w:pPr>
      <w:spacing w:after="0" w:line="259" w:lineRule="auto"/>
      <w:ind w:left="-1488" w:right="10720" w:firstLine="0"/>
      <w:jc w:val="left"/>
    </w:pPr>
    <w:r>
      <w:rPr>
        <w:noProof/>
        <w:sz w:val="22"/>
      </w:rPr>
      <mc:AlternateContent>
        <mc:Choice Requires="wps">
          <w:drawing>
            <wp:anchor distT="0" distB="0" distL="114300" distR="114300" simplePos="0" relativeHeight="251671552" behindDoc="0" locked="0" layoutInCell="0" allowOverlap="1" wp14:anchorId="6F06D3DA" wp14:editId="1E2D1C4D">
              <wp:simplePos x="0" y="0"/>
              <wp:positionH relativeFrom="page">
                <wp:posOffset>0</wp:posOffset>
              </wp:positionH>
              <wp:positionV relativeFrom="page">
                <wp:posOffset>190500</wp:posOffset>
              </wp:positionV>
              <wp:extent cx="7560310" cy="273050"/>
              <wp:effectExtent l="0" t="0" r="0" b="12700"/>
              <wp:wrapNone/>
              <wp:docPr id="10" name="MSIPCM548a4a3d8b194d52bc9626aa" descr="{&quot;HashCode&quot;:320688167,&quot;Height&quot;:841.0,&quot;Width&quot;:595.0,&quot;Placement&quot;:&quot;Header&quot;,&quot;Index&quot;:&quot;FirstPage&quot;,&quot;Section&quot;:7,&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E768B2F" w14:textId="24250868"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6F06D3DA" id="_x0000_t202" coordsize="21600,21600" o:spt="202" path="m,l,21600r21600,l21600,xe">
              <v:stroke joinstyle="miter"/>
              <v:path gradientshapeok="t" o:connecttype="rect"/>
            </v:shapetype>
            <v:shape id="MSIPCM548a4a3d8b194d52bc9626aa" o:spid="_x0000_s1290" type="#_x0000_t202" alt="{&quot;HashCode&quot;:320688167,&quot;Height&quot;:841.0,&quot;Width&quot;:595.0,&quot;Placement&quot;:&quot;Header&quot;,&quot;Index&quot;:&quot;FirstPage&quot;,&quot;Section&quot;:7,&quot;Top&quot;:0.0,&quot;Left&quot;:0.0}" style="position:absolute;left:0;text-align:left;margin-left:0;margin-top:1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tHAIAAC0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" o:allowincell="f" filled="f" stroked="f" strokeweight=".5pt">
              <v:textbox inset="20pt,0,,0">
                <w:txbxContent>
                  <w:p w14:paraId="2E768B2F" w14:textId="24250868"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r>
      <w:rPr>
        <w:noProof/>
        <w:sz w:val="22"/>
      </w:rPr>
      <mc:AlternateContent>
        <mc:Choice Requires="wpg">
          <w:drawing>
            <wp:anchor distT="0" distB="0" distL="114300" distR="114300" simplePos="0" relativeHeight="251661312" behindDoc="0" locked="0" layoutInCell="1" allowOverlap="1" wp14:anchorId="5E0E3478" wp14:editId="61FFC113">
              <wp:simplePos x="0" y="0"/>
              <wp:positionH relativeFrom="page">
                <wp:posOffset>2079012</wp:posOffset>
              </wp:positionH>
              <wp:positionV relativeFrom="page">
                <wp:posOffset>1253901</wp:posOffset>
              </wp:positionV>
              <wp:extent cx="3515563" cy="8400"/>
              <wp:effectExtent l="0" t="0" r="0" b="0"/>
              <wp:wrapSquare wrapText="bothSides"/>
              <wp:docPr id="61960" name="Group 61960"/>
              <wp:cNvGraphicFramePr/>
              <a:graphic xmlns:a="http://schemas.openxmlformats.org/drawingml/2006/main">
                <a:graphicData uri="http://schemas.microsoft.com/office/word/2010/wordprocessingGroup">
                  <wpg:wgp>
                    <wpg:cNvGrpSpPr/>
                    <wpg:grpSpPr>
                      <a:xfrm>
                        <a:off x="0" y="0"/>
                        <a:ext cx="3515563" cy="8400"/>
                        <a:chOff x="0" y="0"/>
                        <a:chExt cx="3515563" cy="8400"/>
                      </a:xfrm>
                    </wpg:grpSpPr>
                    <wps:wsp>
                      <wps:cNvPr id="61961" name="Shape 61961"/>
                      <wps:cNvSpPr/>
                      <wps:spPr>
                        <a:xfrm>
                          <a:off x="0" y="0"/>
                          <a:ext cx="3515563" cy="0"/>
                        </a:xfrm>
                        <a:custGeom>
                          <a:avLst/>
                          <a:gdLst/>
                          <a:ahLst/>
                          <a:cxnLst/>
                          <a:rect l="0" t="0" r="0" b="0"/>
                          <a:pathLst>
                            <a:path w="3515563">
                              <a:moveTo>
                                <a:pt x="0" y="0"/>
                              </a:moveTo>
                              <a:lnTo>
                                <a:pt x="3515563" y="0"/>
                              </a:lnTo>
                            </a:path>
                          </a:pathLst>
                        </a:custGeom>
                        <a:ln w="840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960" style="width:276.816pt;height:0.661448pt;position:absolute;mso-position-horizontal-relative:page;mso-position-horizontal:absolute;margin-left:163.702pt;mso-position-vertical-relative:page;margin-top:98.7323pt;" coordsize="35155,84">
              <v:shape id="Shape 61961" style="position:absolute;width:35155;height:0;left:0;top:0;" coordsize="3515563,0" path="m0,0l3515563,0">
                <v:stroke weight="0.661448pt" endcap="square" joinstyle="miter" miterlimit="10" on="true" color="#000000"/>
                <v:fill on="false" color="#000000" opacity="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E303" w14:textId="77777777" w:rsidR="006719BC" w:rsidRDefault="001B5807">
    <w:pPr>
      <w:spacing w:after="0" w:line="259" w:lineRule="auto"/>
      <w:ind w:left="0" w:right="0" w:firstLine="0"/>
      <w:jc w:val="center"/>
    </w:pPr>
    <w:r>
      <w:rPr>
        <w:i/>
      </w:rPr>
      <w:t>Appendices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E672" w14:textId="7224CF03" w:rsidR="006719BC" w:rsidRDefault="001B5807">
    <w:pPr>
      <w:spacing w:after="0" w:line="259" w:lineRule="auto"/>
      <w:ind w:left="0" w:right="0" w:firstLine="0"/>
      <w:jc w:val="center"/>
    </w:pPr>
    <w:r>
      <w:rPr>
        <w:i/>
        <w:noProof/>
      </w:rPr>
      <mc:AlternateContent>
        <mc:Choice Requires="wps">
          <w:drawing>
            <wp:anchor distT="0" distB="0" distL="114300" distR="114300" simplePos="0" relativeHeight="251672576" behindDoc="0" locked="0" layoutInCell="0" allowOverlap="1" wp14:anchorId="09269536" wp14:editId="71CBB80B">
              <wp:simplePos x="0" y="0"/>
              <wp:positionH relativeFrom="page">
                <wp:posOffset>0</wp:posOffset>
              </wp:positionH>
              <wp:positionV relativeFrom="page">
                <wp:posOffset>190500</wp:posOffset>
              </wp:positionV>
              <wp:extent cx="7560310" cy="273050"/>
              <wp:effectExtent l="0" t="0" r="0" b="12700"/>
              <wp:wrapNone/>
              <wp:docPr id="11" name="MSIPCM7631499cbe9973499ff29edc" descr="{&quot;HashCode&quot;:320688167,&quot;Height&quot;:841.0,&quot;Width&quot;:595.0,&quot;Placement&quot;:&quot;Header&quot;,&quot;Index&quot;:&quot;Primary&quot;,&quot;Section&quot;:8,&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7F90EBA" w14:textId="60FF37AC"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09269536" id="_x0000_t202" coordsize="21600,21600" o:spt="202" path="m,l,21600r21600,l21600,xe">
              <v:stroke joinstyle="miter"/>
              <v:path gradientshapeok="t" o:connecttype="rect"/>
            </v:shapetype>
            <v:shape id="MSIPCM7631499cbe9973499ff29edc" o:spid="_x0000_s1291" type="#_x0000_t202" alt="{&quot;HashCode&quot;:320688167,&quot;Height&quot;:841.0,&quot;Width&quot;:595.0,&quot;Placement&quot;:&quot;Header&quot;,&quot;Index&quot;:&quot;Primary&quot;,&quot;Section&quot;:8,&quot;Top&quot;:0.0,&quot;Left&quot;:0.0}" style="position:absolute;left:0;text-align:left;margin-left:0;margin-top:15pt;width:595.3pt;height:21.5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IQHAIAAC0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" o:allowincell="f" filled="f" stroked="f" strokeweight=".5pt">
              <v:textbox inset="20pt,0,,0">
                <w:txbxContent>
                  <w:p w14:paraId="47F90EBA" w14:textId="60FF37AC"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r>
      <w:rPr>
        <w:i/>
      </w:rPr>
      <w:t>Appendices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9189" w14:textId="209D4151" w:rsidR="006719BC" w:rsidRDefault="001B5807">
    <w:pPr>
      <w:spacing w:after="0" w:line="259" w:lineRule="auto"/>
      <w:ind w:left="0" w:right="0" w:firstLine="0"/>
      <w:jc w:val="center"/>
    </w:pPr>
    <w:r>
      <w:rPr>
        <w:i/>
        <w:noProof/>
      </w:rPr>
      <mc:AlternateContent>
        <mc:Choice Requires="wps">
          <w:drawing>
            <wp:anchor distT="0" distB="0" distL="114300" distR="114300" simplePos="1" relativeHeight="251673600" behindDoc="0" locked="0" layoutInCell="0" allowOverlap="1" wp14:anchorId="4BDF934C" wp14:editId="575FC2D1">
              <wp:simplePos x="0" y="190500"/>
              <wp:positionH relativeFrom="page">
                <wp:posOffset>0</wp:posOffset>
              </wp:positionH>
              <wp:positionV relativeFrom="page">
                <wp:posOffset>190500</wp:posOffset>
              </wp:positionV>
              <wp:extent cx="7560310" cy="273050"/>
              <wp:effectExtent l="0" t="0" r="0" b="12700"/>
              <wp:wrapNone/>
              <wp:docPr id="12" name="MSIPCMc3464212a3bc980bef756679" descr="{&quot;HashCode&quot;:320688167,&quot;Height&quot;:841.0,&quot;Width&quot;:595.0,&quot;Placement&quot;:&quot;Header&quot;,&quot;Index&quot;:&quot;FirstPage&quot;,&quot;Section&quot;:8,&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5633C13" w14:textId="38219E87"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BDF934C" id="_x0000_t202" coordsize="21600,21600" o:spt="202" path="m,l,21600r21600,l21600,xe">
              <v:stroke joinstyle="miter"/>
              <v:path gradientshapeok="t" o:connecttype="rect"/>
            </v:shapetype>
            <v:shape id="MSIPCMc3464212a3bc980bef756679" o:spid="_x0000_s1292" type="#_x0000_t202" alt="{&quot;HashCode&quot;:320688167,&quot;Height&quot;:841.0,&quot;Width&quot;:595.0,&quot;Placement&quot;:&quot;Header&quot;,&quot;Index&quot;:&quot;FirstPage&quot;,&quot;Section&quot;:8,&quot;Top&quot;:0.0,&quot;Left&quot;:0.0}" style="position:absolute;left:0;text-align:left;margin-left:0;margin-top:15pt;width:595.3pt;height:21.5pt;z-index:251673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" o:allowincell="f" filled="f" stroked="f" strokeweight=".5pt">
              <v:textbox inset="20pt,0,,0">
                <w:txbxContent>
                  <w:p w14:paraId="25633C13" w14:textId="38219E87"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r>
      <w:rPr>
        <w:i/>
      </w:rPr>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3A95" w14:textId="1214310B" w:rsidR="006719BC" w:rsidRDefault="001B5807">
    <w:pPr>
      <w:spacing w:after="160" w:line="259" w:lineRule="auto"/>
      <w:ind w:left="0" w:right="0" w:firstLine="0"/>
      <w:jc w:val="left"/>
    </w:pPr>
    <w:r>
      <w:rPr>
        <w:noProof/>
      </w:rPr>
      <mc:AlternateContent>
        <mc:Choice Requires="wps">
          <w:drawing>
            <wp:anchor distT="0" distB="0" distL="114300" distR="114300" simplePos="0" relativeHeight="251662336" behindDoc="0" locked="0" layoutInCell="0" allowOverlap="1" wp14:anchorId="2BAA34EF" wp14:editId="346F4E58">
              <wp:simplePos x="0" y="0"/>
              <wp:positionH relativeFrom="page">
                <wp:posOffset>0</wp:posOffset>
              </wp:positionH>
              <wp:positionV relativeFrom="page">
                <wp:posOffset>190500</wp:posOffset>
              </wp:positionV>
              <wp:extent cx="7560310" cy="273050"/>
              <wp:effectExtent l="0" t="0" r="0" b="12700"/>
              <wp:wrapNone/>
              <wp:docPr id="1" name="MSIPCMb297470da1712bf907739cc0" descr="{&quot;HashCode&quot;:32068816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CD1FB18" w14:textId="6FFB0AB6"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BAA34EF" id="_x0000_t202" coordsize="21600,21600" o:spt="202" path="m,l,21600r21600,l21600,xe">
              <v:stroke joinstyle="miter"/>
              <v:path gradientshapeok="t" o:connecttype="rect"/>
            </v:shapetype>
            <v:shape id="MSIPCMb297470da1712bf907739cc0" o:spid="_x0000_s1269" type="#_x0000_t202" alt="{&quot;HashCode&quot;:320688167,&quot;Height&quot;:841.0,&quot;Width&quot;:595.0,&quot;Placement&quot;:&quot;Header&quot;,&quot;Index&quot;:&quot;Primary&quot;,&quot;Section&quot;:1,&quot;Top&quot;:0.0,&quot;Left&quot;:0.0}" style="position:absolute;margin-left:0;margin-top:1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u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" o:allowincell="f" filled="f" stroked="f" strokeweight=".5pt">
              <v:textbox inset="20pt,0,,0">
                <w:txbxContent>
                  <w:p w14:paraId="7CD1FB18" w14:textId="6FFB0AB6"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C966" w14:textId="5ADA5AE8" w:rsidR="006719BC" w:rsidRDefault="001B5807">
    <w:pPr>
      <w:spacing w:after="160" w:line="259" w:lineRule="auto"/>
      <w:ind w:left="0" w:right="0" w:firstLine="0"/>
      <w:jc w:val="left"/>
    </w:pPr>
    <w:r>
      <w:rPr>
        <w:noProof/>
      </w:rPr>
      <mc:AlternateContent>
        <mc:Choice Requires="wps">
          <w:drawing>
            <wp:anchor distT="0" distB="0" distL="114300" distR="114300" simplePos="1" relativeHeight="251663360" behindDoc="0" locked="0" layoutInCell="0" allowOverlap="1" wp14:anchorId="05DE4A48" wp14:editId="3A6D70F0">
              <wp:simplePos x="0" y="190500"/>
              <wp:positionH relativeFrom="page">
                <wp:posOffset>0</wp:posOffset>
              </wp:positionH>
              <wp:positionV relativeFrom="page">
                <wp:posOffset>190500</wp:posOffset>
              </wp:positionV>
              <wp:extent cx="7560310" cy="273050"/>
              <wp:effectExtent l="0" t="0" r="0" b="12700"/>
              <wp:wrapNone/>
              <wp:docPr id="2" name="MSIPCMc59a4b6eac1cae5705b6e52d" descr="{&quot;HashCode&quot;:320688167,&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E699464" w14:textId="14A27613"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05DE4A48" id="_x0000_t202" coordsize="21600,21600" o:spt="202" path="m,l,21600r21600,l21600,xe">
              <v:stroke joinstyle="miter"/>
              <v:path gradientshapeok="t" o:connecttype="rect"/>
            </v:shapetype>
            <v:shape id="MSIPCMc59a4b6eac1cae5705b6e52d" o:spid="_x0000_s1270" type="#_x0000_t202" alt="{&quot;HashCode&quot;:320688167,&quot;Height&quot;:841.0,&quot;Width&quot;:595.0,&quot;Placement&quot;:&quot;Header&quot;,&quot;Index&quot;:&quot;FirstPage&quot;,&quot;Section&quot;:1,&quot;Top&quot;:0.0,&quot;Left&quot;:0.0}" style="position:absolute;margin-left:0;margin-top:15pt;width:595.3pt;height:21.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7e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" o:allowincell="f" filled="f" stroked="f" strokeweight=".5pt">
              <v:textbox inset="20pt,0,,0">
                <w:txbxContent>
                  <w:p w14:paraId="1E699464" w14:textId="14A27613"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D133" w14:textId="77777777" w:rsidR="006719BC" w:rsidRDefault="006719BC">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205E0" w14:textId="72DAA456" w:rsidR="006719BC" w:rsidRDefault="001B5807">
    <w:pPr>
      <w:spacing w:after="160" w:line="259" w:lineRule="auto"/>
      <w:ind w:left="0" w:right="0" w:firstLine="0"/>
      <w:jc w:val="left"/>
    </w:pPr>
    <w:r>
      <w:rPr>
        <w:noProof/>
      </w:rPr>
      <mc:AlternateContent>
        <mc:Choice Requires="wps">
          <w:drawing>
            <wp:anchor distT="0" distB="0" distL="114300" distR="114300" simplePos="0" relativeHeight="251664384" behindDoc="0" locked="0" layoutInCell="0" allowOverlap="1" wp14:anchorId="48DF7D24" wp14:editId="537BEDBD">
              <wp:simplePos x="0" y="0"/>
              <wp:positionH relativeFrom="page">
                <wp:posOffset>0</wp:posOffset>
              </wp:positionH>
              <wp:positionV relativeFrom="page">
                <wp:posOffset>190500</wp:posOffset>
              </wp:positionV>
              <wp:extent cx="7560310" cy="273050"/>
              <wp:effectExtent l="0" t="0" r="0" b="12700"/>
              <wp:wrapNone/>
              <wp:docPr id="3" name="MSIPCMc0cc419a86d9c6b7c8a20da1" descr="{&quot;HashCode&quot;:320688167,&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BFDA22" w14:textId="0F76B78A"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8DF7D24" id="_x0000_t202" coordsize="21600,21600" o:spt="202" path="m,l,21600r21600,l21600,xe">
              <v:stroke joinstyle="miter"/>
              <v:path gradientshapeok="t" o:connecttype="rect"/>
            </v:shapetype>
            <v:shape id="MSIPCMc0cc419a86d9c6b7c8a20da1" o:spid="_x0000_s1271" type="#_x0000_t202" alt="{&quot;HashCode&quot;:320688167,&quot;Height&quot;:841.0,&quot;Width&quot;:595.0,&quot;Placement&quot;:&quot;Header&quot;,&quot;Index&quot;:&quot;Primary&quot;,&quot;Section&quot;:2,&quot;Top&quot;:0.0,&quot;Left&quot;:0.0}" style="position:absolute;margin-left:0;margin-top:15pt;width:595.3pt;height:21.5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CGwIAACw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" o:allowincell="f" filled="f" stroked="f" strokeweight=".5pt">
              <v:textbox inset="20pt,0,,0">
                <w:txbxContent>
                  <w:p w14:paraId="0BBFDA22" w14:textId="0F76B78A"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6C69E" w14:textId="7313EEF8" w:rsidR="006719BC" w:rsidRDefault="001B5807">
    <w:pPr>
      <w:spacing w:after="160" w:line="259" w:lineRule="auto"/>
      <w:ind w:left="0" w:right="0" w:firstLine="0"/>
      <w:jc w:val="left"/>
    </w:pPr>
    <w:r>
      <w:rPr>
        <w:noProof/>
      </w:rPr>
      <mc:AlternateContent>
        <mc:Choice Requires="wps">
          <w:drawing>
            <wp:anchor distT="0" distB="0" distL="114300" distR="114300" simplePos="1" relativeHeight="251665408" behindDoc="0" locked="0" layoutInCell="0" allowOverlap="1" wp14:anchorId="5EC3A683" wp14:editId="2F61FD92">
              <wp:simplePos x="0" y="190500"/>
              <wp:positionH relativeFrom="page">
                <wp:posOffset>0</wp:posOffset>
              </wp:positionH>
              <wp:positionV relativeFrom="page">
                <wp:posOffset>190500</wp:posOffset>
              </wp:positionV>
              <wp:extent cx="7560310" cy="273050"/>
              <wp:effectExtent l="0" t="0" r="0" b="12700"/>
              <wp:wrapNone/>
              <wp:docPr id="4" name="MSIPCMe5af4a99870a749e9f87eef7" descr="{&quot;HashCode&quot;:320688167,&quot;Height&quot;:841.0,&quot;Width&quot;:595.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22991B3" w14:textId="3737D095"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EC3A683" id="_x0000_t202" coordsize="21600,21600" o:spt="202" path="m,l,21600r21600,l21600,xe">
              <v:stroke joinstyle="miter"/>
              <v:path gradientshapeok="t" o:connecttype="rect"/>
            </v:shapetype>
            <v:shape id="MSIPCMe5af4a99870a749e9f87eef7" o:spid="_x0000_s1272" type="#_x0000_t202" alt="{&quot;HashCode&quot;:320688167,&quot;Height&quot;:841.0,&quot;Width&quot;:595.0,&quot;Placement&quot;:&quot;Header&quot;,&quot;Index&quot;:&quot;FirstPage&quot;,&quot;Section&quot;:2,&quot;Top&quot;:0.0,&quot;Left&quot;:0.0}" style="position:absolute;margin-left:0;margin-top:15pt;width:595.3pt;height:21.5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4V/GwIAACw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" o:allowincell="f" filled="f" stroked="f" strokeweight=".5pt">
              <v:textbox inset="20pt,0,,0">
                <w:txbxContent>
                  <w:p w14:paraId="222991B3" w14:textId="3737D095"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DD98" w14:textId="77777777" w:rsidR="006719BC" w:rsidRDefault="006719BC">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70792" w14:textId="6D296005" w:rsidR="006719BC" w:rsidRDefault="001B5807">
    <w:pPr>
      <w:spacing w:after="160" w:line="259" w:lineRule="auto"/>
      <w:ind w:left="0" w:right="0" w:firstLine="0"/>
      <w:jc w:val="left"/>
    </w:pPr>
    <w:r>
      <w:rPr>
        <w:noProof/>
      </w:rPr>
      <mc:AlternateContent>
        <mc:Choice Requires="wps">
          <w:drawing>
            <wp:anchor distT="0" distB="0" distL="114300" distR="114300" simplePos="0" relativeHeight="251666432" behindDoc="0" locked="0" layoutInCell="0" allowOverlap="1" wp14:anchorId="67559334" wp14:editId="478FF78D">
              <wp:simplePos x="0" y="0"/>
              <wp:positionH relativeFrom="page">
                <wp:posOffset>0</wp:posOffset>
              </wp:positionH>
              <wp:positionV relativeFrom="page">
                <wp:posOffset>190500</wp:posOffset>
              </wp:positionV>
              <wp:extent cx="7560310" cy="273050"/>
              <wp:effectExtent l="0" t="0" r="0" b="12700"/>
              <wp:wrapNone/>
              <wp:docPr id="5" name="MSIPCM5a264b8887e01e2b72add470" descr="{&quot;HashCode&quot;:320688167,&quot;Height&quot;:841.0,&quot;Width&quot;:595.0,&quot;Placement&quot;:&quot;Header&quot;,&quot;Index&quot;:&quot;Primary&quot;,&quot;Section&quot;:5,&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02B107" w14:textId="4C3622DA"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67559334" id="_x0000_t202" coordsize="21600,21600" o:spt="202" path="m,l,21600r21600,l21600,xe">
              <v:stroke joinstyle="miter"/>
              <v:path gradientshapeok="t" o:connecttype="rect"/>
            </v:shapetype>
            <v:shape id="MSIPCM5a264b8887e01e2b72add470" o:spid="_x0000_s1273" type="#_x0000_t202" alt="{&quot;HashCode&quot;:320688167,&quot;Height&quot;:841.0,&quot;Width&quot;:595.0,&quot;Placement&quot;:&quot;Header&quot;,&quot;Index&quot;:&quot;Primary&quot;,&quot;Section&quot;:5,&quot;Top&quot;:0.0,&quot;Left&quot;:0.0}" style="position:absolute;margin-left:0;margin-top:15pt;width:595.3pt;height:21.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" o:allowincell="f" filled="f" stroked="f" strokeweight=".5pt">
              <v:textbox inset="20pt,0,,0">
                <w:txbxContent>
                  <w:p w14:paraId="2C02B107" w14:textId="4C3622DA"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AAEA7" w14:textId="44C26D56" w:rsidR="006719BC" w:rsidRDefault="001B5807">
    <w:pPr>
      <w:spacing w:after="160" w:line="259" w:lineRule="auto"/>
      <w:ind w:left="0" w:right="0" w:firstLine="0"/>
      <w:jc w:val="left"/>
    </w:pPr>
    <w:r>
      <w:rPr>
        <w:noProof/>
      </w:rPr>
      <mc:AlternateContent>
        <mc:Choice Requires="wps">
          <w:drawing>
            <wp:anchor distT="0" distB="0" distL="114300" distR="114300" simplePos="0" relativeHeight="251667456" behindDoc="0" locked="0" layoutInCell="0" allowOverlap="1" wp14:anchorId="71E95E9F" wp14:editId="2E31ECD6">
              <wp:simplePos x="0" y="0"/>
              <wp:positionH relativeFrom="page">
                <wp:posOffset>0</wp:posOffset>
              </wp:positionH>
              <wp:positionV relativeFrom="page">
                <wp:posOffset>190500</wp:posOffset>
              </wp:positionV>
              <wp:extent cx="7560310" cy="273050"/>
              <wp:effectExtent l="0" t="0" r="0" b="12700"/>
              <wp:wrapNone/>
              <wp:docPr id="6" name="MSIPCM68364c22a74e8f9c451baeab" descr="{&quot;HashCode&quot;:320688167,&quot;Height&quot;:841.0,&quot;Width&quot;:595.0,&quot;Placement&quot;:&quot;Header&quot;,&quot;Index&quot;:&quot;FirstPage&quot;,&quot;Section&quot;:5,&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2470920" w14:textId="26632B27" w:rsidR="001B5807" w:rsidRPr="001B5807" w:rsidRDefault="001B5807" w:rsidP="001B5807">
                          <w:pPr>
                            <w:spacing w:after="0"/>
                            <w:ind w:left="0" w:right="0"/>
                            <w:jc w:val="left"/>
                            <w:rPr>
                              <w:sz w:val="22"/>
                            </w:rPr>
                          </w:pPr>
                          <w:r w:rsidRPr="001B5807">
                            <w:rPr>
                              <w:sz w:val="22"/>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1E95E9F" id="_x0000_t202" coordsize="21600,21600" o:spt="202" path="m,l,21600r21600,l21600,xe">
              <v:stroke joinstyle="miter"/>
              <v:path gradientshapeok="t" o:connecttype="rect"/>
            </v:shapetype>
            <v:shape id="MSIPCM68364c22a74e8f9c451baeab" o:spid="_x0000_s1274" type="#_x0000_t202" alt="{&quot;HashCode&quot;:320688167,&quot;Height&quot;:841.0,&quot;Width&quot;:595.0,&quot;Placement&quot;:&quot;Header&quot;,&quot;Index&quot;:&quot;FirstPage&quot;,&quot;Section&quot;:5,&quot;Top&quot;:0.0,&quot;Left&quot;:0.0}" style="position:absolute;margin-left:0;margin-top:15pt;width:595.3pt;height:21.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" o:allowincell="f" filled="f" stroked="f" strokeweight=".5pt">
              <v:textbox inset="20pt,0,,0">
                <w:txbxContent>
                  <w:p w14:paraId="42470920" w14:textId="26632B27" w:rsidR="001B5807" w:rsidRPr="001B5807" w:rsidRDefault="001B5807" w:rsidP="001B5807">
                    <w:pPr>
                      <w:spacing w:after="0"/>
                      <w:ind w:left="0" w:right="0"/>
                      <w:jc w:val="left"/>
                      <w:rPr>
                        <w:sz w:val="22"/>
                      </w:rPr>
                    </w:pPr>
                    <w:r w:rsidRPr="001B5807">
                      <w:rPr>
                        <w:sz w:val="22"/>
                      </w:rPr>
                      <w:t>NONCONFIDENTIAL // EXTERNAL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E60"/>
    <w:multiLevelType w:val="multilevel"/>
    <w:tmpl w:val="00AE7A36"/>
    <w:lvl w:ilvl="0">
      <w:start w:val="1"/>
      <w:numFmt w:val="decimal"/>
      <w:pStyle w:val="Heading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9E5883"/>
    <w:multiLevelType w:val="hybridMultilevel"/>
    <w:tmpl w:val="DD9435C8"/>
    <w:lvl w:ilvl="0" w:tplc="95789B5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24851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CD08EB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1A7FE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774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1A4C0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B4B09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162DE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98E8C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DC04EA"/>
    <w:multiLevelType w:val="hybridMultilevel"/>
    <w:tmpl w:val="4824058A"/>
    <w:lvl w:ilvl="0" w:tplc="D3C0084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02694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3CDB2A">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18F00A">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2A192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0C648E">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02858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DA04B6">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402A9C">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r Karlsten">
    <w15:presenceInfo w15:providerId="None" w15:userId="Christopher Karlsten"/>
  </w15:person>
  <w15:person w15:author="Christopher Karlsten [2]">
    <w15:presenceInfo w15:providerId="AD" w15:userId="S-1-5-21-494564499-3874391898-67382419-1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348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9BC"/>
    <w:rsid w:val="0002330D"/>
    <w:rsid w:val="00055DC0"/>
    <w:rsid w:val="00064897"/>
    <w:rsid w:val="00076EA9"/>
    <w:rsid w:val="0008085B"/>
    <w:rsid w:val="00082060"/>
    <w:rsid w:val="000824B7"/>
    <w:rsid w:val="00092B36"/>
    <w:rsid w:val="000B2F83"/>
    <w:rsid w:val="000C0507"/>
    <w:rsid w:val="000C3CC7"/>
    <w:rsid w:val="000E494B"/>
    <w:rsid w:val="000F21D5"/>
    <w:rsid w:val="000F2B7A"/>
    <w:rsid w:val="000F4DCF"/>
    <w:rsid w:val="0010025E"/>
    <w:rsid w:val="00102AB1"/>
    <w:rsid w:val="0010436A"/>
    <w:rsid w:val="0010713F"/>
    <w:rsid w:val="00111D98"/>
    <w:rsid w:val="00122056"/>
    <w:rsid w:val="001424B8"/>
    <w:rsid w:val="00161730"/>
    <w:rsid w:val="00162083"/>
    <w:rsid w:val="00174B57"/>
    <w:rsid w:val="001822F2"/>
    <w:rsid w:val="00187B97"/>
    <w:rsid w:val="001A73E6"/>
    <w:rsid w:val="001B5807"/>
    <w:rsid w:val="001C7980"/>
    <w:rsid w:val="001D53C9"/>
    <w:rsid w:val="001D54E1"/>
    <w:rsid w:val="001E0F63"/>
    <w:rsid w:val="001E7CFA"/>
    <w:rsid w:val="0020059E"/>
    <w:rsid w:val="00221817"/>
    <w:rsid w:val="00226FBF"/>
    <w:rsid w:val="00231B23"/>
    <w:rsid w:val="002503C4"/>
    <w:rsid w:val="002752A4"/>
    <w:rsid w:val="00284523"/>
    <w:rsid w:val="00285DCB"/>
    <w:rsid w:val="00291E9A"/>
    <w:rsid w:val="002A1D1C"/>
    <w:rsid w:val="002B5FAD"/>
    <w:rsid w:val="002B7098"/>
    <w:rsid w:val="002B76D0"/>
    <w:rsid w:val="002C05BA"/>
    <w:rsid w:val="002C71A8"/>
    <w:rsid w:val="002D56A9"/>
    <w:rsid w:val="002E25FA"/>
    <w:rsid w:val="002E6DA9"/>
    <w:rsid w:val="003015BE"/>
    <w:rsid w:val="003044F0"/>
    <w:rsid w:val="00312243"/>
    <w:rsid w:val="0032580D"/>
    <w:rsid w:val="00330968"/>
    <w:rsid w:val="0033654E"/>
    <w:rsid w:val="00336F59"/>
    <w:rsid w:val="0033748F"/>
    <w:rsid w:val="003418C0"/>
    <w:rsid w:val="00344D8A"/>
    <w:rsid w:val="00364974"/>
    <w:rsid w:val="00366227"/>
    <w:rsid w:val="003734B6"/>
    <w:rsid w:val="00391F75"/>
    <w:rsid w:val="003C702C"/>
    <w:rsid w:val="003E040E"/>
    <w:rsid w:val="003E4333"/>
    <w:rsid w:val="003E4853"/>
    <w:rsid w:val="003E5B7A"/>
    <w:rsid w:val="003F271F"/>
    <w:rsid w:val="003F6C3A"/>
    <w:rsid w:val="00404122"/>
    <w:rsid w:val="00424744"/>
    <w:rsid w:val="00440245"/>
    <w:rsid w:val="004504EF"/>
    <w:rsid w:val="00450EFD"/>
    <w:rsid w:val="004520DF"/>
    <w:rsid w:val="00454365"/>
    <w:rsid w:val="0045571A"/>
    <w:rsid w:val="004807AE"/>
    <w:rsid w:val="00481A1D"/>
    <w:rsid w:val="00493080"/>
    <w:rsid w:val="004A10AD"/>
    <w:rsid w:val="004A1F0B"/>
    <w:rsid w:val="004B2419"/>
    <w:rsid w:val="004B6DE0"/>
    <w:rsid w:val="004C6F3E"/>
    <w:rsid w:val="004D212E"/>
    <w:rsid w:val="00500B91"/>
    <w:rsid w:val="00504B5E"/>
    <w:rsid w:val="00506650"/>
    <w:rsid w:val="0051750D"/>
    <w:rsid w:val="00524860"/>
    <w:rsid w:val="005529F1"/>
    <w:rsid w:val="00562A3B"/>
    <w:rsid w:val="0056554A"/>
    <w:rsid w:val="00577160"/>
    <w:rsid w:val="00584281"/>
    <w:rsid w:val="00584E61"/>
    <w:rsid w:val="00597B14"/>
    <w:rsid w:val="005A03F6"/>
    <w:rsid w:val="005A2014"/>
    <w:rsid w:val="005A3F3C"/>
    <w:rsid w:val="005B6FA6"/>
    <w:rsid w:val="005C54EA"/>
    <w:rsid w:val="005E70B7"/>
    <w:rsid w:val="00605B81"/>
    <w:rsid w:val="006110A5"/>
    <w:rsid w:val="00612D0C"/>
    <w:rsid w:val="00636BFF"/>
    <w:rsid w:val="0064321F"/>
    <w:rsid w:val="006440E4"/>
    <w:rsid w:val="00647689"/>
    <w:rsid w:val="0065544F"/>
    <w:rsid w:val="00662875"/>
    <w:rsid w:val="006719BC"/>
    <w:rsid w:val="006817AA"/>
    <w:rsid w:val="00682643"/>
    <w:rsid w:val="00684669"/>
    <w:rsid w:val="00690C76"/>
    <w:rsid w:val="00691634"/>
    <w:rsid w:val="00693528"/>
    <w:rsid w:val="006B047D"/>
    <w:rsid w:val="006B23E6"/>
    <w:rsid w:val="006B699E"/>
    <w:rsid w:val="006C259B"/>
    <w:rsid w:val="00703292"/>
    <w:rsid w:val="00716579"/>
    <w:rsid w:val="00716A7A"/>
    <w:rsid w:val="00730B70"/>
    <w:rsid w:val="00731928"/>
    <w:rsid w:val="00743A5A"/>
    <w:rsid w:val="00752876"/>
    <w:rsid w:val="0075770E"/>
    <w:rsid w:val="007623C4"/>
    <w:rsid w:val="007A5CFF"/>
    <w:rsid w:val="007B0B87"/>
    <w:rsid w:val="007C162E"/>
    <w:rsid w:val="007D0790"/>
    <w:rsid w:val="007E057B"/>
    <w:rsid w:val="007F0416"/>
    <w:rsid w:val="0080013B"/>
    <w:rsid w:val="008007FD"/>
    <w:rsid w:val="00813F99"/>
    <w:rsid w:val="00824100"/>
    <w:rsid w:val="00830E05"/>
    <w:rsid w:val="00846B23"/>
    <w:rsid w:val="00854755"/>
    <w:rsid w:val="00884885"/>
    <w:rsid w:val="00885133"/>
    <w:rsid w:val="008871C2"/>
    <w:rsid w:val="00894D89"/>
    <w:rsid w:val="008C1905"/>
    <w:rsid w:val="008D4ABC"/>
    <w:rsid w:val="008D52C6"/>
    <w:rsid w:val="008D5B33"/>
    <w:rsid w:val="008D7714"/>
    <w:rsid w:val="008E14A1"/>
    <w:rsid w:val="008E5BE3"/>
    <w:rsid w:val="00901507"/>
    <w:rsid w:val="00920C0D"/>
    <w:rsid w:val="00923736"/>
    <w:rsid w:val="00925670"/>
    <w:rsid w:val="00927CC6"/>
    <w:rsid w:val="00936ACC"/>
    <w:rsid w:val="00943085"/>
    <w:rsid w:val="00952216"/>
    <w:rsid w:val="00957DC2"/>
    <w:rsid w:val="00962CE2"/>
    <w:rsid w:val="00970879"/>
    <w:rsid w:val="0097225F"/>
    <w:rsid w:val="009826A6"/>
    <w:rsid w:val="00982A96"/>
    <w:rsid w:val="009875F7"/>
    <w:rsid w:val="00991ECA"/>
    <w:rsid w:val="00994594"/>
    <w:rsid w:val="009A08B2"/>
    <w:rsid w:val="009A6CF7"/>
    <w:rsid w:val="009B1030"/>
    <w:rsid w:val="009C54CA"/>
    <w:rsid w:val="009C57A7"/>
    <w:rsid w:val="009E4FBA"/>
    <w:rsid w:val="00A043C7"/>
    <w:rsid w:val="00A25AAE"/>
    <w:rsid w:val="00A27C6E"/>
    <w:rsid w:val="00A57E75"/>
    <w:rsid w:val="00A61F06"/>
    <w:rsid w:val="00A80F11"/>
    <w:rsid w:val="00A86C23"/>
    <w:rsid w:val="00A971E1"/>
    <w:rsid w:val="00AA3619"/>
    <w:rsid w:val="00AB404A"/>
    <w:rsid w:val="00AD1B23"/>
    <w:rsid w:val="00AD3230"/>
    <w:rsid w:val="00AD7F01"/>
    <w:rsid w:val="00AD7F38"/>
    <w:rsid w:val="00AE3597"/>
    <w:rsid w:val="00B02E6E"/>
    <w:rsid w:val="00B13B91"/>
    <w:rsid w:val="00B34D35"/>
    <w:rsid w:val="00B37C24"/>
    <w:rsid w:val="00B42EAB"/>
    <w:rsid w:val="00B4357C"/>
    <w:rsid w:val="00B92899"/>
    <w:rsid w:val="00B95705"/>
    <w:rsid w:val="00BB06E0"/>
    <w:rsid w:val="00BB2ACD"/>
    <w:rsid w:val="00BB56EB"/>
    <w:rsid w:val="00BB7066"/>
    <w:rsid w:val="00BC2F35"/>
    <w:rsid w:val="00BE458D"/>
    <w:rsid w:val="00BF0EFE"/>
    <w:rsid w:val="00BF174C"/>
    <w:rsid w:val="00C05577"/>
    <w:rsid w:val="00C24F1F"/>
    <w:rsid w:val="00C3459D"/>
    <w:rsid w:val="00C47A0D"/>
    <w:rsid w:val="00C53E58"/>
    <w:rsid w:val="00C70F23"/>
    <w:rsid w:val="00C76BDE"/>
    <w:rsid w:val="00C819D6"/>
    <w:rsid w:val="00C9135C"/>
    <w:rsid w:val="00C9272C"/>
    <w:rsid w:val="00C930B9"/>
    <w:rsid w:val="00C95274"/>
    <w:rsid w:val="00C96A5B"/>
    <w:rsid w:val="00CA254F"/>
    <w:rsid w:val="00CA77DC"/>
    <w:rsid w:val="00CB0559"/>
    <w:rsid w:val="00CC1A12"/>
    <w:rsid w:val="00CC3599"/>
    <w:rsid w:val="00CC3F72"/>
    <w:rsid w:val="00CC6E95"/>
    <w:rsid w:val="00CD40B8"/>
    <w:rsid w:val="00CF0A53"/>
    <w:rsid w:val="00D02285"/>
    <w:rsid w:val="00D038D6"/>
    <w:rsid w:val="00D04078"/>
    <w:rsid w:val="00D04927"/>
    <w:rsid w:val="00D06E22"/>
    <w:rsid w:val="00D1188B"/>
    <w:rsid w:val="00D2000E"/>
    <w:rsid w:val="00D20AE5"/>
    <w:rsid w:val="00D35A7B"/>
    <w:rsid w:val="00D40F05"/>
    <w:rsid w:val="00D50D0E"/>
    <w:rsid w:val="00D57ED1"/>
    <w:rsid w:val="00D74874"/>
    <w:rsid w:val="00D82505"/>
    <w:rsid w:val="00D87298"/>
    <w:rsid w:val="00DA7EA1"/>
    <w:rsid w:val="00DB4C8B"/>
    <w:rsid w:val="00DC05B5"/>
    <w:rsid w:val="00DC0E57"/>
    <w:rsid w:val="00DC1EBC"/>
    <w:rsid w:val="00DC73F5"/>
    <w:rsid w:val="00E10FA9"/>
    <w:rsid w:val="00E13F24"/>
    <w:rsid w:val="00E32460"/>
    <w:rsid w:val="00E32A6F"/>
    <w:rsid w:val="00E46BFA"/>
    <w:rsid w:val="00E53ADD"/>
    <w:rsid w:val="00E5701E"/>
    <w:rsid w:val="00E612C8"/>
    <w:rsid w:val="00E616D6"/>
    <w:rsid w:val="00E76267"/>
    <w:rsid w:val="00E90B34"/>
    <w:rsid w:val="00EB30E1"/>
    <w:rsid w:val="00EC578C"/>
    <w:rsid w:val="00ED4ADB"/>
    <w:rsid w:val="00ED7772"/>
    <w:rsid w:val="00EE668E"/>
    <w:rsid w:val="00F13196"/>
    <w:rsid w:val="00F22664"/>
    <w:rsid w:val="00F2612E"/>
    <w:rsid w:val="00F2753F"/>
    <w:rsid w:val="00F554EC"/>
    <w:rsid w:val="00F73221"/>
    <w:rsid w:val="00F80516"/>
    <w:rsid w:val="00F82D29"/>
    <w:rsid w:val="00F83217"/>
    <w:rsid w:val="00F8783C"/>
    <w:rsid w:val="00F92AFD"/>
    <w:rsid w:val="00F97D6A"/>
    <w:rsid w:val="00FB2A3A"/>
    <w:rsid w:val="00FB6EF1"/>
    <w:rsid w:val="00FB7992"/>
    <w:rsid w:val="00FC4ECA"/>
    <w:rsid w:val="00FD31FF"/>
    <w:rsid w:val="00FD55D2"/>
    <w:rsid w:val="00FE3C41"/>
    <w:rsid w:val="00FE5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301C4C98"/>
  <w15:docId w15:val="{0CBB461B-3090-416C-A77C-52E8D8E0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7" w:lineRule="auto"/>
      <w:ind w:left="10" w:right="84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3"/>
      </w:numPr>
      <w:spacing w:after="95" w:line="255" w:lineRule="auto"/>
      <w:ind w:left="1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numPr>
        <w:ilvl w:val="1"/>
        <w:numId w:val="3"/>
      </w:numPr>
      <w:spacing w:after="81"/>
      <w:ind w:left="10"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numPr>
        <w:ilvl w:val="2"/>
        <w:numId w:val="3"/>
      </w:numPr>
      <w:spacing w:after="140"/>
      <w:ind w:left="10" w:hanging="10"/>
      <w:outlineLvl w:val="2"/>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i/>
      <w:color w:val="000000"/>
      <w:sz w:val="24"/>
    </w:rPr>
  </w:style>
  <w:style w:type="paragraph" w:customStyle="1" w:styleId="footnotedescription">
    <w:name w:val="footnote description"/>
    <w:next w:val="Normal"/>
    <w:link w:val="footnotedescriptionChar"/>
    <w:hidden/>
    <w:pPr>
      <w:spacing w:after="0"/>
      <w:ind w:firstLine="265"/>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color w:val="000000"/>
      <w:sz w:val="34"/>
    </w:rPr>
  </w:style>
  <w:style w:type="character" w:customStyle="1" w:styleId="Heading2Char">
    <w:name w:val="Heading 2 Char"/>
    <w:link w:val="Heading2"/>
    <w:rPr>
      <w:rFonts w:ascii="Calibri" w:eastAsia="Calibri" w:hAnsi="Calibri" w:cs="Calibri"/>
      <w:color w:val="000000"/>
      <w:sz w:val="29"/>
    </w:rPr>
  </w:style>
  <w:style w:type="paragraph" w:styleId="TOC1">
    <w:name w:val="toc 1"/>
    <w:hidden/>
    <w:pPr>
      <w:spacing w:after="3"/>
      <w:ind w:left="25" w:right="840" w:hanging="10"/>
    </w:pPr>
    <w:rPr>
      <w:rFonts w:ascii="Calibri" w:eastAsia="Calibri" w:hAnsi="Calibri" w:cs="Calibri"/>
      <w:color w:val="4C0000"/>
      <w:sz w:val="24"/>
    </w:rPr>
  </w:style>
  <w:style w:type="paragraph" w:styleId="TOC2">
    <w:name w:val="toc 2"/>
    <w:hidden/>
    <w:pPr>
      <w:spacing w:after="240" w:line="247" w:lineRule="auto"/>
      <w:ind w:left="376" w:right="310" w:hanging="10"/>
      <w:jc w:val="both"/>
    </w:pPr>
    <w:rPr>
      <w:rFonts w:ascii="Calibri" w:eastAsia="Calibri" w:hAnsi="Calibri" w:cs="Calibri"/>
      <w:color w:val="000000"/>
      <w:sz w:val="24"/>
    </w:rPr>
  </w:style>
  <w:style w:type="paragraph" w:styleId="TOC3">
    <w:name w:val="toc 3"/>
    <w:hidden/>
    <w:pPr>
      <w:spacing w:after="0"/>
      <w:ind w:left="914" w:right="310" w:hanging="10"/>
    </w:pPr>
    <w:rPr>
      <w:rFonts w:ascii="Calibri" w:eastAsia="Calibri" w:hAnsi="Calibri" w:cs="Calibri"/>
      <w:color w:val="4C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CA77DC"/>
    <w:rPr>
      <w:sz w:val="16"/>
      <w:szCs w:val="16"/>
    </w:rPr>
  </w:style>
  <w:style w:type="paragraph" w:styleId="CommentText">
    <w:name w:val="annotation text"/>
    <w:basedOn w:val="Normal"/>
    <w:link w:val="CommentTextChar"/>
    <w:uiPriority w:val="99"/>
    <w:semiHidden/>
    <w:unhideWhenUsed/>
    <w:rsid w:val="00CA77DC"/>
    <w:pPr>
      <w:spacing w:line="240" w:lineRule="auto"/>
    </w:pPr>
    <w:rPr>
      <w:sz w:val="20"/>
      <w:szCs w:val="20"/>
    </w:rPr>
  </w:style>
  <w:style w:type="character" w:customStyle="1" w:styleId="CommentTextChar">
    <w:name w:val="Comment Text Char"/>
    <w:basedOn w:val="DefaultParagraphFont"/>
    <w:link w:val="CommentText"/>
    <w:uiPriority w:val="99"/>
    <w:semiHidden/>
    <w:rsid w:val="00CA77DC"/>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CA77DC"/>
    <w:rPr>
      <w:b/>
      <w:bCs/>
    </w:rPr>
  </w:style>
  <w:style w:type="character" w:customStyle="1" w:styleId="CommentSubjectChar">
    <w:name w:val="Comment Subject Char"/>
    <w:basedOn w:val="CommentTextChar"/>
    <w:link w:val="CommentSubject"/>
    <w:uiPriority w:val="99"/>
    <w:semiHidden/>
    <w:rsid w:val="00CA77DC"/>
    <w:rPr>
      <w:rFonts w:ascii="Calibri" w:eastAsia="Calibri" w:hAnsi="Calibri" w:cs="Calibri"/>
      <w:b/>
      <w:bCs/>
      <w:color w:val="000000"/>
      <w:sz w:val="20"/>
      <w:szCs w:val="20"/>
    </w:rPr>
  </w:style>
  <w:style w:type="character" w:styleId="Hyperlink">
    <w:name w:val="Hyperlink"/>
    <w:basedOn w:val="DefaultParagraphFont"/>
    <w:uiPriority w:val="99"/>
    <w:unhideWhenUsed/>
    <w:rsid w:val="009C54CA"/>
    <w:rPr>
      <w:color w:val="0563C1" w:themeColor="hyperlink"/>
      <w:u w:val="single"/>
    </w:rPr>
  </w:style>
  <w:style w:type="character" w:styleId="UnresolvedMention">
    <w:name w:val="Unresolved Mention"/>
    <w:basedOn w:val="DefaultParagraphFont"/>
    <w:uiPriority w:val="99"/>
    <w:semiHidden/>
    <w:unhideWhenUsed/>
    <w:rsid w:val="009C57A7"/>
    <w:rPr>
      <w:color w:val="605E5C"/>
      <w:shd w:val="clear" w:color="auto" w:fill="E1DFDD"/>
    </w:rPr>
  </w:style>
  <w:style w:type="character" w:styleId="FollowedHyperlink">
    <w:name w:val="FollowedHyperlink"/>
    <w:basedOn w:val="DefaultParagraphFont"/>
    <w:uiPriority w:val="99"/>
    <w:semiHidden/>
    <w:unhideWhenUsed/>
    <w:rsid w:val="009C57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ee.web.rsma.frb.gov/wm/writing-matters-guide/word-usage-guid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5.xml"/><Relationship Id="rId42" Type="http://schemas.openxmlformats.org/officeDocument/2006/relationships/header" Target="header12.xml"/><Relationship Id="rId47" Type="http://schemas.openxmlformats.org/officeDocument/2006/relationships/image" Target="media/image13.png"/><Relationship Id="rId63" Type="http://schemas.openxmlformats.org/officeDocument/2006/relationships/image" Target="media/image23.png"/><Relationship Id="rId68" Type="http://schemas.openxmlformats.org/officeDocument/2006/relationships/header" Target="header18.xml"/><Relationship Id="rId7" Type="http://schemas.openxmlformats.org/officeDocument/2006/relationships/header" Target="header1.xml"/><Relationship Id="rId71" Type="http://schemas.microsoft.com/office/2011/relationships/people" Target="people.xml"/><Relationship Id="rId2" Type="http://schemas.openxmlformats.org/officeDocument/2006/relationships/styles" Target="styles.xml"/><Relationship Id="rId16" Type="http://schemas.microsoft.com/office/2018/08/relationships/commentsExtensible" Target="commentsExtensible.xml"/><Relationship Id="rId29" Type="http://schemas.openxmlformats.org/officeDocument/2006/relationships/image" Target="media/image7.png"/><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footer" Target="footer10.xm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eader" Target="header14.xml"/><Relationship Id="rId66" Type="http://schemas.openxmlformats.org/officeDocument/2006/relationships/footer" Target="footer16.xml"/><Relationship Id="rId5" Type="http://schemas.openxmlformats.org/officeDocument/2006/relationships/footnotes" Target="footnotes.xml"/><Relationship Id="rId61" Type="http://schemas.openxmlformats.org/officeDocument/2006/relationships/header" Target="header15.xml"/><Relationship Id="rId19" Type="http://schemas.openxmlformats.org/officeDocument/2006/relationships/header" Target="header5.xml"/><Relationship Id="rId14" Type="http://schemas.microsoft.com/office/2011/relationships/commentsExtended" Target="commentsExtended.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8.xml"/><Relationship Id="rId43" Type="http://schemas.openxmlformats.org/officeDocument/2006/relationships/footer" Target="footer12.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eader" Target="header16.xml"/><Relationship Id="rId69" Type="http://schemas.openxmlformats.org/officeDocument/2006/relationships/footer" Target="footer18.xml"/><Relationship Id="rId8" Type="http://schemas.openxmlformats.org/officeDocument/2006/relationships/header" Target="header2.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footer" Target="footer13.xml"/><Relationship Id="rId67" Type="http://schemas.openxmlformats.org/officeDocument/2006/relationships/footer" Target="footer17.xml"/><Relationship Id="rId20" Type="http://schemas.openxmlformats.org/officeDocument/2006/relationships/footer" Target="footer4.xml"/><Relationship Id="rId41" Type="http://schemas.openxmlformats.org/officeDocument/2006/relationships/footer" Target="footer11.xml"/><Relationship Id="rId54" Type="http://schemas.openxmlformats.org/officeDocument/2006/relationships/image" Target="media/image20.png"/><Relationship Id="rId62" Type="http://schemas.openxmlformats.org/officeDocument/2006/relationships/footer" Target="footer15.xm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header" Target="header13.xm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footer" Target="footer14.xml"/><Relationship Id="rId65"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header" Target="header4.xml"/><Relationship Id="rId39" Type="http://schemas.openxmlformats.org/officeDocument/2006/relationships/header" Target="header11.xml"/><Relationship Id="rId34" Type="http://schemas.openxmlformats.org/officeDocument/2006/relationships/footer" Target="footer7.xm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s://www.econ2.jhu.edu/people/ccarro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47</Pages>
  <Words>15594</Words>
  <Characters>88888</Characters>
  <Application>Microsoft Office Word</Application>
  <DocSecurity>4</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 Carroll &lt;ccarroll@jhu.edu&gt;</dc:creator>
  <cp:keywords/>
  <cp:lastModifiedBy>Edmund Crawley</cp:lastModifiedBy>
  <cp:revision>2</cp:revision>
  <dcterms:created xsi:type="dcterms:W3CDTF">2022-11-11T15:55:00Z</dcterms:created>
  <dcterms:modified xsi:type="dcterms:W3CDTF">2022-11-11T15:55:00Z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bfac1cf0-68fc-439a-84f5-1e2800794da0</vt:lpwstr>
  </property>
  <property fmtid="{D5CDD505-2E9C-101B-9397-08002B2CF9AE}" pid="3" name="MSIP_Label_3cbab4f1-dcc8-4800-b101-70f2ebeb2cf4_Enabled">
    <vt:lpwstr>true</vt:lpwstr>
  </property>
  <property fmtid="{D5CDD505-2E9C-101B-9397-08002B2CF9AE}" pid="4" name="MSIP_Label_3cbab4f1-dcc8-4800-b101-70f2ebeb2cf4_SetDate">
    <vt:lpwstr>2022-11-11T15:54:53Z</vt:lpwstr>
  </property>
  <property fmtid="{D5CDD505-2E9C-101B-9397-08002B2CF9AE}" pid="5" name="MSIP_Label_3cbab4f1-dcc8-4800-b101-70f2ebeb2cf4_Method">
    <vt:lpwstr>Privileged</vt:lpwstr>
  </property>
  <property fmtid="{D5CDD505-2E9C-101B-9397-08002B2CF9AE}" pid="6" name="MSIP_Label_3cbab4f1-dcc8-4800-b101-70f2ebeb2cf4_Name">
    <vt:lpwstr>NONCONFIDENTIAL - EXTERNAL</vt:lpwstr>
  </property>
  <property fmtid="{D5CDD505-2E9C-101B-9397-08002B2CF9AE}" pid="7" name="MSIP_Label_3cbab4f1-dcc8-4800-b101-70f2ebeb2cf4_SiteId">
    <vt:lpwstr>87bb2570-5c1e-4973-9c37-09257a95aeb1</vt:lpwstr>
  </property>
  <property fmtid="{D5CDD505-2E9C-101B-9397-08002B2CF9AE}" pid="8" name="MSIP_Label_3cbab4f1-dcc8-4800-b101-70f2ebeb2cf4_ActionId">
    <vt:lpwstr>f8b4a700-c71f-4f06-834d-9a5d2da98e08</vt:lpwstr>
  </property>
  <property fmtid="{D5CDD505-2E9C-101B-9397-08002B2CF9AE}" pid="9" name="MSIP_Label_3cbab4f1-dcc8-4800-b101-70f2ebeb2cf4_ContentBits">
    <vt:lpwstr>1</vt:lpwstr>
  </property>
</Properties>
</file>